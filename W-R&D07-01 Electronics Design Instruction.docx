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8CFB1" w14:textId="1CCFD2AC" w:rsidR="007119A4" w:rsidRPr="00F5090C" w:rsidRDefault="007119A4" w:rsidP="00F5090C">
      <w:pPr>
        <w:pStyle w:val="Heading1"/>
        <w:spacing w:before="1200" w:after="120"/>
        <w:jc w:val="left"/>
        <w:rPr>
          <w:rFonts w:asciiTheme="minorHAnsi" w:hAnsiTheme="minorHAnsi" w:cstheme="minorHAnsi"/>
          <w:sz w:val="48"/>
          <w:szCs w:val="48"/>
        </w:rPr>
      </w:pPr>
      <w:r w:rsidRPr="00F5090C">
        <w:rPr>
          <w:rFonts w:asciiTheme="minorHAnsi" w:hAnsiTheme="minorHAnsi" w:cstheme="minorHAnsi"/>
          <w:sz w:val="48"/>
          <w:szCs w:val="48"/>
        </w:rPr>
        <w:t>Work Instruction</w:t>
      </w:r>
    </w:p>
    <w:p w14:paraId="4D7CAB25" w14:textId="28C5E003" w:rsidR="00913450" w:rsidRPr="0002686F" w:rsidRDefault="007119A4" w:rsidP="00380628">
      <w:pPr>
        <w:pStyle w:val="Title"/>
        <w:tabs>
          <w:tab w:val="clear" w:pos="8280"/>
          <w:tab w:val="clear" w:pos="8640"/>
          <w:tab w:val="left" w:pos="1260"/>
        </w:tabs>
        <w:spacing w:after="600"/>
        <w:ind w:right="0"/>
        <w:jc w:val="thaiDistribute"/>
        <w:rPr>
          <w:rFonts w:ascii="Calibri" w:hAnsi="Calibri" w:cs="DilleniaUPC"/>
          <w:sz w:val="52"/>
          <w:szCs w:val="52"/>
          <w:cs/>
        </w:rPr>
      </w:pPr>
      <w:r w:rsidRPr="007D1D28">
        <w:rPr>
          <w:rFonts w:ascii="Calibri" w:hAnsi="Calibri"/>
          <w:sz w:val="36"/>
          <w:szCs w:val="36"/>
        </w:rPr>
        <w:t>Title:</w:t>
      </w:r>
      <w:r w:rsidR="0002686F">
        <w:rPr>
          <w:rFonts w:ascii="Calibri" w:hAnsi="Calibri"/>
          <w:sz w:val="36"/>
          <w:szCs w:val="36"/>
        </w:rPr>
        <w:tab/>
      </w:r>
      <w:r w:rsidR="009B1D07" w:rsidRPr="009B1D07">
        <w:rPr>
          <w:rFonts w:ascii="Calibri" w:hAnsi="Calibri"/>
          <w:sz w:val="36"/>
          <w:szCs w:val="36"/>
        </w:rPr>
        <w:t>Electronics Design Instruction</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5"/>
        <w:gridCol w:w="1170"/>
        <w:gridCol w:w="1800"/>
        <w:gridCol w:w="1800"/>
        <w:gridCol w:w="1800"/>
        <w:gridCol w:w="1800"/>
      </w:tblGrid>
      <w:tr w:rsidR="00D62498" w:rsidRPr="007D1D28" w14:paraId="0F3C915F" w14:textId="77777777" w:rsidTr="00F20A65">
        <w:trPr>
          <w:trHeight w:val="720"/>
        </w:trPr>
        <w:tc>
          <w:tcPr>
            <w:tcW w:w="1075" w:type="dxa"/>
            <w:tcBorders>
              <w:bottom w:val="single" w:sz="4" w:space="0" w:color="auto"/>
            </w:tcBorders>
            <w:vAlign w:val="center"/>
          </w:tcPr>
          <w:p w14:paraId="15D6413B" w14:textId="77777777" w:rsidR="00D62498" w:rsidRPr="000E6DBD" w:rsidRDefault="00D62498" w:rsidP="00F20A65">
            <w:pPr>
              <w:pStyle w:val="Title"/>
              <w:jc w:val="center"/>
              <w:rPr>
                <w:rFonts w:ascii="Calibri" w:hAnsi="Calibri"/>
                <w:color w:val="auto"/>
                <w:sz w:val="20"/>
                <w:szCs w:val="20"/>
              </w:rPr>
            </w:pPr>
            <w:r w:rsidRPr="000E6DBD">
              <w:rPr>
                <w:rFonts w:ascii="Calibri" w:hAnsi="Calibri"/>
                <w:color w:val="auto"/>
                <w:sz w:val="20"/>
                <w:szCs w:val="20"/>
              </w:rPr>
              <w:t>Rev. No.</w:t>
            </w:r>
          </w:p>
        </w:tc>
        <w:tc>
          <w:tcPr>
            <w:tcW w:w="1170" w:type="dxa"/>
            <w:tcBorders>
              <w:bottom w:val="single" w:sz="4" w:space="0" w:color="auto"/>
            </w:tcBorders>
            <w:vAlign w:val="center"/>
          </w:tcPr>
          <w:p w14:paraId="57914102" w14:textId="77777777" w:rsidR="00D62498" w:rsidRPr="000E6DBD" w:rsidRDefault="00D62498" w:rsidP="00F20A65">
            <w:pPr>
              <w:pStyle w:val="Title"/>
              <w:jc w:val="center"/>
              <w:rPr>
                <w:rFonts w:ascii="Calibri" w:hAnsi="Calibri"/>
                <w:color w:val="auto"/>
                <w:sz w:val="20"/>
                <w:szCs w:val="20"/>
              </w:rPr>
            </w:pPr>
            <w:r w:rsidRPr="000E6DBD">
              <w:rPr>
                <w:rFonts w:ascii="Calibri" w:hAnsi="Calibri"/>
                <w:color w:val="auto"/>
                <w:sz w:val="20"/>
                <w:szCs w:val="20"/>
              </w:rPr>
              <w:t>Rev. Date</w:t>
            </w:r>
          </w:p>
        </w:tc>
        <w:tc>
          <w:tcPr>
            <w:tcW w:w="1800" w:type="dxa"/>
            <w:tcBorders>
              <w:bottom w:val="single" w:sz="4" w:space="0" w:color="auto"/>
            </w:tcBorders>
            <w:vAlign w:val="center"/>
          </w:tcPr>
          <w:p w14:paraId="7A77DBFD" w14:textId="77777777" w:rsidR="00D62498" w:rsidRPr="000E6DBD" w:rsidRDefault="00D62498" w:rsidP="00F20A65">
            <w:pPr>
              <w:pStyle w:val="Title"/>
              <w:jc w:val="center"/>
              <w:rPr>
                <w:rFonts w:ascii="Calibri" w:hAnsi="Calibri"/>
                <w:color w:val="auto"/>
                <w:sz w:val="20"/>
                <w:szCs w:val="20"/>
              </w:rPr>
            </w:pPr>
            <w:r w:rsidRPr="000E6DBD">
              <w:rPr>
                <w:rFonts w:ascii="Calibri" w:hAnsi="Calibri"/>
                <w:color w:val="auto"/>
                <w:sz w:val="20"/>
                <w:szCs w:val="20"/>
              </w:rPr>
              <w:t>Prepared By</w:t>
            </w:r>
          </w:p>
        </w:tc>
        <w:tc>
          <w:tcPr>
            <w:tcW w:w="1800" w:type="dxa"/>
            <w:tcBorders>
              <w:bottom w:val="single" w:sz="4" w:space="0" w:color="auto"/>
            </w:tcBorders>
            <w:vAlign w:val="center"/>
          </w:tcPr>
          <w:p w14:paraId="633F7930" w14:textId="16EFDAB9" w:rsidR="00D62498" w:rsidRPr="000E6DBD" w:rsidRDefault="00D62498" w:rsidP="00F20A65">
            <w:pPr>
              <w:pStyle w:val="Title"/>
              <w:jc w:val="center"/>
              <w:rPr>
                <w:rFonts w:ascii="Calibri" w:hAnsi="Calibri"/>
                <w:color w:val="auto"/>
                <w:sz w:val="20"/>
                <w:szCs w:val="20"/>
              </w:rPr>
            </w:pPr>
            <w:del w:id="0" w:author="Dr. Kirkpong Kiatpanichagij" w:date="2021-05-27T09:40:00Z">
              <w:r w:rsidRPr="000E6DBD" w:rsidDel="00822570">
                <w:rPr>
                  <w:rFonts w:ascii="Calibri" w:hAnsi="Calibri"/>
                  <w:color w:val="auto"/>
                  <w:sz w:val="20"/>
                  <w:szCs w:val="20"/>
                </w:rPr>
                <w:delText>Verfified</w:delText>
              </w:r>
            </w:del>
            <w:ins w:id="1" w:author="Dr. Kirkpong Kiatpanichagij" w:date="2021-05-27T09:40:00Z">
              <w:r w:rsidR="00822570" w:rsidRPr="000E6DBD">
                <w:rPr>
                  <w:rFonts w:ascii="Calibri" w:hAnsi="Calibri"/>
                  <w:color w:val="auto"/>
                  <w:sz w:val="20"/>
                  <w:szCs w:val="20"/>
                </w:rPr>
                <w:t>Verified</w:t>
              </w:r>
            </w:ins>
            <w:r w:rsidRPr="000E6DBD">
              <w:rPr>
                <w:rFonts w:ascii="Calibri" w:hAnsi="Calibri"/>
                <w:color w:val="auto"/>
                <w:sz w:val="20"/>
                <w:szCs w:val="20"/>
              </w:rPr>
              <w:t xml:space="preserve"> By</w:t>
            </w:r>
          </w:p>
        </w:tc>
        <w:tc>
          <w:tcPr>
            <w:tcW w:w="1800" w:type="dxa"/>
            <w:tcBorders>
              <w:bottom w:val="single" w:sz="4" w:space="0" w:color="auto"/>
            </w:tcBorders>
            <w:vAlign w:val="center"/>
          </w:tcPr>
          <w:p w14:paraId="1518FF15" w14:textId="77777777" w:rsidR="00D62498" w:rsidRPr="000E6DBD" w:rsidRDefault="00D62498" w:rsidP="00F20A65">
            <w:pPr>
              <w:pStyle w:val="Title"/>
              <w:jc w:val="center"/>
              <w:rPr>
                <w:rFonts w:ascii="Calibri" w:hAnsi="Calibri"/>
                <w:color w:val="auto"/>
                <w:sz w:val="20"/>
                <w:szCs w:val="20"/>
              </w:rPr>
            </w:pPr>
            <w:r w:rsidRPr="000E6DBD">
              <w:rPr>
                <w:rFonts w:ascii="Calibri" w:hAnsi="Calibri"/>
                <w:color w:val="auto"/>
                <w:sz w:val="20"/>
                <w:szCs w:val="20"/>
              </w:rPr>
              <w:t>Reviewed By</w:t>
            </w:r>
          </w:p>
        </w:tc>
        <w:tc>
          <w:tcPr>
            <w:tcW w:w="1800" w:type="dxa"/>
            <w:tcBorders>
              <w:bottom w:val="single" w:sz="4" w:space="0" w:color="auto"/>
            </w:tcBorders>
            <w:vAlign w:val="center"/>
          </w:tcPr>
          <w:p w14:paraId="7AFE7788" w14:textId="77777777" w:rsidR="00D62498" w:rsidRPr="000E6DBD" w:rsidRDefault="00D62498" w:rsidP="00F20A65">
            <w:pPr>
              <w:pStyle w:val="Title"/>
              <w:jc w:val="center"/>
              <w:rPr>
                <w:rFonts w:ascii="Calibri" w:hAnsi="Calibri"/>
                <w:color w:val="auto"/>
                <w:sz w:val="20"/>
                <w:szCs w:val="20"/>
              </w:rPr>
            </w:pPr>
            <w:r w:rsidRPr="000E6DBD">
              <w:rPr>
                <w:rFonts w:ascii="Calibri" w:hAnsi="Calibri"/>
                <w:color w:val="auto"/>
                <w:sz w:val="20"/>
                <w:szCs w:val="20"/>
              </w:rPr>
              <w:t>Approved By</w:t>
            </w:r>
          </w:p>
        </w:tc>
      </w:tr>
      <w:tr w:rsidR="00D62498" w:rsidRPr="007D1D28" w14:paraId="182297E5" w14:textId="77777777" w:rsidTr="00F20A65">
        <w:trPr>
          <w:trHeight w:val="2880"/>
        </w:trPr>
        <w:tc>
          <w:tcPr>
            <w:tcW w:w="1075" w:type="dxa"/>
            <w:tcBorders>
              <w:bottom w:val="nil"/>
            </w:tcBorders>
            <w:vAlign w:val="center"/>
          </w:tcPr>
          <w:p w14:paraId="21A1B1D2" w14:textId="77777777" w:rsidR="00D62498" w:rsidRPr="000E6DBD" w:rsidRDefault="00D62498" w:rsidP="00F20A65">
            <w:pPr>
              <w:pStyle w:val="Title"/>
              <w:tabs>
                <w:tab w:val="clear" w:pos="8280"/>
                <w:tab w:val="clear" w:pos="8640"/>
                <w:tab w:val="left" w:pos="735"/>
              </w:tabs>
              <w:jc w:val="center"/>
              <w:rPr>
                <w:rFonts w:ascii="Calibri" w:hAnsi="Calibri"/>
                <w:color w:val="auto"/>
                <w:sz w:val="20"/>
                <w:szCs w:val="20"/>
              </w:rPr>
            </w:pPr>
            <w:r w:rsidRPr="000E6DBD">
              <w:rPr>
                <w:rFonts w:ascii="Calibri" w:hAnsi="Calibri"/>
                <w:color w:val="auto"/>
                <w:sz w:val="20"/>
                <w:szCs w:val="20"/>
              </w:rPr>
              <w:t>00</w:t>
            </w:r>
          </w:p>
        </w:tc>
        <w:tc>
          <w:tcPr>
            <w:tcW w:w="1170" w:type="dxa"/>
            <w:tcBorders>
              <w:bottom w:val="nil"/>
            </w:tcBorders>
            <w:vAlign w:val="center"/>
          </w:tcPr>
          <w:p w14:paraId="532F83A1" w14:textId="77777777" w:rsidR="00D62498" w:rsidRPr="000E6DBD" w:rsidRDefault="00D62498" w:rsidP="00F20A65">
            <w:pPr>
              <w:pStyle w:val="Title"/>
              <w:jc w:val="center"/>
              <w:rPr>
                <w:rFonts w:ascii="Calibri" w:hAnsi="Calibri"/>
                <w:color w:val="auto"/>
                <w:sz w:val="20"/>
                <w:szCs w:val="20"/>
              </w:rPr>
            </w:pPr>
            <w:r w:rsidRPr="000E6DBD">
              <w:rPr>
                <w:rFonts w:ascii="Calibri" w:hAnsi="Calibri"/>
                <w:color w:val="auto"/>
                <w:sz w:val="20"/>
                <w:szCs w:val="20"/>
              </w:rPr>
              <w:t>30 Apr 21</w:t>
            </w:r>
          </w:p>
        </w:tc>
        <w:tc>
          <w:tcPr>
            <w:tcW w:w="1800" w:type="dxa"/>
            <w:tcBorders>
              <w:bottom w:val="nil"/>
            </w:tcBorders>
            <w:vAlign w:val="center"/>
          </w:tcPr>
          <w:p w14:paraId="60D9961F" w14:textId="77777777" w:rsidR="00D62498" w:rsidRPr="000E6DBD" w:rsidRDefault="00D62498" w:rsidP="00F20A65">
            <w:pPr>
              <w:pStyle w:val="Title"/>
              <w:jc w:val="center"/>
              <w:rPr>
                <w:rFonts w:ascii="Calibri" w:hAnsi="Calibri"/>
                <w:color w:val="auto"/>
                <w:sz w:val="20"/>
                <w:szCs w:val="20"/>
              </w:rPr>
            </w:pPr>
          </w:p>
        </w:tc>
        <w:tc>
          <w:tcPr>
            <w:tcW w:w="1800" w:type="dxa"/>
            <w:tcBorders>
              <w:bottom w:val="nil"/>
            </w:tcBorders>
            <w:vAlign w:val="center"/>
          </w:tcPr>
          <w:p w14:paraId="16610CEA" w14:textId="77777777" w:rsidR="00D62498" w:rsidRPr="000E6DBD" w:rsidRDefault="00D62498" w:rsidP="00F20A65">
            <w:pPr>
              <w:pStyle w:val="Title"/>
              <w:jc w:val="center"/>
              <w:rPr>
                <w:rFonts w:ascii="Calibri" w:hAnsi="Calibri"/>
                <w:color w:val="auto"/>
                <w:sz w:val="20"/>
                <w:szCs w:val="20"/>
              </w:rPr>
            </w:pPr>
          </w:p>
        </w:tc>
        <w:tc>
          <w:tcPr>
            <w:tcW w:w="1800" w:type="dxa"/>
            <w:tcBorders>
              <w:bottom w:val="nil"/>
            </w:tcBorders>
            <w:vAlign w:val="center"/>
          </w:tcPr>
          <w:p w14:paraId="243924D5" w14:textId="77777777" w:rsidR="00D62498" w:rsidRPr="000E6DBD" w:rsidRDefault="00D62498" w:rsidP="00F20A65">
            <w:pPr>
              <w:pStyle w:val="Title"/>
              <w:jc w:val="center"/>
              <w:rPr>
                <w:rFonts w:ascii="Calibri" w:hAnsi="Calibri"/>
                <w:color w:val="auto"/>
                <w:sz w:val="20"/>
                <w:szCs w:val="20"/>
              </w:rPr>
            </w:pPr>
          </w:p>
        </w:tc>
        <w:tc>
          <w:tcPr>
            <w:tcW w:w="1800" w:type="dxa"/>
            <w:tcBorders>
              <w:bottom w:val="nil"/>
            </w:tcBorders>
            <w:vAlign w:val="center"/>
          </w:tcPr>
          <w:p w14:paraId="3F46BF38" w14:textId="77777777" w:rsidR="00D62498" w:rsidRPr="000E6DBD" w:rsidRDefault="00D62498" w:rsidP="00F20A65">
            <w:pPr>
              <w:pStyle w:val="Title"/>
              <w:jc w:val="center"/>
              <w:rPr>
                <w:rFonts w:ascii="Calibri" w:hAnsi="Calibri"/>
                <w:color w:val="auto"/>
                <w:sz w:val="20"/>
                <w:szCs w:val="20"/>
              </w:rPr>
            </w:pPr>
          </w:p>
        </w:tc>
      </w:tr>
      <w:tr w:rsidR="00D62498" w:rsidRPr="007D1D28" w14:paraId="7A08C0A8" w14:textId="77777777" w:rsidTr="00F20A65">
        <w:trPr>
          <w:trHeight w:val="1728"/>
        </w:trPr>
        <w:tc>
          <w:tcPr>
            <w:tcW w:w="1075" w:type="dxa"/>
            <w:tcBorders>
              <w:top w:val="nil"/>
            </w:tcBorders>
            <w:vAlign w:val="bottom"/>
          </w:tcPr>
          <w:p w14:paraId="0229E9C9" w14:textId="77777777" w:rsidR="00D62498" w:rsidRPr="000E6DBD" w:rsidRDefault="00D62498" w:rsidP="00F20A65">
            <w:pPr>
              <w:pStyle w:val="Title"/>
              <w:tabs>
                <w:tab w:val="clear" w:pos="8280"/>
                <w:tab w:val="clear" w:pos="8640"/>
                <w:tab w:val="left" w:pos="735"/>
              </w:tabs>
              <w:jc w:val="center"/>
              <w:rPr>
                <w:rFonts w:ascii="Calibri" w:hAnsi="Calibri"/>
                <w:color w:val="auto"/>
                <w:sz w:val="20"/>
                <w:szCs w:val="20"/>
              </w:rPr>
            </w:pPr>
          </w:p>
        </w:tc>
        <w:tc>
          <w:tcPr>
            <w:tcW w:w="1170" w:type="dxa"/>
            <w:tcBorders>
              <w:top w:val="nil"/>
            </w:tcBorders>
            <w:vAlign w:val="bottom"/>
          </w:tcPr>
          <w:p w14:paraId="1CFA8356" w14:textId="77777777" w:rsidR="00D62498" w:rsidRPr="000E6DBD" w:rsidRDefault="00D62498" w:rsidP="00F20A65">
            <w:pPr>
              <w:pStyle w:val="Title"/>
              <w:jc w:val="center"/>
              <w:rPr>
                <w:rFonts w:ascii="Calibri" w:hAnsi="Calibri"/>
                <w:color w:val="auto"/>
                <w:sz w:val="20"/>
                <w:szCs w:val="20"/>
              </w:rPr>
            </w:pPr>
          </w:p>
        </w:tc>
        <w:tc>
          <w:tcPr>
            <w:tcW w:w="1800" w:type="dxa"/>
            <w:tcBorders>
              <w:top w:val="nil"/>
            </w:tcBorders>
          </w:tcPr>
          <w:p w14:paraId="518D4060" w14:textId="77777777" w:rsidR="00D62498" w:rsidRPr="000E6DBD" w:rsidRDefault="00D62498" w:rsidP="00F20A65">
            <w:pPr>
              <w:pStyle w:val="Title"/>
              <w:spacing w:before="120"/>
              <w:jc w:val="center"/>
              <w:rPr>
                <w:rFonts w:ascii="Calibri" w:hAnsi="Calibri"/>
                <w:color w:val="auto"/>
                <w:sz w:val="20"/>
                <w:szCs w:val="20"/>
              </w:rPr>
            </w:pPr>
            <w:r w:rsidRPr="000E6DBD">
              <w:rPr>
                <w:rFonts w:ascii="Calibri" w:hAnsi="Calibri"/>
                <w:color w:val="auto"/>
                <w:sz w:val="20"/>
                <w:szCs w:val="20"/>
              </w:rPr>
              <w:t>Sumate P.</w:t>
            </w:r>
          </w:p>
          <w:p w14:paraId="32EB9451" w14:textId="77777777" w:rsidR="00D62498" w:rsidRPr="000E6DBD" w:rsidRDefault="00D62498" w:rsidP="00F20A65">
            <w:pPr>
              <w:pStyle w:val="Title"/>
              <w:spacing w:before="120"/>
              <w:jc w:val="center"/>
              <w:rPr>
                <w:rFonts w:ascii="Calibri" w:hAnsi="Calibri"/>
                <w:color w:val="auto"/>
                <w:sz w:val="20"/>
                <w:szCs w:val="20"/>
              </w:rPr>
            </w:pPr>
            <w:r w:rsidRPr="000E6DBD">
              <w:rPr>
                <w:rFonts w:ascii="Calibri" w:hAnsi="Calibri"/>
                <w:color w:val="auto"/>
                <w:sz w:val="20"/>
                <w:szCs w:val="20"/>
              </w:rPr>
              <w:t>Electronics Specialist</w:t>
            </w:r>
          </w:p>
        </w:tc>
        <w:tc>
          <w:tcPr>
            <w:tcW w:w="1800" w:type="dxa"/>
            <w:tcBorders>
              <w:top w:val="nil"/>
            </w:tcBorders>
          </w:tcPr>
          <w:p w14:paraId="12A5C16B" w14:textId="77777777" w:rsidR="00D62498" w:rsidRPr="000E6DBD" w:rsidRDefault="00D62498" w:rsidP="00F20A65">
            <w:pPr>
              <w:pStyle w:val="Title"/>
              <w:spacing w:before="120"/>
              <w:jc w:val="center"/>
              <w:rPr>
                <w:rFonts w:ascii="Calibri" w:hAnsi="Calibri"/>
                <w:color w:val="auto"/>
                <w:sz w:val="20"/>
                <w:szCs w:val="20"/>
              </w:rPr>
            </w:pPr>
            <w:r w:rsidRPr="000E6DBD">
              <w:rPr>
                <w:rFonts w:ascii="Calibri" w:hAnsi="Calibri"/>
                <w:color w:val="auto"/>
                <w:sz w:val="20"/>
                <w:szCs w:val="20"/>
              </w:rPr>
              <w:t>Ekkarat T.</w:t>
            </w:r>
          </w:p>
          <w:p w14:paraId="7BF9DF1D" w14:textId="77777777" w:rsidR="00D62498" w:rsidRPr="000E6DBD" w:rsidRDefault="00D62498" w:rsidP="00F20A65">
            <w:pPr>
              <w:pStyle w:val="Title"/>
              <w:spacing w:before="120"/>
              <w:jc w:val="center"/>
              <w:rPr>
                <w:rFonts w:ascii="Calibri" w:hAnsi="Calibri"/>
                <w:color w:val="auto"/>
                <w:sz w:val="20"/>
                <w:szCs w:val="20"/>
              </w:rPr>
            </w:pPr>
            <w:r w:rsidRPr="000E6DBD">
              <w:rPr>
                <w:rFonts w:ascii="Calibri" w:hAnsi="Calibri"/>
                <w:color w:val="auto"/>
                <w:sz w:val="20"/>
                <w:szCs w:val="20"/>
              </w:rPr>
              <w:t>Electronics Department Manager</w:t>
            </w:r>
          </w:p>
        </w:tc>
        <w:tc>
          <w:tcPr>
            <w:tcW w:w="1800" w:type="dxa"/>
            <w:tcBorders>
              <w:top w:val="nil"/>
            </w:tcBorders>
          </w:tcPr>
          <w:p w14:paraId="3BF1530C" w14:textId="77777777" w:rsidR="00D62498" w:rsidRPr="000E6DBD" w:rsidRDefault="00D62498" w:rsidP="00F20A65">
            <w:pPr>
              <w:pStyle w:val="Title"/>
              <w:spacing w:before="120"/>
              <w:jc w:val="center"/>
              <w:rPr>
                <w:rFonts w:ascii="Calibri" w:hAnsi="Calibri"/>
                <w:color w:val="auto"/>
                <w:sz w:val="20"/>
                <w:szCs w:val="20"/>
              </w:rPr>
            </w:pPr>
            <w:r w:rsidRPr="000E6DBD">
              <w:rPr>
                <w:rFonts w:ascii="Calibri" w:hAnsi="Calibri"/>
                <w:color w:val="auto"/>
                <w:sz w:val="20"/>
                <w:szCs w:val="20"/>
              </w:rPr>
              <w:t>Dr. Kirkpong K.</w:t>
            </w:r>
          </w:p>
          <w:p w14:paraId="340BC269" w14:textId="77777777" w:rsidR="00D62498" w:rsidRPr="000E6DBD" w:rsidRDefault="00D62498" w:rsidP="00F20A65">
            <w:pPr>
              <w:pStyle w:val="Title"/>
              <w:spacing w:before="120"/>
              <w:jc w:val="center"/>
              <w:rPr>
                <w:rFonts w:ascii="Calibri" w:hAnsi="Calibri"/>
                <w:color w:val="auto"/>
                <w:sz w:val="20"/>
                <w:szCs w:val="20"/>
              </w:rPr>
            </w:pPr>
            <w:r w:rsidRPr="000E6DBD">
              <w:rPr>
                <w:rFonts w:ascii="Calibri" w:hAnsi="Calibri"/>
                <w:color w:val="auto"/>
                <w:sz w:val="20"/>
                <w:szCs w:val="20"/>
              </w:rPr>
              <w:t>Chief Research Development &amp; Engineering Officer</w:t>
            </w:r>
          </w:p>
        </w:tc>
        <w:tc>
          <w:tcPr>
            <w:tcW w:w="1800" w:type="dxa"/>
            <w:tcBorders>
              <w:top w:val="nil"/>
            </w:tcBorders>
          </w:tcPr>
          <w:p w14:paraId="422E01D3" w14:textId="77777777" w:rsidR="00D62498" w:rsidRPr="000E6DBD" w:rsidRDefault="00D62498" w:rsidP="00F20A65">
            <w:pPr>
              <w:pStyle w:val="Title"/>
              <w:spacing w:before="120"/>
              <w:jc w:val="center"/>
              <w:rPr>
                <w:rFonts w:ascii="Calibri" w:hAnsi="Calibri"/>
                <w:color w:val="auto"/>
                <w:sz w:val="20"/>
                <w:szCs w:val="20"/>
              </w:rPr>
            </w:pPr>
          </w:p>
        </w:tc>
      </w:tr>
    </w:tbl>
    <w:p w14:paraId="2361FA1B" w14:textId="20C7ED9F" w:rsidR="007119A4" w:rsidRPr="003E5452" w:rsidRDefault="00867C8A" w:rsidP="00CF3EFF">
      <w:pPr>
        <w:rPr>
          <w:rFonts w:asciiTheme="minorHAnsi" w:hAnsiTheme="minorHAnsi" w:cstheme="minorHAnsi"/>
          <w:sz w:val="28"/>
          <w:szCs w:val="28"/>
        </w:rPr>
      </w:pPr>
      <w:r w:rsidRPr="004E61F4">
        <w:br w:type="page"/>
      </w:r>
    </w:p>
    <w:p w14:paraId="0A9E5FC5" w14:textId="4A8CED37" w:rsidR="003E5452" w:rsidRDefault="003E5452" w:rsidP="003E5452">
      <w:pPr>
        <w:pStyle w:val="Heading1"/>
        <w:numPr>
          <w:ilvl w:val="0"/>
          <w:numId w:val="17"/>
        </w:numPr>
        <w:spacing w:before="240" w:after="120"/>
        <w:ind w:left="720" w:hanging="720"/>
        <w:jc w:val="left"/>
      </w:pPr>
      <w:r w:rsidRPr="003E5452">
        <w:rPr>
          <w:rFonts w:asciiTheme="minorHAnsi" w:hAnsiTheme="minorHAnsi" w:cstheme="minorHAnsi"/>
        </w:rPr>
        <w:lastRenderedPageBreak/>
        <w:t xml:space="preserve">PURPOSE/ </w:t>
      </w:r>
      <w:r w:rsidRPr="00380628">
        <w:rPr>
          <w:rFonts w:ascii="Browallia New" w:hAnsi="Browallia New" w:cs="Browallia New"/>
          <w:sz w:val="28"/>
          <w:szCs w:val="28"/>
          <w:cs/>
        </w:rPr>
        <w:t>วัตถุประสงค์</w:t>
      </w:r>
    </w:p>
    <w:p w14:paraId="1B75298E" w14:textId="4C7F8CFD" w:rsidR="003E5452" w:rsidRPr="003E5452" w:rsidRDefault="003E5452" w:rsidP="003E5452">
      <w:pPr>
        <w:pStyle w:val="ISOCLAUSE"/>
        <w:tabs>
          <w:tab w:val="clear" w:pos="720"/>
        </w:tabs>
        <w:spacing w:before="0" w:after="120"/>
        <w:ind w:firstLine="0"/>
        <w:rPr>
          <w:rFonts w:ascii="Calibri" w:hAnsi="Calibri"/>
          <w:lang w:bidi="th-TH"/>
        </w:rPr>
      </w:pPr>
      <w:r w:rsidRPr="000E5892">
        <w:rPr>
          <w:rFonts w:ascii="Calibri" w:hAnsi="Calibri"/>
          <w:lang w:bidi="th-TH"/>
        </w:rPr>
        <w:t xml:space="preserve">The purpose of this </w:t>
      </w:r>
      <w:r>
        <w:rPr>
          <w:rFonts w:ascii="Calibri" w:hAnsi="Calibri"/>
          <w:lang w:bidi="th-TH"/>
        </w:rPr>
        <w:t>instruction</w:t>
      </w:r>
      <w:r w:rsidRPr="000E5892">
        <w:rPr>
          <w:rFonts w:ascii="Calibri" w:hAnsi="Calibri"/>
          <w:lang w:bidi="th-TH"/>
        </w:rPr>
        <w:t xml:space="preserve"> is to define the design process used for DACON inspection technologies.</w:t>
      </w:r>
    </w:p>
    <w:p w14:paraId="108AA93F" w14:textId="30F3BDFC" w:rsidR="007119A4" w:rsidRDefault="007119A4" w:rsidP="001128C5">
      <w:pPr>
        <w:pStyle w:val="Heading2"/>
        <w:numPr>
          <w:ilvl w:val="0"/>
          <w:numId w:val="17"/>
        </w:numPr>
        <w:spacing w:before="240" w:after="120"/>
        <w:ind w:left="720" w:hanging="720"/>
        <w:rPr>
          <w:rFonts w:ascii="Browallia New" w:hAnsi="Browallia New" w:cs="Browallia New"/>
          <w:sz w:val="24"/>
          <w:szCs w:val="24"/>
        </w:rPr>
      </w:pPr>
      <w:r w:rsidRPr="00F5090C">
        <w:rPr>
          <w:rFonts w:asciiTheme="minorHAnsi" w:hAnsiTheme="minorHAnsi" w:cstheme="minorHAnsi"/>
          <w:sz w:val="24"/>
          <w:szCs w:val="24"/>
        </w:rPr>
        <w:t>REFERENCED DOCUMENT</w:t>
      </w:r>
      <w:r w:rsidR="00013F7D" w:rsidRPr="00F5090C">
        <w:rPr>
          <w:rFonts w:asciiTheme="minorHAnsi" w:hAnsiTheme="minorHAnsi" w:cstheme="minorHAnsi"/>
          <w:sz w:val="24"/>
          <w:szCs w:val="24"/>
        </w:rPr>
        <w:t xml:space="preserve">/ </w:t>
      </w:r>
      <w:r w:rsidR="00013F7D" w:rsidRPr="003D2C00">
        <w:rPr>
          <w:rFonts w:ascii="Browallia New" w:hAnsi="Browallia New" w:cs="Browallia New" w:hint="cs"/>
          <w:sz w:val="28"/>
          <w:szCs w:val="28"/>
          <w:cs/>
        </w:rPr>
        <w:t>เอกสารอ้างอิง</w:t>
      </w:r>
    </w:p>
    <w:p w14:paraId="25B011DA" w14:textId="73493B11" w:rsidR="002C4034" w:rsidRPr="00F5090C" w:rsidRDefault="002C4034" w:rsidP="003E5452">
      <w:pPr>
        <w:pStyle w:val="ISOCLAUSE"/>
        <w:tabs>
          <w:tab w:val="clear" w:pos="720"/>
        </w:tabs>
        <w:spacing w:before="0" w:after="120"/>
        <w:ind w:firstLine="0"/>
        <w:jc w:val="thaiDistribute"/>
        <w:rPr>
          <w:rFonts w:asciiTheme="minorHAnsi" w:hAnsiTheme="minorHAnsi" w:cstheme="minorHAnsi"/>
          <w:lang w:bidi="th-TH"/>
        </w:rPr>
      </w:pPr>
      <w:r w:rsidRPr="00F5090C">
        <w:rPr>
          <w:rFonts w:asciiTheme="minorHAnsi" w:hAnsiTheme="minorHAnsi" w:cstheme="minorHAnsi"/>
          <w:lang w:bidi="th-TH"/>
        </w:rPr>
        <w:t>N/A</w:t>
      </w:r>
    </w:p>
    <w:p w14:paraId="2E668EDB" w14:textId="45A549FF" w:rsidR="007119A4" w:rsidRPr="00F5090C" w:rsidRDefault="007119A4" w:rsidP="001128C5">
      <w:pPr>
        <w:pStyle w:val="Heading2"/>
        <w:numPr>
          <w:ilvl w:val="0"/>
          <w:numId w:val="17"/>
        </w:numPr>
        <w:spacing w:before="240" w:after="120"/>
        <w:ind w:left="720" w:hanging="720"/>
        <w:rPr>
          <w:rFonts w:asciiTheme="minorHAnsi" w:hAnsiTheme="minorHAnsi" w:cstheme="minorHAnsi"/>
          <w:sz w:val="24"/>
          <w:szCs w:val="24"/>
        </w:rPr>
      </w:pPr>
      <w:r w:rsidRPr="00F5090C">
        <w:rPr>
          <w:rFonts w:asciiTheme="minorHAnsi" w:hAnsiTheme="minorHAnsi" w:cstheme="minorHAnsi"/>
          <w:sz w:val="24"/>
          <w:szCs w:val="24"/>
        </w:rPr>
        <w:t>DEFINITIONS</w:t>
      </w:r>
      <w:r w:rsidR="00013F7D" w:rsidRPr="00F5090C">
        <w:rPr>
          <w:rFonts w:asciiTheme="minorHAnsi" w:hAnsiTheme="minorHAnsi" w:cstheme="minorHAnsi"/>
          <w:sz w:val="24"/>
          <w:szCs w:val="24"/>
        </w:rPr>
        <w:t xml:space="preserve">/ </w:t>
      </w:r>
      <w:r w:rsidR="00013F7D" w:rsidRPr="003D2C00">
        <w:rPr>
          <w:rFonts w:ascii="Browallia New" w:hAnsi="Browallia New" w:cs="Browallia New" w:hint="cs"/>
          <w:sz w:val="28"/>
          <w:szCs w:val="28"/>
          <w:cs/>
        </w:rPr>
        <w:t>คำจำกัดความ</w:t>
      </w:r>
    </w:p>
    <w:p w14:paraId="2F83396B" w14:textId="4E1E4A92" w:rsidR="00DB3E23" w:rsidRPr="00F5090C" w:rsidRDefault="002C4034" w:rsidP="003E5452">
      <w:pPr>
        <w:pStyle w:val="ISOCLAUSE"/>
        <w:spacing w:before="0" w:after="120"/>
        <w:ind w:firstLine="0"/>
        <w:jc w:val="thaiDistribute"/>
        <w:rPr>
          <w:rFonts w:asciiTheme="minorHAnsi" w:hAnsiTheme="minorHAnsi" w:cstheme="minorHAnsi"/>
          <w:lang w:bidi="th-TH"/>
        </w:rPr>
      </w:pPr>
      <w:r w:rsidRPr="00F5090C">
        <w:rPr>
          <w:rFonts w:asciiTheme="minorHAnsi" w:hAnsiTheme="minorHAnsi" w:cstheme="minorHAnsi"/>
          <w:lang w:bidi="th-TH"/>
        </w:rPr>
        <w:t>N/A</w:t>
      </w:r>
    </w:p>
    <w:p w14:paraId="583E9580" w14:textId="7114A1D6" w:rsidR="007119A4" w:rsidRPr="00F5090C" w:rsidRDefault="007119A4" w:rsidP="001128C5">
      <w:pPr>
        <w:pStyle w:val="Heading2"/>
        <w:numPr>
          <w:ilvl w:val="0"/>
          <w:numId w:val="17"/>
        </w:numPr>
        <w:spacing w:before="240" w:after="120"/>
        <w:ind w:left="720" w:hanging="720"/>
        <w:rPr>
          <w:rFonts w:asciiTheme="minorHAnsi" w:hAnsiTheme="minorHAnsi" w:cstheme="minorHAnsi"/>
          <w:sz w:val="24"/>
          <w:szCs w:val="24"/>
        </w:rPr>
      </w:pPr>
      <w:r w:rsidRPr="00F5090C">
        <w:rPr>
          <w:rFonts w:asciiTheme="minorHAnsi" w:hAnsiTheme="minorHAnsi" w:cstheme="minorHAnsi"/>
          <w:sz w:val="24"/>
          <w:szCs w:val="24"/>
        </w:rPr>
        <w:t>RESPONSIBILITY</w:t>
      </w:r>
      <w:r w:rsidR="00013F7D" w:rsidRPr="00F5090C">
        <w:rPr>
          <w:rFonts w:asciiTheme="minorHAnsi" w:hAnsiTheme="minorHAnsi" w:cstheme="minorHAnsi"/>
          <w:sz w:val="24"/>
          <w:szCs w:val="24"/>
        </w:rPr>
        <w:t xml:space="preserve">/ </w:t>
      </w:r>
      <w:r w:rsidR="00013F7D" w:rsidRPr="003D2C00">
        <w:rPr>
          <w:rFonts w:ascii="Browallia New" w:hAnsi="Browallia New" w:cs="Browallia New" w:hint="cs"/>
          <w:sz w:val="28"/>
          <w:szCs w:val="28"/>
          <w:cs/>
        </w:rPr>
        <w:t>หน้าที่รับผิดชอบ</w:t>
      </w:r>
    </w:p>
    <w:p w14:paraId="69BB7B76" w14:textId="5B6BFFF3" w:rsidR="00F24471" w:rsidRPr="00F5090C" w:rsidRDefault="000E68CD" w:rsidP="003E5452">
      <w:pPr>
        <w:pStyle w:val="ISOCLAUSE"/>
        <w:tabs>
          <w:tab w:val="clear" w:pos="720"/>
        </w:tabs>
        <w:spacing w:before="0" w:after="120"/>
        <w:ind w:firstLine="0"/>
        <w:jc w:val="thaiDistribute"/>
        <w:rPr>
          <w:rFonts w:asciiTheme="minorHAnsi" w:hAnsiTheme="minorHAnsi" w:cstheme="minorHAnsi"/>
          <w:lang w:bidi="th-TH"/>
        </w:rPr>
      </w:pPr>
      <w:r w:rsidRPr="00F5090C">
        <w:rPr>
          <w:rFonts w:asciiTheme="minorHAnsi" w:hAnsiTheme="minorHAnsi" w:cstheme="minorHAnsi"/>
          <w:lang w:bidi="th-TH"/>
        </w:rPr>
        <w:t xml:space="preserve">Electronic </w:t>
      </w:r>
      <w:proofErr w:type="gramStart"/>
      <w:r w:rsidRPr="00F5090C">
        <w:rPr>
          <w:rFonts w:asciiTheme="minorHAnsi" w:hAnsiTheme="minorHAnsi" w:cstheme="minorHAnsi"/>
          <w:lang w:bidi="th-TH"/>
        </w:rPr>
        <w:t>engineer is</w:t>
      </w:r>
      <w:proofErr w:type="gramEnd"/>
      <w:r w:rsidRPr="00F5090C">
        <w:rPr>
          <w:rFonts w:asciiTheme="minorHAnsi" w:hAnsiTheme="minorHAnsi" w:cstheme="minorHAnsi"/>
          <w:lang w:bidi="th-TH"/>
        </w:rPr>
        <w:t xml:space="preserve"> responsible for implementation and management of this procedure.</w:t>
      </w:r>
    </w:p>
    <w:p w14:paraId="5E7FE0E0" w14:textId="3F9185A7" w:rsidR="00F5090C" w:rsidRPr="00865728" w:rsidRDefault="007119A4" w:rsidP="001128C5">
      <w:pPr>
        <w:pStyle w:val="Heading2"/>
        <w:numPr>
          <w:ilvl w:val="0"/>
          <w:numId w:val="17"/>
        </w:numPr>
        <w:spacing w:before="240" w:after="120"/>
        <w:ind w:left="720" w:hanging="720"/>
        <w:rPr>
          <w:rFonts w:asciiTheme="minorHAnsi" w:hAnsiTheme="minorHAnsi" w:cstheme="minorHAnsi"/>
          <w:sz w:val="24"/>
          <w:szCs w:val="24"/>
        </w:rPr>
      </w:pPr>
      <w:r w:rsidRPr="00865728">
        <w:rPr>
          <w:rStyle w:val="Emphasis"/>
          <w:rFonts w:asciiTheme="minorHAnsi" w:hAnsiTheme="minorHAnsi" w:cstheme="minorHAnsi"/>
          <w:i w:val="0"/>
          <w:iCs w:val="0"/>
          <w:sz w:val="24"/>
          <w:szCs w:val="24"/>
        </w:rPr>
        <w:t>EQUIPMENT</w:t>
      </w:r>
      <w:r w:rsidRPr="00865728">
        <w:rPr>
          <w:rFonts w:asciiTheme="minorHAnsi" w:hAnsiTheme="minorHAnsi" w:cstheme="minorHAnsi"/>
          <w:sz w:val="24"/>
          <w:szCs w:val="24"/>
        </w:rPr>
        <w:t xml:space="preserve"> USED</w:t>
      </w:r>
      <w:r w:rsidR="00013F7D" w:rsidRPr="00865728">
        <w:rPr>
          <w:rFonts w:asciiTheme="minorHAnsi" w:hAnsiTheme="minorHAnsi" w:cstheme="minorHAnsi"/>
          <w:sz w:val="24"/>
          <w:szCs w:val="24"/>
        </w:rPr>
        <w:t xml:space="preserve">/ </w:t>
      </w:r>
      <w:r w:rsidR="00013F7D" w:rsidRPr="003D2C00">
        <w:rPr>
          <w:rFonts w:ascii="Browallia New" w:hAnsi="Browallia New" w:cs="Browallia New" w:hint="cs"/>
          <w:sz w:val="28"/>
          <w:szCs w:val="28"/>
          <w:cs/>
        </w:rPr>
        <w:t>อุปกรณ์ที่ใช้</w:t>
      </w:r>
    </w:p>
    <w:p w14:paraId="29774D80" w14:textId="6F6EDA83" w:rsidR="00865728" w:rsidRDefault="00D96678" w:rsidP="003E5452">
      <w:pPr>
        <w:pStyle w:val="ISOCLAUSE"/>
        <w:spacing w:before="0" w:after="120"/>
        <w:ind w:firstLine="0"/>
        <w:jc w:val="thaiDistribute"/>
        <w:rPr>
          <w:rFonts w:ascii="Calibri" w:hAnsi="Calibri"/>
          <w:lang w:bidi="th-TH"/>
        </w:rPr>
      </w:pPr>
      <w:r>
        <w:rPr>
          <w:rFonts w:ascii="Calibri" w:hAnsi="Calibri"/>
          <w:lang w:bidi="th-TH"/>
        </w:rPr>
        <w:t>Computer/</w:t>
      </w:r>
      <w:r w:rsidR="00A92EC5">
        <w:rPr>
          <w:rFonts w:ascii="Calibri" w:hAnsi="Calibri" w:cstheme="minorBidi" w:hint="cs"/>
          <w:cs/>
          <w:lang w:bidi="th-TH"/>
        </w:rPr>
        <w:t xml:space="preserve"> </w:t>
      </w:r>
      <w:r>
        <w:rPr>
          <w:rFonts w:ascii="Calibri" w:hAnsi="Calibri"/>
          <w:lang w:bidi="th-TH"/>
        </w:rPr>
        <w:t>Laptop</w:t>
      </w:r>
    </w:p>
    <w:p w14:paraId="02240E5C" w14:textId="4CEFE028" w:rsidR="00865728" w:rsidRDefault="00865728" w:rsidP="00865728">
      <w:pPr>
        <w:pStyle w:val="ISOCLAUSE"/>
        <w:ind w:left="0" w:firstLine="0"/>
        <w:jc w:val="thaiDistribute"/>
        <w:rPr>
          <w:rFonts w:ascii="Calibri" w:hAnsi="Calibri"/>
          <w:lang w:bidi="th-TH"/>
        </w:rPr>
      </w:pPr>
      <w:r>
        <w:rPr>
          <w:rFonts w:ascii="Calibri" w:hAnsi="Calibri"/>
          <w:lang w:bidi="th-TH"/>
        </w:rPr>
        <w:br w:type="page"/>
      </w:r>
    </w:p>
    <w:p w14:paraId="1FEAD261" w14:textId="77BB869D" w:rsidR="00865728" w:rsidRDefault="00F5090C" w:rsidP="001128C5">
      <w:pPr>
        <w:pStyle w:val="Heading2"/>
        <w:numPr>
          <w:ilvl w:val="0"/>
          <w:numId w:val="17"/>
        </w:numPr>
        <w:spacing w:before="240" w:after="120"/>
        <w:ind w:left="720" w:hanging="720"/>
        <w:rPr>
          <w:rFonts w:ascii="Browallia New" w:hAnsi="Browallia New" w:cs="Browallia New"/>
          <w:sz w:val="24"/>
          <w:szCs w:val="24"/>
        </w:rPr>
      </w:pPr>
      <w:r w:rsidRPr="000C2292">
        <w:rPr>
          <w:rFonts w:asciiTheme="minorHAnsi" w:hAnsiTheme="minorHAnsi" w:cstheme="minorHAnsi"/>
          <w:sz w:val="24"/>
          <w:szCs w:val="24"/>
        </w:rPr>
        <w:lastRenderedPageBreak/>
        <w:t xml:space="preserve">PROCESS </w:t>
      </w:r>
      <w:r w:rsidR="000C2292">
        <w:rPr>
          <w:rFonts w:asciiTheme="minorHAnsi" w:hAnsiTheme="minorHAnsi" w:cstheme="minorHAnsi"/>
          <w:sz w:val="24"/>
          <w:szCs w:val="24"/>
        </w:rPr>
        <w:t>AND</w:t>
      </w:r>
      <w:r w:rsidRPr="000C2292">
        <w:rPr>
          <w:rFonts w:asciiTheme="minorHAnsi" w:hAnsiTheme="minorHAnsi" w:cstheme="minorHAnsi"/>
          <w:sz w:val="24"/>
          <w:szCs w:val="24"/>
        </w:rPr>
        <w:t xml:space="preserve"> DETAILS</w:t>
      </w:r>
      <w:r w:rsidRPr="00865728">
        <w:rPr>
          <w:rFonts w:asciiTheme="majorHAnsi" w:hAnsiTheme="majorHAnsi" w:cstheme="majorHAnsi"/>
          <w:sz w:val="24"/>
          <w:szCs w:val="24"/>
        </w:rPr>
        <w:t xml:space="preserve"> / </w:t>
      </w:r>
      <w:r w:rsidRPr="003D2C00">
        <w:rPr>
          <w:rFonts w:ascii="Browallia New" w:hAnsi="Browallia New" w:cs="Browallia New" w:hint="cs"/>
          <w:sz w:val="28"/>
          <w:szCs w:val="28"/>
          <w:cs/>
        </w:rPr>
        <w:t>กระบวนการและรายละเอียด</w:t>
      </w:r>
    </w:p>
    <w:p w14:paraId="6271BD17" w14:textId="560C9E9D" w:rsidR="00865728" w:rsidRPr="00C020AF" w:rsidRDefault="004C3698" w:rsidP="004D2BDC">
      <w:pPr>
        <w:pStyle w:val="Heading3"/>
        <w:numPr>
          <w:ilvl w:val="1"/>
          <w:numId w:val="17"/>
        </w:numPr>
        <w:spacing w:before="120" w:after="120"/>
        <w:ind w:left="720" w:hanging="720"/>
        <w:jc w:val="thaiDistribute"/>
        <w:rPr>
          <w:rFonts w:asciiTheme="minorHAnsi" w:hAnsiTheme="minorHAnsi" w:cstheme="minorHAnsi"/>
          <w:b/>
          <w:bCs/>
          <w:sz w:val="24"/>
          <w:szCs w:val="24"/>
        </w:rPr>
      </w:pPr>
      <w:r w:rsidRPr="00C020AF">
        <w:rPr>
          <w:rFonts w:asciiTheme="minorHAnsi" w:hAnsiTheme="minorHAnsi" w:cstheme="minorHAnsi"/>
          <w:b/>
          <w:bCs/>
          <w:sz w:val="24"/>
          <w:szCs w:val="24"/>
        </w:rPr>
        <w:t>DESIGN REVIEWS</w:t>
      </w:r>
    </w:p>
    <w:p w14:paraId="2102E7C5" w14:textId="2CD1A30E" w:rsidR="000050C7" w:rsidRDefault="000050C7" w:rsidP="00865728">
      <w:pPr>
        <w:pStyle w:val="ISOHEAD"/>
        <w:tabs>
          <w:tab w:val="clear" w:pos="720"/>
        </w:tabs>
        <w:spacing w:before="0" w:after="120"/>
        <w:ind w:left="0" w:firstLine="0"/>
        <w:jc w:val="center"/>
        <w:rPr>
          <w:rFonts w:ascii="Calibri" w:hAnsi="Calibri"/>
        </w:rPr>
      </w:pPr>
      <w:r>
        <w:rPr>
          <w:noProof/>
        </w:rPr>
        <w:drawing>
          <wp:inline distT="0" distB="0" distL="0" distR="0" wp14:anchorId="35D1E41E" wp14:editId="151F2BB4">
            <wp:extent cx="4967229" cy="20116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7229" cy="2011680"/>
                    </a:xfrm>
                    <a:prstGeom prst="rect">
                      <a:avLst/>
                    </a:prstGeom>
                  </pic:spPr>
                </pic:pic>
              </a:graphicData>
            </a:graphic>
          </wp:inline>
        </w:drawing>
      </w:r>
    </w:p>
    <w:p w14:paraId="366F6954" w14:textId="77777777" w:rsidR="000050C7" w:rsidRDefault="000050C7" w:rsidP="00A92EC5">
      <w:pPr>
        <w:pStyle w:val="ISOHEAD"/>
        <w:tabs>
          <w:tab w:val="clear" w:pos="720"/>
        </w:tabs>
        <w:spacing w:before="0" w:after="120"/>
        <w:ind w:firstLine="0"/>
        <w:jc w:val="thaiDistribute"/>
        <w:rPr>
          <w:rFonts w:asciiTheme="minorHAnsi" w:hAnsiTheme="minorHAnsi" w:cstheme="minorHAnsi"/>
          <w:b w:val="0"/>
          <w:bCs w:val="0"/>
        </w:rPr>
      </w:pPr>
      <w:r w:rsidRPr="00E12A2A">
        <w:rPr>
          <w:rFonts w:ascii="Calibri" w:hAnsi="Calibri"/>
          <w:b w:val="0"/>
          <w:bCs w:val="0"/>
        </w:rPr>
        <w:t>E</w:t>
      </w:r>
      <w:r w:rsidRPr="00C124FB">
        <w:rPr>
          <w:rFonts w:asciiTheme="minorHAnsi" w:hAnsiTheme="minorHAnsi" w:cstheme="minorHAnsi"/>
          <w:b w:val="0"/>
          <w:bCs w:val="0"/>
        </w:rPr>
        <w:t xml:space="preserve">very project which has </w:t>
      </w:r>
      <w:proofErr w:type="gramStart"/>
      <w:r w:rsidRPr="00C124FB">
        <w:rPr>
          <w:rFonts w:asciiTheme="minorHAnsi" w:hAnsiTheme="minorHAnsi" w:cstheme="minorHAnsi"/>
          <w:b w:val="0"/>
          <w:bCs w:val="0"/>
        </w:rPr>
        <w:t>proceed</w:t>
      </w:r>
      <w:proofErr w:type="gramEnd"/>
      <w:r w:rsidRPr="00C124FB">
        <w:rPr>
          <w:rFonts w:asciiTheme="minorHAnsi" w:hAnsiTheme="minorHAnsi" w:cstheme="minorHAnsi"/>
          <w:b w:val="0"/>
          <w:bCs w:val="0"/>
        </w:rPr>
        <w:t xml:space="preserve"> under </w:t>
      </w:r>
      <w:proofErr w:type="gramStart"/>
      <w:r w:rsidRPr="00C124FB">
        <w:rPr>
          <w:rFonts w:asciiTheme="minorHAnsi" w:hAnsiTheme="minorHAnsi" w:cstheme="minorHAnsi"/>
          <w:b w:val="0"/>
          <w:bCs w:val="0"/>
        </w:rPr>
        <w:t>research</w:t>
      </w:r>
      <w:r>
        <w:rPr>
          <w:rFonts w:asciiTheme="minorHAnsi" w:hAnsiTheme="minorHAnsi" w:cstheme="minorHAnsi"/>
          <w:b w:val="0"/>
          <w:bCs w:val="0"/>
        </w:rPr>
        <w:t>es</w:t>
      </w:r>
      <w:proofErr w:type="gramEnd"/>
      <w:r w:rsidRPr="00C124FB">
        <w:rPr>
          <w:rFonts w:asciiTheme="minorHAnsi" w:hAnsiTheme="minorHAnsi" w:cstheme="minorHAnsi"/>
          <w:b w:val="0"/>
          <w:bCs w:val="0"/>
        </w:rPr>
        <w:t xml:space="preserve"> and developments (RDD</w:t>
      </w:r>
      <w:r>
        <w:rPr>
          <w:rFonts w:asciiTheme="minorHAnsi" w:hAnsiTheme="minorHAnsi" w:cstheme="minorHAnsi"/>
          <w:b w:val="0"/>
          <w:bCs w:val="0"/>
        </w:rPr>
        <w:sym w:font="Wingdings 3" w:char="F0F1"/>
      </w:r>
      <w:r>
        <w:rPr>
          <w:rFonts w:asciiTheme="minorHAnsi" w:hAnsiTheme="minorHAnsi" w:cstheme="minorHAnsi"/>
          <w:b w:val="0"/>
          <w:bCs w:val="0"/>
        </w:rPr>
        <w:sym w:font="Wingdings 3" w:char="F0F1"/>
      </w:r>
      <w:r>
        <w:rPr>
          <w:rFonts w:asciiTheme="minorHAnsi" w:hAnsiTheme="minorHAnsi" w:cstheme="minorHAnsi"/>
          <w:b w:val="0"/>
          <w:bCs w:val="0"/>
        </w:rPr>
        <w:sym w:font="Wingdings 3" w:char="F0F1"/>
      </w:r>
      <w:r>
        <w:rPr>
          <w:rFonts w:asciiTheme="minorHAnsi" w:hAnsiTheme="minorHAnsi" w:cstheme="minorHAnsi"/>
          <w:b w:val="0"/>
          <w:bCs w:val="0"/>
        </w:rPr>
        <w:sym w:font="Wingdings 3" w:char="F0F1"/>
      </w:r>
      <w:r w:rsidRPr="00C124FB">
        <w:rPr>
          <w:rFonts w:asciiTheme="minorHAnsi" w:hAnsiTheme="minorHAnsi" w:cstheme="minorHAnsi"/>
          <w:b w:val="0"/>
          <w:bCs w:val="0"/>
        </w:rPr>
        <w:t xml:space="preserve">) shall </w:t>
      </w:r>
      <w:r>
        <w:rPr>
          <w:rFonts w:asciiTheme="minorHAnsi" w:hAnsiTheme="minorHAnsi" w:cstheme="minorHAnsi"/>
          <w:b w:val="0"/>
          <w:bCs w:val="0"/>
        </w:rPr>
        <w:t xml:space="preserve">be </w:t>
      </w:r>
      <w:proofErr w:type="gramStart"/>
      <w:r>
        <w:rPr>
          <w:rFonts w:asciiTheme="minorHAnsi" w:hAnsiTheme="minorHAnsi" w:cstheme="minorHAnsi"/>
          <w:b w:val="0"/>
          <w:bCs w:val="0"/>
        </w:rPr>
        <w:t>followed</w:t>
      </w:r>
      <w:proofErr w:type="gramEnd"/>
      <w:r>
        <w:rPr>
          <w:rFonts w:asciiTheme="minorHAnsi" w:hAnsiTheme="minorHAnsi" w:cstheme="minorHAnsi"/>
          <w:b w:val="0"/>
          <w:bCs w:val="0"/>
        </w:rPr>
        <w:t xml:space="preserve"> the </w:t>
      </w:r>
      <w:r w:rsidRPr="00C124FB">
        <w:rPr>
          <w:rFonts w:asciiTheme="minorHAnsi" w:hAnsiTheme="minorHAnsi" w:cstheme="minorHAnsi"/>
          <w:b w:val="0"/>
          <w:bCs w:val="0"/>
        </w:rPr>
        <w:t xml:space="preserve">process design reviews </w:t>
      </w:r>
      <w:r>
        <w:rPr>
          <w:rFonts w:asciiTheme="minorHAnsi" w:hAnsiTheme="minorHAnsi" w:cstheme="minorHAnsi"/>
          <w:b w:val="0"/>
          <w:bCs w:val="0"/>
        </w:rPr>
        <w:t>as</w:t>
      </w:r>
      <w:r w:rsidRPr="00C124FB">
        <w:rPr>
          <w:rFonts w:asciiTheme="minorHAnsi" w:hAnsiTheme="minorHAnsi" w:cstheme="minorHAnsi"/>
          <w:b w:val="0"/>
          <w:bCs w:val="0"/>
        </w:rPr>
        <w:t xml:space="preserve"> </w:t>
      </w:r>
      <w:r>
        <w:rPr>
          <w:rFonts w:asciiTheme="minorHAnsi" w:hAnsiTheme="minorHAnsi" w:cstheme="minorHAnsi"/>
          <w:b w:val="0"/>
          <w:bCs w:val="0"/>
        </w:rPr>
        <w:t>below</w:t>
      </w:r>
      <w:r w:rsidRPr="00C124FB">
        <w:rPr>
          <w:rFonts w:asciiTheme="minorHAnsi" w:hAnsiTheme="minorHAnsi" w:cstheme="minorHAnsi"/>
          <w:b w:val="0"/>
          <w:bCs w:val="0"/>
        </w:rPr>
        <w:t xml:space="preserve"> chart.</w:t>
      </w:r>
    </w:p>
    <w:p w14:paraId="5F9DC533" w14:textId="6A33932E" w:rsidR="000050C7" w:rsidRPr="00865728" w:rsidRDefault="000050C7" w:rsidP="001128C5">
      <w:pPr>
        <w:pStyle w:val="Heading4"/>
        <w:numPr>
          <w:ilvl w:val="2"/>
          <w:numId w:val="17"/>
        </w:numPr>
        <w:jc w:val="thaiDistribute"/>
        <w:rPr>
          <w:rFonts w:asciiTheme="minorHAnsi" w:hAnsiTheme="minorHAnsi" w:cstheme="minorHAnsi"/>
        </w:rPr>
      </w:pPr>
      <w:r w:rsidRPr="00865728">
        <w:rPr>
          <w:rFonts w:asciiTheme="minorHAnsi" w:hAnsiTheme="minorHAnsi" w:cstheme="minorHAnsi"/>
        </w:rPr>
        <w:t>Conceptual Design:</w:t>
      </w:r>
    </w:p>
    <w:p w14:paraId="0447CFB9" w14:textId="77777777" w:rsidR="000050C7" w:rsidRPr="000156A5" w:rsidRDefault="000050C7" w:rsidP="00865728">
      <w:pPr>
        <w:pStyle w:val="ISOCLAUSE"/>
        <w:tabs>
          <w:tab w:val="clear" w:pos="720"/>
        </w:tabs>
        <w:spacing w:before="0" w:after="120"/>
        <w:ind w:firstLine="0"/>
        <w:jc w:val="thaiDistribute"/>
        <w:rPr>
          <w:rFonts w:asciiTheme="minorHAnsi" w:hAnsiTheme="minorHAnsi" w:cstheme="minorHAnsi"/>
          <w:lang w:bidi="th-TH"/>
        </w:rPr>
      </w:pPr>
      <w:r w:rsidRPr="000156A5">
        <w:rPr>
          <w:rFonts w:asciiTheme="minorHAnsi" w:hAnsiTheme="minorHAnsi" w:cstheme="minorHAnsi"/>
          <w:lang w:bidi="th-TH"/>
        </w:rPr>
        <w:t>The conceptual design</w:t>
      </w:r>
      <w:r w:rsidRPr="000156A5">
        <w:rPr>
          <w:rFonts w:asciiTheme="minorHAnsi" w:hAnsiTheme="minorHAnsi" w:cstheme="minorHAnsi"/>
          <w:b/>
          <w:bCs/>
          <w:lang w:bidi="th-TH"/>
        </w:rPr>
        <w:t xml:space="preserve"> </w:t>
      </w:r>
      <w:r w:rsidRPr="000156A5">
        <w:rPr>
          <w:rFonts w:asciiTheme="minorHAnsi" w:hAnsiTheme="minorHAnsi" w:cstheme="minorHAnsi"/>
          <w:lang w:bidi="th-TH"/>
        </w:rPr>
        <w:t>shall be created during project approval request to be describing of design direction. How will project perform? How will product look like? How will system work out?</w:t>
      </w:r>
    </w:p>
    <w:p w14:paraId="51F8A886" w14:textId="77777777" w:rsidR="000050C7" w:rsidRDefault="000050C7" w:rsidP="00865728">
      <w:pPr>
        <w:pStyle w:val="ISOCLAUSE"/>
        <w:tabs>
          <w:tab w:val="clear" w:pos="720"/>
        </w:tabs>
        <w:spacing w:before="0" w:after="120"/>
        <w:ind w:left="1440" w:firstLine="0"/>
        <w:rPr>
          <w:rFonts w:asciiTheme="minorHAnsi" w:hAnsiTheme="minorHAnsi" w:cstheme="minorHAnsi"/>
          <w:lang w:bidi="th-TH"/>
        </w:rPr>
      </w:pPr>
      <w:r w:rsidRPr="004C5B8E">
        <w:rPr>
          <w:rFonts w:asciiTheme="minorHAnsi" w:hAnsiTheme="minorHAnsi" w:cstheme="minorHAnsi"/>
          <w:lang w:bidi="th-TH"/>
        </w:rPr>
        <w:t>Authorized of Approval:</w:t>
      </w:r>
      <w:r w:rsidRPr="004C5B8E">
        <w:rPr>
          <w:rFonts w:asciiTheme="minorHAnsi" w:hAnsiTheme="minorHAnsi" w:cstheme="minorHAnsi"/>
          <w:lang w:bidi="th-TH"/>
        </w:rPr>
        <w:tab/>
      </w:r>
      <w:r>
        <w:rPr>
          <w:rFonts w:asciiTheme="minorHAnsi" w:hAnsiTheme="minorHAnsi" w:cstheme="minorHAnsi"/>
          <w:lang w:bidi="th-TH"/>
        </w:rPr>
        <w:tab/>
      </w:r>
      <w:r w:rsidRPr="00E12A2A">
        <w:rPr>
          <w:rFonts w:asciiTheme="minorHAnsi" w:hAnsiTheme="minorHAnsi" w:cstheme="minorHAnsi"/>
          <w:lang w:bidi="th-TH"/>
        </w:rPr>
        <w:t>1. Partner Engineer</w:t>
      </w:r>
      <w:r w:rsidRPr="00E12A2A">
        <w:rPr>
          <w:rFonts w:asciiTheme="minorHAnsi" w:hAnsiTheme="minorHAnsi" w:cstheme="minorHAnsi"/>
          <w:lang w:bidi="th-TH"/>
        </w:rPr>
        <w:tab/>
        <w:t>2. Senior Engineer</w:t>
      </w:r>
      <w:r>
        <w:rPr>
          <w:rFonts w:asciiTheme="minorHAnsi" w:hAnsiTheme="minorHAnsi" w:cstheme="minorHAnsi"/>
          <w:lang w:bidi="th-TH"/>
        </w:rPr>
        <w:br/>
      </w:r>
      <w:r w:rsidRPr="00565444">
        <w:rPr>
          <w:rFonts w:asciiTheme="minorHAnsi" w:hAnsiTheme="minorHAnsi" w:cstheme="minorHAnsi"/>
          <w:lang w:bidi="th-TH"/>
        </w:rPr>
        <w:t>Documents for Approval:</w:t>
      </w:r>
      <w:r w:rsidRPr="00565444">
        <w:rPr>
          <w:rFonts w:asciiTheme="minorHAnsi" w:hAnsiTheme="minorHAnsi" w:cstheme="minorHAnsi"/>
          <w:lang w:bidi="th-TH"/>
        </w:rPr>
        <w:tab/>
      </w:r>
      <w:r w:rsidRPr="00565444">
        <w:rPr>
          <w:rFonts w:asciiTheme="minorHAnsi" w:hAnsiTheme="minorHAnsi" w:cstheme="minorHAnsi"/>
          <w:lang w:bidi="th-TH"/>
        </w:rPr>
        <w:tab/>
      </w:r>
      <w:r w:rsidRPr="009F2205">
        <w:rPr>
          <w:rFonts w:asciiTheme="minorHAnsi" w:hAnsiTheme="minorHAnsi" w:cstheme="minorHAnsi"/>
          <w:u w:val="single"/>
          <w:lang w:bidi="th-TH"/>
        </w:rPr>
        <w:t>Block diagram or Presentation file</w:t>
      </w:r>
    </w:p>
    <w:p w14:paraId="4DE09492" w14:textId="0A53A440" w:rsidR="000050C7" w:rsidRPr="00865728" w:rsidRDefault="000050C7" w:rsidP="001128C5">
      <w:pPr>
        <w:pStyle w:val="Heading4"/>
        <w:numPr>
          <w:ilvl w:val="2"/>
          <w:numId w:val="17"/>
        </w:numPr>
        <w:jc w:val="thaiDistribute"/>
        <w:rPr>
          <w:rFonts w:asciiTheme="minorHAnsi" w:hAnsiTheme="minorHAnsi" w:cstheme="minorHAnsi"/>
        </w:rPr>
      </w:pPr>
      <w:r w:rsidRPr="00865728">
        <w:rPr>
          <w:rFonts w:asciiTheme="minorHAnsi" w:hAnsiTheme="minorHAnsi" w:cstheme="minorHAnsi"/>
        </w:rPr>
        <w:t>Schematic Design:</w:t>
      </w:r>
    </w:p>
    <w:p w14:paraId="7B675B6F" w14:textId="77777777" w:rsidR="000050C7" w:rsidRPr="000156A5" w:rsidRDefault="000050C7" w:rsidP="00865728">
      <w:pPr>
        <w:pStyle w:val="ISOCLAUSE"/>
        <w:tabs>
          <w:tab w:val="clear" w:pos="720"/>
        </w:tabs>
        <w:spacing w:before="0" w:after="120"/>
        <w:ind w:firstLine="0"/>
        <w:jc w:val="thaiDistribute"/>
        <w:rPr>
          <w:rFonts w:asciiTheme="minorHAnsi" w:hAnsiTheme="minorHAnsi" w:cstheme="minorHAnsi"/>
          <w:lang w:bidi="th-TH"/>
        </w:rPr>
      </w:pPr>
      <w:r w:rsidRPr="000156A5">
        <w:rPr>
          <w:rFonts w:asciiTheme="minorHAnsi" w:hAnsiTheme="minorHAnsi" w:cstheme="minorHAnsi"/>
          <w:lang w:bidi="th-TH"/>
        </w:rPr>
        <w:t>Electronics design diagram to be reference in PCB layout which has been proved on theory or practice experiments.</w:t>
      </w:r>
    </w:p>
    <w:p w14:paraId="45D0EED6" w14:textId="039B666B" w:rsidR="000050C7" w:rsidRPr="000050C7" w:rsidRDefault="000050C7" w:rsidP="00865728">
      <w:pPr>
        <w:pStyle w:val="ISOCLAUSE"/>
        <w:tabs>
          <w:tab w:val="clear" w:pos="720"/>
        </w:tabs>
        <w:spacing w:before="0" w:after="120"/>
        <w:ind w:left="1440" w:firstLine="0"/>
        <w:rPr>
          <w:rFonts w:asciiTheme="minorHAnsi" w:hAnsiTheme="minorHAnsi" w:cstheme="minorHAnsi"/>
          <w:lang w:bidi="th-TH"/>
        </w:rPr>
      </w:pPr>
      <w:r w:rsidRPr="004C5B8E">
        <w:rPr>
          <w:rFonts w:asciiTheme="minorHAnsi" w:hAnsiTheme="minorHAnsi" w:cstheme="minorHAnsi"/>
          <w:lang w:bidi="th-TH"/>
        </w:rPr>
        <w:t>Authorized of Approval:</w:t>
      </w:r>
      <w:r w:rsidRPr="004C5B8E">
        <w:rPr>
          <w:rFonts w:asciiTheme="minorHAnsi" w:hAnsiTheme="minorHAnsi" w:cstheme="minorHAnsi"/>
          <w:lang w:bidi="th-TH"/>
        </w:rPr>
        <w:tab/>
      </w:r>
      <w:r>
        <w:rPr>
          <w:rFonts w:asciiTheme="minorHAnsi" w:hAnsiTheme="minorHAnsi" w:cstheme="minorHAnsi"/>
          <w:lang w:bidi="th-TH"/>
        </w:rPr>
        <w:tab/>
      </w:r>
      <w:r w:rsidRPr="00E12A2A">
        <w:rPr>
          <w:rFonts w:asciiTheme="minorHAnsi" w:hAnsiTheme="minorHAnsi" w:cstheme="minorHAnsi"/>
          <w:lang w:bidi="th-TH"/>
        </w:rPr>
        <w:t>1. Partner Engineer</w:t>
      </w:r>
      <w:r w:rsidRPr="00E12A2A">
        <w:rPr>
          <w:rFonts w:asciiTheme="minorHAnsi" w:hAnsiTheme="minorHAnsi" w:cstheme="minorHAnsi"/>
          <w:lang w:bidi="th-TH"/>
        </w:rPr>
        <w:tab/>
        <w:t>2. Senior Engineer</w:t>
      </w:r>
      <w:r>
        <w:rPr>
          <w:rFonts w:asciiTheme="minorHAnsi" w:hAnsiTheme="minorHAnsi" w:cstheme="minorHAnsi"/>
          <w:lang w:bidi="th-TH"/>
        </w:rPr>
        <w:br/>
      </w:r>
      <w:r w:rsidRPr="00565444">
        <w:rPr>
          <w:rFonts w:asciiTheme="minorHAnsi" w:hAnsiTheme="minorHAnsi" w:cstheme="minorHAnsi"/>
          <w:lang w:bidi="th-TH"/>
        </w:rPr>
        <w:t>Documents for Approval:</w:t>
      </w:r>
      <w:r w:rsidRPr="00565444">
        <w:rPr>
          <w:rFonts w:asciiTheme="minorHAnsi" w:hAnsiTheme="minorHAnsi" w:cstheme="minorHAnsi"/>
          <w:lang w:bidi="th-TH"/>
        </w:rPr>
        <w:tab/>
      </w:r>
      <w:r w:rsidRPr="00565444">
        <w:rPr>
          <w:rFonts w:asciiTheme="minorHAnsi" w:hAnsiTheme="minorHAnsi" w:cstheme="minorHAnsi"/>
          <w:lang w:bidi="th-TH"/>
        </w:rPr>
        <w:tab/>
      </w:r>
      <w:r w:rsidRPr="009F2205">
        <w:rPr>
          <w:rFonts w:asciiTheme="minorHAnsi" w:hAnsiTheme="minorHAnsi" w:cstheme="minorHAnsi"/>
          <w:u w:val="single"/>
          <w:lang w:bidi="th-TH"/>
        </w:rPr>
        <w:t>Schematic diagram, Simulation (optional)</w:t>
      </w:r>
    </w:p>
    <w:p w14:paraId="62F67DAC" w14:textId="5D61EAF5" w:rsidR="000050C7" w:rsidRPr="00865728" w:rsidRDefault="000050C7" w:rsidP="001128C5">
      <w:pPr>
        <w:pStyle w:val="Heading4"/>
        <w:numPr>
          <w:ilvl w:val="2"/>
          <w:numId w:val="17"/>
        </w:numPr>
        <w:jc w:val="thaiDistribute"/>
        <w:rPr>
          <w:rFonts w:asciiTheme="minorHAnsi" w:hAnsiTheme="minorHAnsi" w:cstheme="minorHAnsi"/>
        </w:rPr>
      </w:pPr>
      <w:r w:rsidRPr="00865728">
        <w:rPr>
          <w:rFonts w:asciiTheme="minorHAnsi" w:hAnsiTheme="minorHAnsi" w:cstheme="minorHAnsi"/>
        </w:rPr>
        <w:t>Fabrication PCB:</w:t>
      </w:r>
    </w:p>
    <w:p w14:paraId="0D8F67D6" w14:textId="77777777" w:rsidR="000050C7" w:rsidRPr="00FC22F1" w:rsidRDefault="000050C7" w:rsidP="00865728">
      <w:pPr>
        <w:pStyle w:val="ISOCLAUSE"/>
        <w:tabs>
          <w:tab w:val="clear" w:pos="720"/>
        </w:tabs>
        <w:spacing w:before="0" w:after="120"/>
        <w:ind w:firstLine="0"/>
        <w:jc w:val="thaiDistribute"/>
        <w:rPr>
          <w:rFonts w:asciiTheme="minorHAnsi" w:hAnsiTheme="minorHAnsi" w:cstheme="minorHAnsi"/>
          <w:lang w:bidi="th-TH"/>
        </w:rPr>
      </w:pPr>
      <w:r w:rsidRPr="00FC22F1">
        <w:rPr>
          <w:rFonts w:asciiTheme="minorHAnsi" w:hAnsiTheme="minorHAnsi" w:cstheme="minorHAnsi"/>
          <w:lang w:bidi="th-TH"/>
        </w:rPr>
        <w:t>PCB design must be completed with draftsman drawing to discuss with relevant engineer for conform board size/ shape or locking positions.</w:t>
      </w:r>
    </w:p>
    <w:p w14:paraId="107FAFFE" w14:textId="2C734D5E" w:rsidR="000050C7" w:rsidRPr="000050C7" w:rsidRDefault="000050C7" w:rsidP="00865728">
      <w:pPr>
        <w:pStyle w:val="ISOCLAUSE"/>
        <w:spacing w:before="0" w:after="120"/>
        <w:ind w:left="1440" w:firstLine="0"/>
        <w:rPr>
          <w:rFonts w:asciiTheme="minorHAnsi" w:hAnsiTheme="minorHAnsi" w:cstheme="minorHAnsi"/>
          <w:lang w:bidi="th-TH"/>
        </w:rPr>
      </w:pPr>
      <w:r w:rsidRPr="004C5B8E">
        <w:rPr>
          <w:rFonts w:asciiTheme="minorHAnsi" w:hAnsiTheme="minorHAnsi" w:cstheme="minorHAnsi"/>
          <w:lang w:bidi="th-TH"/>
        </w:rPr>
        <w:t xml:space="preserve">Authorized of </w:t>
      </w:r>
      <w:r w:rsidRPr="009F2205">
        <w:rPr>
          <w:rFonts w:asciiTheme="minorHAnsi" w:hAnsiTheme="minorHAnsi" w:cstheme="minorHAnsi"/>
          <w:lang w:bidi="th-TH"/>
        </w:rPr>
        <w:t>Approval:</w:t>
      </w:r>
      <w:r w:rsidRPr="009F2205">
        <w:rPr>
          <w:rFonts w:asciiTheme="minorHAnsi" w:hAnsiTheme="minorHAnsi" w:cstheme="minorHAnsi"/>
          <w:lang w:bidi="th-TH"/>
        </w:rPr>
        <w:tab/>
      </w:r>
      <w:r w:rsidRPr="009F2205">
        <w:rPr>
          <w:rFonts w:asciiTheme="minorHAnsi" w:hAnsiTheme="minorHAnsi" w:cstheme="minorHAnsi"/>
          <w:lang w:bidi="th-TH"/>
        </w:rPr>
        <w:tab/>
      </w:r>
      <w:r w:rsidRPr="00E12A2A">
        <w:rPr>
          <w:rFonts w:asciiTheme="minorHAnsi" w:hAnsiTheme="minorHAnsi" w:cstheme="minorHAnsi"/>
          <w:lang w:bidi="th-TH"/>
        </w:rPr>
        <w:t>1. Relevant Engineer</w:t>
      </w:r>
      <w:r w:rsidRPr="00E12A2A">
        <w:rPr>
          <w:rFonts w:asciiTheme="minorHAnsi" w:hAnsiTheme="minorHAnsi" w:cstheme="minorHAnsi"/>
          <w:lang w:bidi="th-TH"/>
        </w:rPr>
        <w:tab/>
        <w:t>2. Senior Engineer</w:t>
      </w:r>
      <w:r w:rsidRPr="009F2205">
        <w:rPr>
          <w:rFonts w:asciiTheme="minorHAnsi" w:hAnsiTheme="minorHAnsi" w:cstheme="minorHAnsi"/>
          <w:lang w:bidi="th-TH"/>
        </w:rPr>
        <w:br/>
        <w:t>Documents per Approval:</w:t>
      </w:r>
      <w:r w:rsidRPr="009F2205">
        <w:rPr>
          <w:rFonts w:asciiTheme="minorHAnsi" w:hAnsiTheme="minorHAnsi" w:cstheme="minorHAnsi"/>
          <w:lang w:bidi="th-TH"/>
        </w:rPr>
        <w:tab/>
      </w:r>
      <w:r w:rsidRPr="009F2205">
        <w:rPr>
          <w:rFonts w:asciiTheme="minorHAnsi" w:hAnsiTheme="minorHAnsi" w:cstheme="minorHAnsi"/>
          <w:lang w:bidi="th-TH"/>
        </w:rPr>
        <w:tab/>
      </w:r>
      <w:r w:rsidRPr="009F2205">
        <w:rPr>
          <w:rFonts w:asciiTheme="minorHAnsi" w:hAnsiTheme="minorHAnsi" w:cstheme="minorHAnsi"/>
          <w:u w:val="single"/>
          <w:lang w:bidi="th-TH"/>
        </w:rPr>
        <w:t>Draftsman drawing and Bill of Material</w:t>
      </w:r>
    </w:p>
    <w:p w14:paraId="4E085AC4" w14:textId="46A2E488" w:rsidR="00E12A2A" w:rsidRPr="00865728" w:rsidRDefault="000050C7" w:rsidP="001128C5">
      <w:pPr>
        <w:pStyle w:val="Heading4"/>
        <w:numPr>
          <w:ilvl w:val="2"/>
          <w:numId w:val="17"/>
        </w:numPr>
        <w:jc w:val="thaiDistribute"/>
        <w:rPr>
          <w:rFonts w:asciiTheme="minorHAnsi" w:hAnsiTheme="minorHAnsi" w:cstheme="minorHAnsi"/>
        </w:rPr>
      </w:pPr>
      <w:r w:rsidRPr="00865728">
        <w:rPr>
          <w:rFonts w:asciiTheme="minorHAnsi" w:hAnsiTheme="minorHAnsi" w:cstheme="minorHAnsi"/>
        </w:rPr>
        <w:t>Validation Results:</w:t>
      </w:r>
    </w:p>
    <w:p w14:paraId="7FBA5FFA" w14:textId="66186C9A" w:rsidR="004C5B8E" w:rsidRPr="00A00E1F" w:rsidRDefault="004C5B8E" w:rsidP="00865728">
      <w:pPr>
        <w:pStyle w:val="ISOCLAUSE"/>
        <w:tabs>
          <w:tab w:val="clear" w:pos="720"/>
        </w:tabs>
        <w:spacing w:before="0" w:after="120"/>
        <w:ind w:firstLine="0"/>
        <w:jc w:val="thaiDistribute"/>
        <w:rPr>
          <w:rFonts w:asciiTheme="minorHAnsi" w:hAnsiTheme="minorHAnsi" w:cstheme="minorHAnsi"/>
          <w:lang w:bidi="th-TH"/>
        </w:rPr>
      </w:pPr>
      <w:r w:rsidRPr="00A00E1F">
        <w:rPr>
          <w:rFonts w:asciiTheme="minorHAnsi" w:hAnsiTheme="minorHAnsi" w:cstheme="minorHAnsi"/>
          <w:lang w:bidi="th-TH"/>
        </w:rPr>
        <w:t>Final process shall be proved by validation report but can be combined all board design in single report or separately. Report can be present</w:t>
      </w:r>
      <w:r w:rsidR="00E73580" w:rsidRPr="00A00E1F">
        <w:rPr>
          <w:rFonts w:asciiTheme="minorHAnsi" w:hAnsiTheme="minorHAnsi" w:cstheme="minorHAnsi"/>
          <w:lang w:bidi="th-TH"/>
        </w:rPr>
        <w:t>ed</w:t>
      </w:r>
      <w:r w:rsidRPr="00A00E1F">
        <w:rPr>
          <w:rFonts w:asciiTheme="minorHAnsi" w:hAnsiTheme="minorHAnsi" w:cstheme="minorHAnsi"/>
          <w:lang w:bidi="th-TH"/>
        </w:rPr>
        <w:t xml:space="preserve"> in any formats (documents/ check-sheet/ presentation) but shall be follow</w:t>
      </w:r>
      <w:r w:rsidR="00E73580" w:rsidRPr="00A00E1F">
        <w:rPr>
          <w:rFonts w:asciiTheme="minorHAnsi" w:hAnsiTheme="minorHAnsi" w:cstheme="minorHAnsi"/>
          <w:lang w:bidi="th-TH"/>
        </w:rPr>
        <w:t>ed</w:t>
      </w:r>
      <w:r w:rsidRPr="00A00E1F">
        <w:rPr>
          <w:rFonts w:asciiTheme="minorHAnsi" w:hAnsiTheme="minorHAnsi" w:cstheme="minorHAnsi"/>
          <w:lang w:bidi="th-TH"/>
        </w:rPr>
        <w:t xml:space="preserve"> to standard template.</w:t>
      </w:r>
    </w:p>
    <w:p w14:paraId="73561E6A" w14:textId="59FCF8CB" w:rsidR="000050C7" w:rsidRDefault="004C5B8E" w:rsidP="00865728">
      <w:pPr>
        <w:pStyle w:val="ISOCLAUSE"/>
        <w:spacing w:before="0" w:after="120"/>
        <w:ind w:left="1440" w:firstLine="0"/>
      </w:pPr>
      <w:r w:rsidRPr="004C5B8E">
        <w:rPr>
          <w:rFonts w:asciiTheme="minorHAnsi" w:hAnsiTheme="minorHAnsi" w:cstheme="minorHAnsi"/>
          <w:lang w:bidi="th-TH"/>
        </w:rPr>
        <w:t>Authorized of Approval:</w:t>
      </w:r>
      <w:r w:rsidRPr="004C5B8E">
        <w:rPr>
          <w:rFonts w:asciiTheme="minorHAnsi" w:hAnsiTheme="minorHAnsi" w:cstheme="minorHAnsi"/>
          <w:lang w:bidi="th-TH"/>
        </w:rPr>
        <w:tab/>
      </w:r>
      <w:r w:rsidR="008010A8">
        <w:rPr>
          <w:rFonts w:asciiTheme="minorHAnsi" w:hAnsiTheme="minorHAnsi" w:cstheme="minorHAnsi"/>
          <w:lang w:bidi="th-TH"/>
        </w:rPr>
        <w:tab/>
      </w:r>
      <w:r w:rsidRPr="009F2205">
        <w:rPr>
          <w:rFonts w:asciiTheme="minorHAnsi" w:hAnsiTheme="minorHAnsi" w:cstheme="minorHAnsi"/>
          <w:lang w:bidi="th-TH"/>
        </w:rPr>
        <w:t>1.</w:t>
      </w:r>
      <w:r w:rsidR="008010A8" w:rsidRPr="009F2205">
        <w:rPr>
          <w:rFonts w:asciiTheme="minorHAnsi" w:hAnsiTheme="minorHAnsi" w:cstheme="minorHAnsi"/>
          <w:lang w:bidi="th-TH"/>
        </w:rPr>
        <w:t xml:space="preserve"> </w:t>
      </w:r>
      <w:r w:rsidRPr="009F2205">
        <w:rPr>
          <w:rFonts w:asciiTheme="minorHAnsi" w:hAnsiTheme="minorHAnsi" w:cstheme="minorHAnsi"/>
          <w:lang w:bidi="th-TH"/>
        </w:rPr>
        <w:t>Senior Engineer</w:t>
      </w:r>
      <w:r w:rsidRPr="009F2205">
        <w:rPr>
          <w:rFonts w:asciiTheme="minorHAnsi" w:hAnsiTheme="minorHAnsi" w:cstheme="minorHAnsi"/>
          <w:lang w:bidi="th-TH"/>
        </w:rPr>
        <w:tab/>
        <w:t>2.Electronics</w:t>
      </w:r>
      <w:r w:rsidR="00E12A2A">
        <w:rPr>
          <w:rFonts w:asciiTheme="minorHAnsi" w:hAnsiTheme="minorHAnsi" w:cstheme="minorHAnsi"/>
          <w:lang w:bidi="th-TH"/>
        </w:rPr>
        <w:t xml:space="preserve"> </w:t>
      </w:r>
      <w:r w:rsidRPr="009F2205">
        <w:rPr>
          <w:rFonts w:asciiTheme="minorHAnsi" w:hAnsiTheme="minorHAnsi" w:cstheme="minorHAnsi"/>
          <w:lang w:bidi="th-TH"/>
        </w:rPr>
        <w:t>HOD</w:t>
      </w:r>
      <w:r w:rsidR="00AF1408" w:rsidRPr="009F2205">
        <w:rPr>
          <w:rFonts w:asciiTheme="minorHAnsi" w:hAnsiTheme="minorHAnsi" w:cstheme="minorHAnsi"/>
          <w:lang w:bidi="th-TH"/>
        </w:rPr>
        <w:br/>
      </w:r>
      <w:r w:rsidRPr="009F2205">
        <w:rPr>
          <w:rFonts w:asciiTheme="minorHAnsi" w:hAnsiTheme="minorHAnsi" w:cstheme="minorHAnsi"/>
          <w:lang w:bidi="th-TH"/>
        </w:rPr>
        <w:t>Documents per Approval:</w:t>
      </w:r>
      <w:r w:rsidRPr="009F2205">
        <w:rPr>
          <w:rFonts w:asciiTheme="minorHAnsi" w:hAnsiTheme="minorHAnsi" w:cstheme="minorHAnsi"/>
          <w:lang w:bidi="th-TH"/>
        </w:rPr>
        <w:tab/>
      </w:r>
      <w:r w:rsidR="008010A8" w:rsidRPr="009F2205">
        <w:rPr>
          <w:rFonts w:asciiTheme="minorHAnsi" w:hAnsiTheme="minorHAnsi" w:cstheme="minorHAnsi"/>
          <w:lang w:bidi="th-TH"/>
        </w:rPr>
        <w:tab/>
      </w:r>
      <w:r w:rsidRPr="009F2205">
        <w:rPr>
          <w:rFonts w:asciiTheme="minorHAnsi" w:hAnsiTheme="minorHAnsi" w:cstheme="minorHAnsi"/>
          <w:u w:val="single"/>
          <w:lang w:bidi="th-TH"/>
        </w:rPr>
        <w:t>Validation reports</w:t>
      </w:r>
      <w:r w:rsidR="000050C7">
        <w:br w:type="page"/>
      </w:r>
    </w:p>
    <w:p w14:paraId="215D8B82" w14:textId="71579F10" w:rsidR="0002454D" w:rsidRPr="00C020AF" w:rsidRDefault="004C3698" w:rsidP="004D2BDC">
      <w:pPr>
        <w:pStyle w:val="Heading3"/>
        <w:numPr>
          <w:ilvl w:val="1"/>
          <w:numId w:val="17"/>
        </w:numPr>
        <w:spacing w:before="120" w:after="120"/>
        <w:ind w:left="720" w:hanging="720"/>
        <w:rPr>
          <w:rFonts w:asciiTheme="minorHAnsi" w:hAnsiTheme="minorHAnsi" w:cstheme="minorHAnsi"/>
          <w:b/>
          <w:bCs/>
          <w:sz w:val="24"/>
          <w:szCs w:val="24"/>
        </w:rPr>
      </w:pPr>
      <w:hyperlink r:id="rId13" w:history="1">
        <w:r w:rsidRPr="00C020AF">
          <w:rPr>
            <w:rStyle w:val="Hyperlink"/>
            <w:rFonts w:asciiTheme="minorHAnsi" w:hAnsiTheme="minorHAnsi" w:cstheme="minorHAnsi"/>
            <w:b/>
            <w:bCs/>
            <w:sz w:val="24"/>
            <w:szCs w:val="24"/>
          </w:rPr>
          <w:t>ELECTRONICS ONLINE APPROVED</w:t>
        </w:r>
      </w:hyperlink>
      <w:r w:rsidRPr="00C020AF">
        <w:rPr>
          <w:rFonts w:asciiTheme="minorHAnsi" w:hAnsiTheme="minorHAnsi" w:cstheme="minorHAnsi"/>
          <w:b/>
          <w:bCs/>
          <w:sz w:val="24"/>
          <w:szCs w:val="24"/>
        </w:rPr>
        <w:t xml:space="preserve"> (LINK)</w:t>
      </w:r>
    </w:p>
    <w:p w14:paraId="081899C2" w14:textId="32718BAF" w:rsidR="0002454D" w:rsidRDefault="003F58E4" w:rsidP="0002454D">
      <w:pPr>
        <w:pStyle w:val="ListParagraph"/>
        <w:spacing w:after="120"/>
        <w:rPr>
          <w:rFonts w:asciiTheme="minorHAnsi" w:hAnsiTheme="minorHAnsi" w:cstheme="minorHAnsi"/>
        </w:rPr>
      </w:pPr>
      <w:r w:rsidRPr="0002454D">
        <w:rPr>
          <w:rFonts w:asciiTheme="minorHAnsi" w:hAnsiTheme="minorHAnsi" w:cstheme="minorHAnsi"/>
        </w:rPr>
        <w:t>All electronics design resources shall be requested to review and get approval, then designer will place authorized person name.</w:t>
      </w:r>
    </w:p>
    <w:p w14:paraId="49088C32" w14:textId="033E6E24" w:rsidR="0002454D" w:rsidRPr="0002454D" w:rsidRDefault="0002454D" w:rsidP="0002454D">
      <w:pPr>
        <w:spacing w:after="60"/>
        <w:rPr>
          <w:rFonts w:asciiTheme="minorHAnsi" w:hAnsiTheme="minorHAnsi" w:cstheme="minorHAnsi"/>
        </w:rPr>
      </w:pPr>
      <w:r>
        <w:rPr>
          <w:noProof/>
        </w:rPr>
        <w:drawing>
          <wp:inline distT="0" distB="0" distL="0" distR="0" wp14:anchorId="0D140591" wp14:editId="092B58E2">
            <wp:extent cx="5974080" cy="2228850"/>
            <wp:effectExtent l="0" t="0" r="762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8862" b="24817"/>
                    <a:stretch/>
                  </pic:blipFill>
                  <pic:spPr bwMode="auto">
                    <a:xfrm>
                      <a:off x="0" y="0"/>
                      <a:ext cx="5974903" cy="2229157"/>
                    </a:xfrm>
                    <a:prstGeom prst="rect">
                      <a:avLst/>
                    </a:prstGeom>
                    <a:ln>
                      <a:noFill/>
                    </a:ln>
                    <a:extLst>
                      <a:ext uri="{53640926-AAD7-44D8-BBD7-CCE9431645EC}">
                        <a14:shadowObscured xmlns:a14="http://schemas.microsoft.com/office/drawing/2010/main"/>
                      </a:ext>
                    </a:extLst>
                  </pic:spPr>
                </pic:pic>
              </a:graphicData>
            </a:graphic>
          </wp:inline>
        </w:drawing>
      </w:r>
    </w:p>
    <w:p w14:paraId="17588BB7" w14:textId="77777777" w:rsidR="0002454D" w:rsidRPr="0002454D" w:rsidRDefault="00C12384" w:rsidP="001128C5">
      <w:pPr>
        <w:pStyle w:val="ListParagraph"/>
        <w:numPr>
          <w:ilvl w:val="2"/>
          <w:numId w:val="17"/>
        </w:numPr>
        <w:tabs>
          <w:tab w:val="left" w:pos="2700"/>
        </w:tabs>
        <w:spacing w:before="120" w:after="60"/>
        <w:jc w:val="thaiDistribute"/>
        <w:rPr>
          <w:rFonts w:asciiTheme="minorHAnsi" w:hAnsiTheme="minorHAnsi" w:cstheme="minorHAnsi"/>
        </w:rPr>
      </w:pPr>
      <w:r w:rsidRPr="0002454D">
        <w:rPr>
          <w:rFonts w:asciiTheme="minorHAnsi" w:hAnsiTheme="minorHAnsi" w:cstheme="minorHAnsi"/>
        </w:rPr>
        <w:t>Project No.:</w:t>
      </w:r>
      <w:r w:rsidRPr="0002454D">
        <w:rPr>
          <w:rFonts w:asciiTheme="minorHAnsi" w:hAnsiTheme="minorHAnsi" w:cstheme="minorHAnsi"/>
        </w:rPr>
        <w:tab/>
        <w:t>Project number as design will registered (if center, place RDE</w:t>
      </w:r>
    </w:p>
    <w:p w14:paraId="3EF50172" w14:textId="7FD9DC0D" w:rsidR="0002454D" w:rsidRPr="0002454D" w:rsidRDefault="00C12384" w:rsidP="001128C5">
      <w:pPr>
        <w:pStyle w:val="ListParagraph"/>
        <w:numPr>
          <w:ilvl w:val="2"/>
          <w:numId w:val="17"/>
        </w:numPr>
        <w:tabs>
          <w:tab w:val="left" w:pos="2700"/>
        </w:tabs>
        <w:spacing w:after="60"/>
        <w:jc w:val="thaiDistribute"/>
        <w:rPr>
          <w:rFonts w:asciiTheme="minorHAnsi" w:hAnsiTheme="minorHAnsi" w:cstheme="minorHAnsi"/>
        </w:rPr>
      </w:pPr>
      <w:r w:rsidRPr="0002454D">
        <w:rPr>
          <w:rFonts w:asciiTheme="minorHAnsi" w:hAnsiTheme="minorHAnsi" w:cstheme="minorHAnsi"/>
        </w:rPr>
        <w:t>Design No.:</w:t>
      </w:r>
      <w:r w:rsidRPr="0002454D">
        <w:rPr>
          <w:rFonts w:asciiTheme="minorHAnsi" w:hAnsiTheme="minorHAnsi" w:cstheme="minorHAnsi"/>
        </w:rPr>
        <w:tab/>
        <w:t>Design code EEP</w:t>
      </w:r>
      <w:ins w:id="2" w:author="Thammarat Khantee" w:date="2023-07-14T19:34:00Z">
        <w:r w:rsidR="008A619A">
          <w:rPr>
            <w:rFonts w:asciiTheme="minorHAnsi" w:hAnsiTheme="minorHAnsi" w:cstheme="minorHAnsi"/>
          </w:rPr>
          <w:t>E</w:t>
        </w:r>
      </w:ins>
      <w:r w:rsidRPr="0002454D">
        <w:rPr>
          <w:rFonts w:asciiTheme="minorHAnsi" w:hAnsiTheme="minorHAnsi" w:cstheme="minorHAnsi"/>
        </w:rPr>
        <w:t>, EEL CODEX (leave free if general documents</w:t>
      </w:r>
      <w:r w:rsidR="0002454D" w:rsidRPr="0002454D">
        <w:rPr>
          <w:rFonts w:asciiTheme="minorHAnsi" w:hAnsiTheme="minorHAnsi" w:cstheme="minorHAnsi"/>
        </w:rPr>
        <w:t>.</w:t>
      </w:r>
    </w:p>
    <w:p w14:paraId="51BF1450" w14:textId="77777777" w:rsidR="0002454D" w:rsidRPr="0002454D" w:rsidRDefault="00C12384" w:rsidP="001128C5">
      <w:pPr>
        <w:pStyle w:val="ListParagraph"/>
        <w:numPr>
          <w:ilvl w:val="2"/>
          <w:numId w:val="17"/>
        </w:numPr>
        <w:tabs>
          <w:tab w:val="left" w:pos="2700"/>
        </w:tabs>
        <w:spacing w:after="60"/>
        <w:jc w:val="thaiDistribute"/>
        <w:rPr>
          <w:rFonts w:asciiTheme="minorHAnsi" w:hAnsiTheme="minorHAnsi" w:cstheme="minorHAnsi"/>
        </w:rPr>
      </w:pPr>
      <w:r w:rsidRPr="0002454D">
        <w:rPr>
          <w:rFonts w:asciiTheme="minorHAnsi" w:hAnsiTheme="minorHAnsi" w:cstheme="minorHAnsi"/>
        </w:rPr>
        <w:t>Descriptions:</w:t>
      </w:r>
      <w:r w:rsidRPr="0002454D">
        <w:rPr>
          <w:rFonts w:asciiTheme="minorHAnsi" w:hAnsiTheme="minorHAnsi" w:cstheme="minorHAnsi"/>
        </w:rPr>
        <w:tab/>
        <w:t>Place design name or short description for general documents.</w:t>
      </w:r>
    </w:p>
    <w:p w14:paraId="6E7B87B6" w14:textId="77777777" w:rsidR="0002454D" w:rsidRPr="0002454D" w:rsidRDefault="00C12384" w:rsidP="001128C5">
      <w:pPr>
        <w:pStyle w:val="ListParagraph"/>
        <w:numPr>
          <w:ilvl w:val="2"/>
          <w:numId w:val="17"/>
        </w:numPr>
        <w:tabs>
          <w:tab w:val="left" w:pos="2700"/>
        </w:tabs>
        <w:spacing w:after="60"/>
        <w:jc w:val="thaiDistribute"/>
        <w:rPr>
          <w:rFonts w:asciiTheme="minorHAnsi" w:hAnsiTheme="minorHAnsi" w:cstheme="minorHAnsi"/>
        </w:rPr>
      </w:pPr>
      <w:r w:rsidRPr="0002454D">
        <w:rPr>
          <w:rFonts w:asciiTheme="minorHAnsi" w:hAnsiTheme="minorHAnsi" w:cstheme="minorHAnsi"/>
        </w:rPr>
        <w:t>Type (s): -</w:t>
      </w:r>
    </w:p>
    <w:p w14:paraId="4415C360" w14:textId="77777777" w:rsidR="0002454D" w:rsidRPr="0002454D" w:rsidRDefault="00C12384" w:rsidP="001128C5">
      <w:pPr>
        <w:pStyle w:val="ListParagraph"/>
        <w:numPr>
          <w:ilvl w:val="3"/>
          <w:numId w:val="17"/>
        </w:numPr>
        <w:tabs>
          <w:tab w:val="left" w:pos="4140"/>
        </w:tabs>
        <w:spacing w:after="60"/>
        <w:ind w:left="1620" w:hanging="900"/>
        <w:jc w:val="thaiDistribute"/>
        <w:rPr>
          <w:rFonts w:asciiTheme="minorHAnsi" w:hAnsiTheme="minorHAnsi" w:cstheme="minorHAnsi"/>
        </w:rPr>
      </w:pPr>
      <w:r w:rsidRPr="0002454D">
        <w:rPr>
          <w:rFonts w:asciiTheme="minorHAnsi" w:hAnsiTheme="minorHAnsi" w:cstheme="minorHAnsi"/>
        </w:rPr>
        <w:t>Conceptual:</w:t>
      </w:r>
      <w:r w:rsidRPr="0002454D">
        <w:rPr>
          <w:rFonts w:asciiTheme="minorHAnsi" w:hAnsiTheme="minorHAnsi" w:cstheme="minorHAnsi"/>
        </w:rPr>
        <w:tab/>
        <w:t>Proposal, block diagram, calculation page.</w:t>
      </w:r>
    </w:p>
    <w:p w14:paraId="472FFB62" w14:textId="77777777" w:rsidR="0002454D" w:rsidRPr="0002454D" w:rsidRDefault="00C12384" w:rsidP="001128C5">
      <w:pPr>
        <w:pStyle w:val="ListParagraph"/>
        <w:numPr>
          <w:ilvl w:val="3"/>
          <w:numId w:val="17"/>
        </w:numPr>
        <w:tabs>
          <w:tab w:val="left" w:pos="4140"/>
        </w:tabs>
        <w:spacing w:after="60"/>
        <w:ind w:left="1620" w:hanging="900"/>
        <w:jc w:val="thaiDistribute"/>
        <w:rPr>
          <w:rFonts w:asciiTheme="minorHAnsi" w:hAnsiTheme="minorHAnsi" w:cstheme="minorHAnsi"/>
        </w:rPr>
      </w:pPr>
      <w:r w:rsidRPr="0002454D">
        <w:rPr>
          <w:rFonts w:asciiTheme="minorHAnsi" w:hAnsiTheme="minorHAnsi" w:cstheme="minorHAnsi"/>
        </w:rPr>
        <w:t>Circuit Design:</w:t>
      </w:r>
      <w:r w:rsidRPr="0002454D">
        <w:rPr>
          <w:rFonts w:asciiTheme="minorHAnsi" w:hAnsiTheme="minorHAnsi" w:cstheme="minorHAnsi"/>
        </w:rPr>
        <w:tab/>
        <w:t>Schematic design.</w:t>
      </w:r>
    </w:p>
    <w:p w14:paraId="4E04C2B9" w14:textId="77777777" w:rsidR="0002454D" w:rsidRPr="0002454D" w:rsidRDefault="00E9706C" w:rsidP="001128C5">
      <w:pPr>
        <w:pStyle w:val="ListParagraph"/>
        <w:numPr>
          <w:ilvl w:val="3"/>
          <w:numId w:val="17"/>
        </w:numPr>
        <w:tabs>
          <w:tab w:val="left" w:pos="4140"/>
        </w:tabs>
        <w:spacing w:after="60"/>
        <w:ind w:left="1620" w:hanging="900"/>
        <w:jc w:val="thaiDistribute"/>
        <w:rPr>
          <w:rFonts w:asciiTheme="minorHAnsi" w:hAnsiTheme="minorHAnsi" w:cstheme="minorHAnsi"/>
        </w:rPr>
      </w:pPr>
      <w:r w:rsidRPr="0002454D">
        <w:rPr>
          <w:rFonts w:asciiTheme="minorHAnsi" w:hAnsiTheme="minorHAnsi" w:cstheme="minorHAnsi"/>
        </w:rPr>
        <w:t xml:space="preserve">Bill </w:t>
      </w:r>
      <w:r w:rsidR="00C12384" w:rsidRPr="0002454D">
        <w:rPr>
          <w:rFonts w:asciiTheme="minorHAnsi" w:hAnsiTheme="minorHAnsi" w:cstheme="minorHAnsi"/>
        </w:rPr>
        <w:t>of Materials:</w:t>
      </w:r>
      <w:r w:rsidR="00C12384" w:rsidRPr="0002454D">
        <w:rPr>
          <w:rFonts w:asciiTheme="minorHAnsi" w:hAnsiTheme="minorHAnsi" w:cstheme="minorHAnsi"/>
        </w:rPr>
        <w:tab/>
        <w:t>Component list (BOM. BOC, Share Cart)</w:t>
      </w:r>
    </w:p>
    <w:p w14:paraId="5E14A4A0" w14:textId="77777777" w:rsidR="0002454D" w:rsidRPr="0002454D" w:rsidRDefault="00C12384" w:rsidP="001128C5">
      <w:pPr>
        <w:pStyle w:val="ListParagraph"/>
        <w:numPr>
          <w:ilvl w:val="3"/>
          <w:numId w:val="17"/>
        </w:numPr>
        <w:tabs>
          <w:tab w:val="left" w:pos="4140"/>
        </w:tabs>
        <w:spacing w:after="60"/>
        <w:ind w:left="1620" w:hanging="900"/>
        <w:rPr>
          <w:rFonts w:asciiTheme="minorHAnsi" w:hAnsiTheme="minorHAnsi" w:cstheme="minorHAnsi"/>
        </w:rPr>
      </w:pPr>
      <w:r w:rsidRPr="0002454D">
        <w:rPr>
          <w:rFonts w:asciiTheme="minorHAnsi" w:hAnsiTheme="minorHAnsi" w:cstheme="minorHAnsi"/>
        </w:rPr>
        <w:t>Fabrication:</w:t>
      </w:r>
      <w:r w:rsidRPr="0002454D">
        <w:rPr>
          <w:rFonts w:asciiTheme="minorHAnsi" w:hAnsiTheme="minorHAnsi" w:cstheme="minorHAnsi"/>
        </w:rPr>
        <w:tab/>
        <w:t>PCB design or draftsman page.</w:t>
      </w:r>
    </w:p>
    <w:p w14:paraId="75938B06" w14:textId="77777777" w:rsidR="0002454D" w:rsidRPr="0002454D" w:rsidRDefault="00C12384" w:rsidP="001128C5">
      <w:pPr>
        <w:pStyle w:val="ListParagraph"/>
        <w:numPr>
          <w:ilvl w:val="3"/>
          <w:numId w:val="17"/>
        </w:numPr>
        <w:tabs>
          <w:tab w:val="left" w:pos="4140"/>
        </w:tabs>
        <w:spacing w:after="120"/>
        <w:ind w:left="1620" w:hanging="900"/>
        <w:rPr>
          <w:rFonts w:asciiTheme="minorHAnsi" w:hAnsiTheme="minorHAnsi" w:cstheme="minorHAnsi"/>
        </w:rPr>
      </w:pPr>
      <w:r w:rsidRPr="0002454D">
        <w:rPr>
          <w:rFonts w:asciiTheme="minorHAnsi" w:hAnsiTheme="minorHAnsi" w:cstheme="minorHAnsi"/>
        </w:rPr>
        <w:t>Validation:</w:t>
      </w:r>
      <w:r w:rsidRPr="0002454D">
        <w:rPr>
          <w:rFonts w:asciiTheme="minorHAnsi" w:hAnsiTheme="minorHAnsi" w:cstheme="minorHAnsi"/>
        </w:rPr>
        <w:tab/>
        <w:t>Testing results, investigation, or experiments report.</w:t>
      </w:r>
    </w:p>
    <w:p w14:paraId="6DD88D55" w14:textId="77777777" w:rsidR="0002454D" w:rsidRPr="0002454D" w:rsidRDefault="00C12384" w:rsidP="001128C5">
      <w:pPr>
        <w:pStyle w:val="ListParagraph"/>
        <w:numPr>
          <w:ilvl w:val="2"/>
          <w:numId w:val="17"/>
        </w:numPr>
        <w:tabs>
          <w:tab w:val="left" w:pos="2700"/>
        </w:tabs>
        <w:spacing w:after="60"/>
        <w:jc w:val="thaiDistribute"/>
        <w:rPr>
          <w:rFonts w:asciiTheme="minorHAnsi" w:hAnsiTheme="minorHAnsi" w:cstheme="minorHAnsi"/>
        </w:rPr>
      </w:pPr>
      <w:r w:rsidRPr="0002454D">
        <w:rPr>
          <w:rFonts w:asciiTheme="minorHAnsi" w:hAnsiTheme="minorHAnsi" w:cstheme="minorHAnsi"/>
        </w:rPr>
        <w:t>Date Submitted:</w:t>
      </w:r>
      <w:r w:rsidRPr="0002454D">
        <w:rPr>
          <w:rFonts w:asciiTheme="minorHAnsi" w:hAnsiTheme="minorHAnsi" w:cstheme="minorHAnsi"/>
        </w:rPr>
        <w:tab/>
        <w:t>Date of submit documents (normally default will be today)</w:t>
      </w:r>
    </w:p>
    <w:p w14:paraId="736BC694" w14:textId="77777777" w:rsidR="0002454D" w:rsidRPr="0002454D" w:rsidRDefault="00C12384" w:rsidP="001128C5">
      <w:pPr>
        <w:pStyle w:val="ListParagraph"/>
        <w:numPr>
          <w:ilvl w:val="2"/>
          <w:numId w:val="17"/>
        </w:numPr>
        <w:tabs>
          <w:tab w:val="left" w:pos="2700"/>
        </w:tabs>
        <w:spacing w:after="60"/>
        <w:jc w:val="thaiDistribute"/>
        <w:rPr>
          <w:rFonts w:asciiTheme="minorHAnsi" w:hAnsiTheme="minorHAnsi" w:cstheme="minorHAnsi"/>
        </w:rPr>
      </w:pPr>
      <w:r w:rsidRPr="0002454D">
        <w:rPr>
          <w:rFonts w:asciiTheme="minorHAnsi" w:hAnsiTheme="minorHAnsi" w:cstheme="minorHAnsi"/>
        </w:rPr>
        <w:t>Reviewer:</w:t>
      </w:r>
      <w:r w:rsidRPr="0002454D">
        <w:rPr>
          <w:rFonts w:asciiTheme="minorHAnsi" w:hAnsiTheme="minorHAnsi" w:cstheme="minorHAnsi"/>
        </w:rPr>
        <w:tab/>
        <w:t>Add person who will be reviewer.</w:t>
      </w:r>
    </w:p>
    <w:p w14:paraId="51EC289D" w14:textId="77777777" w:rsidR="0002454D" w:rsidRPr="0002454D" w:rsidRDefault="00C12384" w:rsidP="001128C5">
      <w:pPr>
        <w:pStyle w:val="ListParagraph"/>
        <w:numPr>
          <w:ilvl w:val="2"/>
          <w:numId w:val="17"/>
        </w:numPr>
        <w:tabs>
          <w:tab w:val="left" w:pos="2700"/>
        </w:tabs>
        <w:spacing w:after="60"/>
        <w:jc w:val="thaiDistribute"/>
        <w:rPr>
          <w:rFonts w:asciiTheme="minorHAnsi" w:hAnsiTheme="minorHAnsi" w:cstheme="minorHAnsi"/>
        </w:rPr>
      </w:pPr>
      <w:r w:rsidRPr="0002454D">
        <w:rPr>
          <w:rFonts w:asciiTheme="minorHAnsi" w:hAnsiTheme="minorHAnsi" w:cstheme="minorHAnsi"/>
        </w:rPr>
        <w:t>Approver:</w:t>
      </w:r>
      <w:r w:rsidRPr="0002454D">
        <w:rPr>
          <w:rFonts w:asciiTheme="minorHAnsi" w:hAnsiTheme="minorHAnsi" w:cstheme="minorHAnsi"/>
        </w:rPr>
        <w:tab/>
        <w:t>Add person who will be approver.</w:t>
      </w:r>
    </w:p>
    <w:p w14:paraId="715C7DE3" w14:textId="77777777" w:rsidR="0002454D" w:rsidRPr="0002454D" w:rsidRDefault="00C12384" w:rsidP="001128C5">
      <w:pPr>
        <w:pStyle w:val="ListParagraph"/>
        <w:numPr>
          <w:ilvl w:val="2"/>
          <w:numId w:val="17"/>
        </w:numPr>
        <w:tabs>
          <w:tab w:val="left" w:pos="2700"/>
        </w:tabs>
        <w:spacing w:after="60"/>
        <w:jc w:val="thaiDistribute"/>
        <w:rPr>
          <w:rFonts w:asciiTheme="minorHAnsi" w:hAnsiTheme="minorHAnsi" w:cstheme="minorHAnsi"/>
        </w:rPr>
      </w:pPr>
      <w:r w:rsidRPr="0002454D">
        <w:rPr>
          <w:rFonts w:asciiTheme="minorHAnsi" w:hAnsiTheme="minorHAnsi" w:cstheme="minorHAnsi"/>
        </w:rPr>
        <w:t>Status (s): -</w:t>
      </w:r>
    </w:p>
    <w:p w14:paraId="79366110" w14:textId="77777777" w:rsidR="0002454D" w:rsidRPr="0002454D" w:rsidRDefault="005F4527" w:rsidP="001128C5">
      <w:pPr>
        <w:pStyle w:val="ListParagraph"/>
        <w:numPr>
          <w:ilvl w:val="3"/>
          <w:numId w:val="17"/>
        </w:numPr>
        <w:tabs>
          <w:tab w:val="left" w:pos="5040"/>
        </w:tabs>
        <w:spacing w:after="60"/>
        <w:ind w:left="1620" w:hanging="900"/>
        <w:jc w:val="thaiDistribute"/>
        <w:rPr>
          <w:rFonts w:asciiTheme="minorHAnsi" w:hAnsiTheme="minorHAnsi" w:cstheme="minorHAnsi"/>
        </w:rPr>
      </w:pPr>
      <w:r w:rsidRPr="0002454D">
        <w:rPr>
          <w:rFonts w:asciiTheme="minorHAnsi" w:hAnsiTheme="minorHAnsi" w:cstheme="minorHAnsi"/>
        </w:rPr>
        <w:t>1/4 Awaiting Submitted design:</w:t>
      </w:r>
      <w:r w:rsidRPr="0002454D">
        <w:rPr>
          <w:rFonts w:asciiTheme="minorHAnsi" w:hAnsiTheme="minorHAnsi" w:cstheme="minorHAnsi"/>
        </w:rPr>
        <w:tab/>
        <w:t xml:space="preserve">Designer to reviewer </w:t>
      </w:r>
      <w:r w:rsidRPr="0002454D">
        <w:rPr>
          <w:rFonts w:asciiTheme="minorHAnsi" w:hAnsiTheme="minorHAnsi" w:cstheme="minorHAnsi"/>
          <w:b/>
          <w:bCs/>
          <w:u w:val="single"/>
        </w:rPr>
        <w:t>(manual request)</w:t>
      </w:r>
    </w:p>
    <w:p w14:paraId="7621CF09" w14:textId="77777777" w:rsidR="0002454D" w:rsidRPr="0002454D" w:rsidRDefault="006A0CBE" w:rsidP="001128C5">
      <w:pPr>
        <w:pStyle w:val="ListParagraph"/>
        <w:numPr>
          <w:ilvl w:val="3"/>
          <w:numId w:val="17"/>
        </w:numPr>
        <w:tabs>
          <w:tab w:val="left" w:pos="5040"/>
        </w:tabs>
        <w:spacing w:after="60"/>
        <w:ind w:left="1620" w:hanging="900"/>
        <w:jc w:val="thaiDistribute"/>
        <w:rPr>
          <w:rFonts w:asciiTheme="minorHAnsi" w:hAnsiTheme="minorHAnsi" w:cstheme="minorHAnsi"/>
        </w:rPr>
      </w:pPr>
      <w:r w:rsidRPr="0002454D">
        <w:rPr>
          <w:rFonts w:asciiTheme="minorHAnsi" w:hAnsiTheme="minorHAnsi" w:cstheme="minorHAnsi"/>
        </w:rPr>
        <w:t>Awaiting Reviewer Approval:</w:t>
      </w:r>
      <w:r w:rsidRPr="0002454D">
        <w:rPr>
          <w:rFonts w:asciiTheme="minorHAnsi" w:hAnsiTheme="minorHAnsi" w:cstheme="minorHAnsi"/>
        </w:rPr>
        <w:tab/>
        <w:t>Reviewer will be approved (automatic)</w:t>
      </w:r>
    </w:p>
    <w:p w14:paraId="09686790" w14:textId="77777777" w:rsidR="0002454D" w:rsidRPr="0002454D" w:rsidRDefault="00C12384" w:rsidP="001128C5">
      <w:pPr>
        <w:pStyle w:val="ListParagraph"/>
        <w:numPr>
          <w:ilvl w:val="3"/>
          <w:numId w:val="17"/>
        </w:numPr>
        <w:tabs>
          <w:tab w:val="left" w:pos="5040"/>
        </w:tabs>
        <w:spacing w:after="60"/>
        <w:ind w:left="1620" w:hanging="900"/>
        <w:jc w:val="thaiDistribute"/>
        <w:rPr>
          <w:rFonts w:asciiTheme="minorHAnsi" w:hAnsiTheme="minorHAnsi" w:cstheme="minorHAnsi"/>
        </w:rPr>
      </w:pPr>
      <w:r w:rsidRPr="0002454D">
        <w:rPr>
          <w:rFonts w:asciiTheme="minorHAnsi" w:hAnsiTheme="minorHAnsi" w:cstheme="minorHAnsi"/>
        </w:rPr>
        <w:t>Awaiting Final Approval:</w:t>
      </w:r>
      <w:r w:rsidRPr="0002454D">
        <w:rPr>
          <w:rFonts w:asciiTheme="minorHAnsi" w:hAnsiTheme="minorHAnsi" w:cstheme="minorHAnsi"/>
        </w:rPr>
        <w:tab/>
        <w:t>Approver will be approved (automatic</w:t>
      </w:r>
      <w:r w:rsidR="00C31184" w:rsidRPr="0002454D">
        <w:rPr>
          <w:rFonts w:asciiTheme="minorHAnsi" w:hAnsiTheme="minorHAnsi" w:cstheme="minorHAnsi"/>
        </w:rPr>
        <w:t>)</w:t>
      </w:r>
    </w:p>
    <w:p w14:paraId="7F445AE7" w14:textId="77777777" w:rsidR="0002454D" w:rsidRPr="0002454D" w:rsidRDefault="00C12384" w:rsidP="001128C5">
      <w:pPr>
        <w:pStyle w:val="ListParagraph"/>
        <w:numPr>
          <w:ilvl w:val="3"/>
          <w:numId w:val="17"/>
        </w:numPr>
        <w:tabs>
          <w:tab w:val="left" w:pos="5040"/>
        </w:tabs>
        <w:spacing w:after="60"/>
        <w:ind w:left="1620" w:hanging="900"/>
        <w:jc w:val="thaiDistribute"/>
        <w:rPr>
          <w:rFonts w:asciiTheme="minorHAnsi" w:hAnsiTheme="minorHAnsi" w:cstheme="minorHAnsi"/>
        </w:rPr>
      </w:pPr>
      <w:r w:rsidRPr="0002454D">
        <w:rPr>
          <w:rFonts w:asciiTheme="minorHAnsi" w:hAnsiTheme="minorHAnsi" w:cstheme="minorHAnsi"/>
        </w:rPr>
        <w:t>Final Review: -</w:t>
      </w:r>
    </w:p>
    <w:p w14:paraId="2A8D920D" w14:textId="77777777" w:rsidR="0002454D" w:rsidRPr="0002454D" w:rsidRDefault="00C12384" w:rsidP="001128C5">
      <w:pPr>
        <w:pStyle w:val="ListParagraph"/>
        <w:numPr>
          <w:ilvl w:val="4"/>
          <w:numId w:val="17"/>
        </w:numPr>
        <w:tabs>
          <w:tab w:val="left" w:pos="5040"/>
        </w:tabs>
        <w:spacing w:after="60"/>
        <w:ind w:left="2160" w:hanging="540"/>
        <w:jc w:val="thaiDistribute"/>
        <w:rPr>
          <w:rFonts w:asciiTheme="minorHAnsi" w:hAnsiTheme="minorHAnsi" w:cstheme="minorHAnsi"/>
        </w:rPr>
      </w:pPr>
      <w:r w:rsidRPr="0002454D">
        <w:rPr>
          <w:rFonts w:asciiTheme="minorHAnsi" w:hAnsiTheme="minorHAnsi" w:cstheme="minorHAnsi"/>
        </w:rPr>
        <w:t>4/4 Design Approved:</w:t>
      </w:r>
      <w:r w:rsidRPr="0002454D">
        <w:rPr>
          <w:rFonts w:asciiTheme="minorHAnsi" w:hAnsiTheme="minorHAnsi" w:cstheme="minorHAnsi"/>
        </w:rPr>
        <w:tab/>
        <w:t>Reviewer and Approver confirm</w:t>
      </w:r>
      <w:r w:rsidR="00D234BE" w:rsidRPr="0002454D">
        <w:rPr>
          <w:rFonts w:asciiTheme="minorHAnsi" w:hAnsiTheme="minorHAnsi" w:cstheme="minorHAnsi"/>
        </w:rPr>
        <w:t>ation.</w:t>
      </w:r>
    </w:p>
    <w:p w14:paraId="4F02D66E" w14:textId="36FF249C" w:rsidR="0002454D" w:rsidRDefault="000F63DE" w:rsidP="001128C5">
      <w:pPr>
        <w:pStyle w:val="ListParagraph"/>
        <w:numPr>
          <w:ilvl w:val="4"/>
          <w:numId w:val="17"/>
        </w:numPr>
        <w:tabs>
          <w:tab w:val="left" w:pos="5040"/>
        </w:tabs>
        <w:spacing w:after="60"/>
        <w:ind w:left="2160" w:hanging="540"/>
        <w:rPr>
          <w:rFonts w:asciiTheme="minorHAnsi" w:hAnsiTheme="minorHAnsi" w:cstheme="minorHAnsi"/>
        </w:rPr>
      </w:pPr>
      <w:r w:rsidRPr="0002454D">
        <w:rPr>
          <w:rFonts w:asciiTheme="minorHAnsi" w:hAnsiTheme="minorHAnsi" w:cstheme="minorHAnsi"/>
        </w:rPr>
        <w:t>4</w:t>
      </w:r>
      <w:r w:rsidR="00C12384" w:rsidRPr="0002454D">
        <w:rPr>
          <w:rFonts w:asciiTheme="minorHAnsi" w:hAnsiTheme="minorHAnsi" w:cstheme="minorHAnsi"/>
        </w:rPr>
        <w:t xml:space="preserve">/4 Design </w:t>
      </w:r>
      <w:del w:id="3" w:author="Ekkarat Titawong" w:date="2022-01-10T15:36:00Z">
        <w:r w:rsidR="00C12384" w:rsidRPr="0002454D" w:rsidDel="006A5A5C">
          <w:rPr>
            <w:rFonts w:asciiTheme="minorHAnsi" w:hAnsiTheme="minorHAnsi" w:cstheme="minorHAnsi"/>
          </w:rPr>
          <w:delText>Rejected :</w:delText>
        </w:r>
      </w:del>
      <w:ins w:id="4" w:author="Ekkarat Titawong" w:date="2022-01-10T15:36:00Z">
        <w:r w:rsidR="006A5A5C" w:rsidRPr="0002454D">
          <w:rPr>
            <w:rFonts w:asciiTheme="minorHAnsi" w:hAnsiTheme="minorHAnsi" w:cstheme="minorHAnsi"/>
          </w:rPr>
          <w:t>Rejected:</w:t>
        </w:r>
      </w:ins>
      <w:r w:rsidR="00C12384" w:rsidRPr="0002454D">
        <w:rPr>
          <w:rFonts w:asciiTheme="minorHAnsi" w:hAnsiTheme="minorHAnsi" w:cstheme="minorHAnsi"/>
        </w:rPr>
        <w:tab/>
        <w:t>Reviewer or Approver reject to design</w:t>
      </w:r>
    </w:p>
    <w:p w14:paraId="36EAEE4D" w14:textId="4FE2E89E" w:rsidR="0002454D" w:rsidRPr="0002454D" w:rsidRDefault="00BB7412" w:rsidP="0002454D">
      <w:pPr>
        <w:pStyle w:val="ListParagraph"/>
        <w:tabs>
          <w:tab w:val="left" w:pos="5040"/>
        </w:tabs>
        <w:spacing w:after="120"/>
        <w:ind w:left="2160"/>
        <w:rPr>
          <w:rFonts w:asciiTheme="minorHAnsi" w:hAnsiTheme="minorHAnsi" w:cstheme="minorHAnsi"/>
        </w:rPr>
      </w:pPr>
      <w:r w:rsidRPr="0002454D">
        <w:rPr>
          <w:rFonts w:asciiTheme="minorHAnsi" w:hAnsiTheme="minorHAnsi" w:cstheme="minorHAnsi"/>
        </w:rPr>
        <w:t>(</w:t>
      </w:r>
      <w:r w:rsidR="006B6E87" w:rsidRPr="0002454D">
        <w:rPr>
          <w:rFonts w:asciiTheme="minorHAnsi" w:hAnsiTheme="minorHAnsi" w:cstheme="minorHAnsi"/>
        </w:rPr>
        <w:t xml:space="preserve">After </w:t>
      </w:r>
      <w:r w:rsidR="00B34855" w:rsidRPr="0002454D">
        <w:rPr>
          <w:rFonts w:asciiTheme="minorHAnsi" w:hAnsiTheme="minorHAnsi" w:cstheme="minorHAnsi"/>
        </w:rPr>
        <w:t>r</w:t>
      </w:r>
      <w:r w:rsidR="006B6E87" w:rsidRPr="0002454D">
        <w:rPr>
          <w:rFonts w:asciiTheme="minorHAnsi" w:hAnsiTheme="minorHAnsi" w:cstheme="minorHAnsi"/>
        </w:rPr>
        <w:t xml:space="preserve">ejected, designer </w:t>
      </w:r>
      <w:r w:rsidR="00B34855" w:rsidRPr="0002454D">
        <w:rPr>
          <w:rFonts w:asciiTheme="minorHAnsi" w:hAnsiTheme="minorHAnsi" w:cstheme="minorHAnsi"/>
        </w:rPr>
        <w:t>will</w:t>
      </w:r>
      <w:r w:rsidR="006B6E87" w:rsidRPr="0002454D">
        <w:rPr>
          <w:rFonts w:asciiTheme="minorHAnsi" w:hAnsiTheme="minorHAnsi" w:cstheme="minorHAnsi"/>
        </w:rPr>
        <w:t xml:space="preserve"> update as recommend</w:t>
      </w:r>
      <w:r w:rsidR="008D0624" w:rsidRPr="0002454D">
        <w:rPr>
          <w:rFonts w:asciiTheme="minorHAnsi" w:hAnsiTheme="minorHAnsi" w:cstheme="minorHAnsi"/>
        </w:rPr>
        <w:t>ation</w:t>
      </w:r>
      <w:r w:rsidR="006B6E87" w:rsidRPr="0002454D">
        <w:rPr>
          <w:rFonts w:asciiTheme="minorHAnsi" w:hAnsiTheme="minorHAnsi" w:cstheme="minorHAnsi"/>
        </w:rPr>
        <w:t xml:space="preserve"> </w:t>
      </w:r>
      <w:r w:rsidR="00B34855" w:rsidRPr="0002454D">
        <w:rPr>
          <w:rFonts w:asciiTheme="minorHAnsi" w:hAnsiTheme="minorHAnsi" w:cstheme="minorHAnsi"/>
        </w:rPr>
        <w:t>then</w:t>
      </w:r>
      <w:r w:rsidR="006B6E87" w:rsidRPr="0002454D">
        <w:rPr>
          <w:rFonts w:asciiTheme="minorHAnsi" w:hAnsiTheme="minorHAnsi" w:cstheme="minorHAnsi"/>
        </w:rPr>
        <w:t xml:space="preserve"> proceed again from beginning</w:t>
      </w:r>
      <w:r w:rsidR="00D234BE" w:rsidRPr="0002454D">
        <w:rPr>
          <w:rFonts w:asciiTheme="minorHAnsi" w:hAnsiTheme="minorHAnsi" w:cstheme="minorHAnsi"/>
        </w:rPr>
        <w:t>)</w:t>
      </w:r>
    </w:p>
    <w:p w14:paraId="19676429" w14:textId="77777777" w:rsidR="0002454D" w:rsidRPr="0002454D" w:rsidRDefault="00C12384" w:rsidP="001128C5">
      <w:pPr>
        <w:pStyle w:val="ListParagraph"/>
        <w:numPr>
          <w:ilvl w:val="2"/>
          <w:numId w:val="17"/>
        </w:numPr>
        <w:tabs>
          <w:tab w:val="left" w:pos="2700"/>
        </w:tabs>
        <w:spacing w:after="60"/>
        <w:jc w:val="thaiDistribute"/>
        <w:rPr>
          <w:rFonts w:asciiTheme="minorHAnsi" w:hAnsiTheme="minorHAnsi" w:cstheme="minorHAnsi"/>
        </w:rPr>
      </w:pPr>
      <w:r w:rsidRPr="0002454D">
        <w:rPr>
          <w:rFonts w:asciiTheme="minorHAnsi" w:hAnsiTheme="minorHAnsi" w:cstheme="minorHAnsi"/>
        </w:rPr>
        <w:t>Files Location:</w:t>
      </w:r>
      <w:r w:rsidRPr="0002454D">
        <w:rPr>
          <w:rFonts w:asciiTheme="minorHAnsi" w:hAnsiTheme="minorHAnsi" w:cstheme="minorHAnsi"/>
        </w:rPr>
        <w:tab/>
        <w:t>Place SharePoint link to folder of design approve request.</w:t>
      </w:r>
    </w:p>
    <w:p w14:paraId="381D705D" w14:textId="77777777" w:rsidR="0002454D" w:rsidRPr="0002454D" w:rsidRDefault="00C12384" w:rsidP="001128C5">
      <w:pPr>
        <w:pStyle w:val="ListParagraph"/>
        <w:numPr>
          <w:ilvl w:val="2"/>
          <w:numId w:val="17"/>
        </w:numPr>
        <w:tabs>
          <w:tab w:val="left" w:pos="2700"/>
        </w:tabs>
        <w:spacing w:after="60"/>
        <w:jc w:val="thaiDistribute"/>
        <w:rPr>
          <w:rFonts w:asciiTheme="minorHAnsi" w:hAnsiTheme="minorHAnsi" w:cstheme="minorHAnsi"/>
        </w:rPr>
      </w:pPr>
      <w:r w:rsidRPr="0002454D">
        <w:rPr>
          <w:rFonts w:asciiTheme="minorHAnsi" w:hAnsiTheme="minorHAnsi" w:cstheme="minorHAnsi"/>
        </w:rPr>
        <w:t>References:</w:t>
      </w:r>
      <w:r w:rsidRPr="0002454D">
        <w:rPr>
          <w:rFonts w:asciiTheme="minorHAnsi" w:hAnsiTheme="minorHAnsi" w:cstheme="minorHAnsi"/>
        </w:rPr>
        <w:tab/>
        <w:t>Place additional link (share cart, design note, etc.)</w:t>
      </w:r>
    </w:p>
    <w:p w14:paraId="580F58B1" w14:textId="53B9B88A" w:rsidR="00C31184" w:rsidRPr="009A6AB1" w:rsidRDefault="00C12384" w:rsidP="008D5A0D">
      <w:pPr>
        <w:pStyle w:val="ListParagraph"/>
        <w:numPr>
          <w:ilvl w:val="2"/>
          <w:numId w:val="17"/>
        </w:numPr>
        <w:tabs>
          <w:tab w:val="left" w:pos="2700"/>
        </w:tabs>
        <w:spacing w:after="60"/>
        <w:jc w:val="thaiDistribute"/>
      </w:pPr>
      <w:r w:rsidRPr="00A92EC5">
        <w:rPr>
          <w:rFonts w:asciiTheme="minorHAnsi" w:hAnsiTheme="minorHAnsi" w:cstheme="minorHAnsi"/>
        </w:rPr>
        <w:lastRenderedPageBreak/>
        <w:t>Files Associated:</w:t>
      </w:r>
      <w:r w:rsidRPr="00A92EC5">
        <w:rPr>
          <w:rFonts w:asciiTheme="minorHAnsi" w:hAnsiTheme="minorHAnsi" w:cstheme="minorHAnsi"/>
        </w:rPr>
        <w:tab/>
        <w:t xml:space="preserve">Attached files </w:t>
      </w:r>
      <w:r w:rsidR="00832BE5" w:rsidRPr="00A92EC5">
        <w:rPr>
          <w:rFonts w:asciiTheme="minorHAnsi" w:hAnsiTheme="minorHAnsi" w:cstheme="minorHAnsi"/>
        </w:rPr>
        <w:t>for</w:t>
      </w:r>
      <w:r w:rsidRPr="00A92EC5">
        <w:rPr>
          <w:rFonts w:asciiTheme="minorHAnsi" w:hAnsiTheme="minorHAnsi" w:cstheme="minorHAnsi"/>
        </w:rPr>
        <w:t xml:space="preserve"> </w:t>
      </w:r>
      <w:r w:rsidR="00832BE5" w:rsidRPr="00A92EC5">
        <w:rPr>
          <w:rFonts w:asciiTheme="minorHAnsi" w:hAnsiTheme="minorHAnsi" w:cstheme="minorHAnsi"/>
        </w:rPr>
        <w:t xml:space="preserve">approved </w:t>
      </w:r>
      <w:r w:rsidRPr="00A92EC5">
        <w:rPr>
          <w:rFonts w:asciiTheme="minorHAnsi" w:hAnsiTheme="minorHAnsi" w:cstheme="minorHAnsi"/>
        </w:rPr>
        <w:t>request (</w:t>
      </w:r>
      <w:r w:rsidR="00832BE5" w:rsidRPr="00A92EC5">
        <w:rPr>
          <w:rFonts w:asciiTheme="minorHAnsi" w:hAnsiTheme="minorHAnsi" w:cstheme="minorHAnsi"/>
        </w:rPr>
        <w:t>can be</w:t>
      </w:r>
      <w:r w:rsidRPr="00A92EC5">
        <w:rPr>
          <w:rFonts w:asciiTheme="minorHAnsi" w:hAnsiTheme="minorHAnsi" w:cstheme="minorHAnsi"/>
        </w:rPr>
        <w:t xml:space="preserve"> more than 1)</w:t>
      </w:r>
      <w:r w:rsidR="00C31184" w:rsidRPr="009A6AB1">
        <w:br w:type="page"/>
      </w:r>
    </w:p>
    <w:p w14:paraId="789DB8B1" w14:textId="28F83D1F" w:rsidR="00AA7C52" w:rsidRPr="00284610" w:rsidRDefault="004C3698" w:rsidP="004D2BDC">
      <w:pPr>
        <w:pStyle w:val="Heading3"/>
        <w:numPr>
          <w:ilvl w:val="1"/>
          <w:numId w:val="17"/>
        </w:numPr>
        <w:spacing w:before="120" w:after="120"/>
        <w:ind w:left="720" w:hanging="720"/>
        <w:jc w:val="thaiDistribute"/>
        <w:rPr>
          <w:rFonts w:asciiTheme="minorHAnsi" w:hAnsiTheme="minorHAnsi" w:cstheme="minorHAnsi"/>
          <w:b/>
          <w:bCs/>
          <w:color w:val="0563C1" w:themeColor="hyperlink"/>
          <w:sz w:val="24"/>
          <w:szCs w:val="24"/>
          <w:u w:val="single"/>
        </w:rPr>
      </w:pPr>
      <w:r w:rsidRPr="009A6AB1">
        <w:rPr>
          <w:rFonts w:asciiTheme="minorHAnsi" w:hAnsiTheme="minorHAnsi" w:cstheme="minorHAnsi"/>
          <w:b/>
          <w:bCs/>
          <w:sz w:val="24"/>
          <w:szCs w:val="24"/>
        </w:rPr>
        <w:lastRenderedPageBreak/>
        <w:t xml:space="preserve">ENGINEERING ELECTRONICS CODE </w:t>
      </w:r>
      <w:hyperlink r:id="rId15" w:history="1">
        <w:r w:rsidRPr="004C3698">
          <w:rPr>
            <w:rStyle w:val="Hyperlink"/>
            <w:rFonts w:asciiTheme="minorHAnsi" w:hAnsiTheme="minorHAnsi" w:cstheme="minorHAnsi"/>
            <w:b/>
            <w:bCs/>
            <w:sz w:val="24"/>
            <w:szCs w:val="24"/>
          </w:rPr>
          <w:t>(EEP CODEX)</w:t>
        </w:r>
      </w:hyperlink>
    </w:p>
    <w:p w14:paraId="3A87E226" w14:textId="15F26390" w:rsidR="0002686F" w:rsidRPr="0002686F" w:rsidRDefault="0002686F" w:rsidP="009A6AB1">
      <w:pPr>
        <w:pStyle w:val="ListParagraph"/>
        <w:spacing w:after="120"/>
        <w:jc w:val="thaiDistribute"/>
        <w:rPr>
          <w:rFonts w:asciiTheme="minorHAnsi" w:hAnsiTheme="minorHAnsi" w:cstheme="minorHAnsi"/>
        </w:rPr>
      </w:pPr>
      <w:r w:rsidRPr="0002686F">
        <w:rPr>
          <w:rFonts w:asciiTheme="minorHAnsi" w:hAnsiTheme="minorHAnsi" w:cstheme="minorHAnsi"/>
        </w:rPr>
        <w:t xml:space="preserve">Designer shall reserve code and register design name to EEP CODEX before starting to create work. Format of CODEX and name must be followed in standard and will </w:t>
      </w:r>
      <w:proofErr w:type="gramStart"/>
      <w:r w:rsidRPr="0002686F">
        <w:rPr>
          <w:rFonts w:asciiTheme="minorHAnsi" w:hAnsiTheme="minorHAnsi" w:cstheme="minorHAnsi"/>
        </w:rPr>
        <w:t>approved</w:t>
      </w:r>
      <w:proofErr w:type="gramEnd"/>
      <w:r w:rsidRPr="0002686F">
        <w:rPr>
          <w:rFonts w:asciiTheme="minorHAnsi" w:hAnsiTheme="minorHAnsi" w:cstheme="minorHAnsi"/>
        </w:rPr>
        <w:t xml:space="preserve"> by EE. Admin. Designer shall be responsible to monitor design update, file location, remark and note.</w:t>
      </w:r>
    </w:p>
    <w:tbl>
      <w:tblPr>
        <w:tblStyle w:val="TableGrid"/>
        <w:tblW w:w="0" w:type="auto"/>
        <w:jc w:val="center"/>
        <w:tblLook w:val="04A0" w:firstRow="1" w:lastRow="0" w:firstColumn="1" w:lastColumn="0" w:noHBand="0" w:noVBand="1"/>
      </w:tblPr>
      <w:tblGrid>
        <w:gridCol w:w="863"/>
        <w:gridCol w:w="859"/>
        <w:gridCol w:w="859"/>
        <w:gridCol w:w="852"/>
        <w:gridCol w:w="859"/>
        <w:gridCol w:w="858"/>
        <w:gridCol w:w="859"/>
        <w:gridCol w:w="859"/>
        <w:gridCol w:w="852"/>
        <w:gridCol w:w="852"/>
        <w:gridCol w:w="859"/>
      </w:tblGrid>
      <w:tr w:rsidR="00C657C3" w14:paraId="05FA165C" w14:textId="77777777" w:rsidTr="0002686F">
        <w:trPr>
          <w:trHeight w:val="432"/>
          <w:jc w:val="center"/>
        </w:trPr>
        <w:tc>
          <w:tcPr>
            <w:tcW w:w="891" w:type="dxa"/>
            <w:tcBorders>
              <w:top w:val="single" w:sz="12" w:space="0" w:color="auto"/>
              <w:left w:val="single" w:sz="12" w:space="0" w:color="auto"/>
              <w:bottom w:val="double" w:sz="4" w:space="0" w:color="auto"/>
              <w:right w:val="double" w:sz="4" w:space="0" w:color="auto"/>
            </w:tcBorders>
            <w:vAlign w:val="center"/>
          </w:tcPr>
          <w:p w14:paraId="12136233"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EEP</w:t>
            </w:r>
          </w:p>
        </w:tc>
        <w:tc>
          <w:tcPr>
            <w:tcW w:w="892" w:type="dxa"/>
            <w:tcBorders>
              <w:top w:val="single" w:sz="12" w:space="0" w:color="auto"/>
              <w:left w:val="double" w:sz="4" w:space="0" w:color="auto"/>
              <w:bottom w:val="double" w:sz="4" w:space="0" w:color="auto"/>
              <w:right w:val="single" w:sz="12" w:space="0" w:color="auto"/>
            </w:tcBorders>
            <w:vAlign w:val="center"/>
          </w:tcPr>
          <w:p w14:paraId="0CAAE724"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1</w:t>
            </w:r>
          </w:p>
        </w:tc>
        <w:tc>
          <w:tcPr>
            <w:tcW w:w="892" w:type="dxa"/>
            <w:tcBorders>
              <w:top w:val="single" w:sz="12" w:space="0" w:color="auto"/>
              <w:left w:val="single" w:sz="12" w:space="0" w:color="auto"/>
              <w:bottom w:val="double" w:sz="4" w:space="0" w:color="auto"/>
              <w:right w:val="single" w:sz="12" w:space="0" w:color="auto"/>
            </w:tcBorders>
            <w:vAlign w:val="center"/>
          </w:tcPr>
          <w:p w14:paraId="137214CA"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2</w:t>
            </w:r>
          </w:p>
        </w:tc>
        <w:tc>
          <w:tcPr>
            <w:tcW w:w="892" w:type="dxa"/>
            <w:tcBorders>
              <w:top w:val="single" w:sz="12" w:space="0" w:color="auto"/>
              <w:left w:val="single" w:sz="12" w:space="0" w:color="auto"/>
              <w:bottom w:val="double" w:sz="4" w:space="0" w:color="auto"/>
              <w:right w:val="single" w:sz="12" w:space="0" w:color="auto"/>
            </w:tcBorders>
            <w:vAlign w:val="center"/>
          </w:tcPr>
          <w:p w14:paraId="1A945284"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3</w:t>
            </w:r>
          </w:p>
        </w:tc>
        <w:tc>
          <w:tcPr>
            <w:tcW w:w="892" w:type="dxa"/>
            <w:tcBorders>
              <w:top w:val="single" w:sz="12" w:space="0" w:color="auto"/>
              <w:left w:val="single" w:sz="12" w:space="0" w:color="auto"/>
              <w:bottom w:val="double" w:sz="4" w:space="0" w:color="auto"/>
              <w:right w:val="single" w:sz="12" w:space="0" w:color="auto"/>
            </w:tcBorders>
            <w:vAlign w:val="center"/>
          </w:tcPr>
          <w:p w14:paraId="472E5038"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4</w:t>
            </w:r>
          </w:p>
        </w:tc>
        <w:tc>
          <w:tcPr>
            <w:tcW w:w="891" w:type="dxa"/>
            <w:tcBorders>
              <w:top w:val="single" w:sz="12" w:space="0" w:color="auto"/>
              <w:left w:val="single" w:sz="12" w:space="0" w:color="auto"/>
              <w:bottom w:val="double" w:sz="4" w:space="0" w:color="auto"/>
              <w:right w:val="single" w:sz="12" w:space="0" w:color="auto"/>
            </w:tcBorders>
            <w:vAlign w:val="center"/>
          </w:tcPr>
          <w:p w14:paraId="56C84C02"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5</w:t>
            </w:r>
          </w:p>
        </w:tc>
        <w:tc>
          <w:tcPr>
            <w:tcW w:w="892" w:type="dxa"/>
            <w:tcBorders>
              <w:top w:val="single" w:sz="12" w:space="0" w:color="auto"/>
              <w:left w:val="single" w:sz="12" w:space="0" w:color="auto"/>
              <w:bottom w:val="double" w:sz="4" w:space="0" w:color="auto"/>
              <w:right w:val="single" w:sz="12" w:space="0" w:color="auto"/>
            </w:tcBorders>
            <w:vAlign w:val="center"/>
          </w:tcPr>
          <w:p w14:paraId="5D18D67F"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6</w:t>
            </w:r>
          </w:p>
        </w:tc>
        <w:tc>
          <w:tcPr>
            <w:tcW w:w="892" w:type="dxa"/>
            <w:tcBorders>
              <w:top w:val="single" w:sz="12" w:space="0" w:color="auto"/>
              <w:left w:val="single" w:sz="12" w:space="0" w:color="auto"/>
              <w:bottom w:val="double" w:sz="4" w:space="0" w:color="auto"/>
              <w:right w:val="single" w:sz="12" w:space="0" w:color="auto"/>
            </w:tcBorders>
            <w:vAlign w:val="center"/>
          </w:tcPr>
          <w:p w14:paraId="1CE9A3F3"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7</w:t>
            </w:r>
          </w:p>
        </w:tc>
        <w:tc>
          <w:tcPr>
            <w:tcW w:w="892" w:type="dxa"/>
            <w:tcBorders>
              <w:top w:val="single" w:sz="12" w:space="0" w:color="auto"/>
              <w:left w:val="single" w:sz="12" w:space="0" w:color="auto"/>
              <w:bottom w:val="double" w:sz="4" w:space="0" w:color="auto"/>
              <w:right w:val="single" w:sz="12" w:space="0" w:color="auto"/>
            </w:tcBorders>
            <w:vAlign w:val="center"/>
          </w:tcPr>
          <w:p w14:paraId="4A4364A3"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8</w:t>
            </w:r>
          </w:p>
        </w:tc>
        <w:tc>
          <w:tcPr>
            <w:tcW w:w="892" w:type="dxa"/>
            <w:tcBorders>
              <w:top w:val="single" w:sz="12" w:space="0" w:color="auto"/>
              <w:left w:val="single" w:sz="12" w:space="0" w:color="auto"/>
              <w:bottom w:val="double" w:sz="4" w:space="0" w:color="auto"/>
              <w:right w:val="single" w:sz="12" w:space="0" w:color="auto"/>
            </w:tcBorders>
            <w:vAlign w:val="center"/>
          </w:tcPr>
          <w:p w14:paraId="1678A65F"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9</w:t>
            </w:r>
          </w:p>
        </w:tc>
        <w:tc>
          <w:tcPr>
            <w:tcW w:w="892" w:type="dxa"/>
            <w:tcBorders>
              <w:top w:val="single" w:sz="12" w:space="0" w:color="auto"/>
              <w:left w:val="single" w:sz="12" w:space="0" w:color="auto"/>
              <w:bottom w:val="double" w:sz="4" w:space="0" w:color="auto"/>
              <w:right w:val="single" w:sz="12" w:space="0" w:color="auto"/>
            </w:tcBorders>
            <w:vAlign w:val="center"/>
          </w:tcPr>
          <w:p w14:paraId="2D93463B" w14:textId="77777777" w:rsidR="00DC2377" w:rsidRPr="00DC2377" w:rsidRDefault="00DC2377" w:rsidP="00865728">
            <w:pPr>
              <w:jc w:val="center"/>
              <w:rPr>
                <w:rFonts w:asciiTheme="minorHAnsi" w:hAnsiTheme="minorHAnsi" w:cstheme="minorHAnsi"/>
                <w:b/>
                <w:bCs/>
              </w:rPr>
            </w:pPr>
            <w:r w:rsidRPr="00DC2377">
              <w:rPr>
                <w:rFonts w:asciiTheme="minorHAnsi" w:hAnsiTheme="minorHAnsi" w:cstheme="minorHAnsi"/>
                <w:b/>
                <w:bCs/>
              </w:rPr>
              <w:t>0</w:t>
            </w:r>
          </w:p>
        </w:tc>
      </w:tr>
      <w:tr w:rsidR="00C657C3" w14:paraId="0A9062BC" w14:textId="77777777" w:rsidTr="0002686F">
        <w:trPr>
          <w:cantSplit/>
          <w:trHeight w:val="2304"/>
          <w:jc w:val="center"/>
        </w:trPr>
        <w:tc>
          <w:tcPr>
            <w:tcW w:w="891" w:type="dxa"/>
            <w:tcBorders>
              <w:top w:val="double" w:sz="4" w:space="0" w:color="auto"/>
              <w:left w:val="single" w:sz="12" w:space="0" w:color="auto"/>
              <w:bottom w:val="single" w:sz="12" w:space="0" w:color="auto"/>
              <w:right w:val="double" w:sz="4" w:space="0" w:color="auto"/>
            </w:tcBorders>
            <w:textDirection w:val="btLr"/>
            <w:vAlign w:val="center"/>
          </w:tcPr>
          <w:p w14:paraId="6638817D" w14:textId="77777777" w:rsidR="00DC2377" w:rsidRPr="00DC2377" w:rsidRDefault="00DC2377" w:rsidP="00865728">
            <w:pPr>
              <w:ind w:right="288"/>
              <w:jc w:val="center"/>
              <w:rPr>
                <w:rFonts w:asciiTheme="minorHAnsi" w:hAnsiTheme="minorHAnsi" w:cstheme="minorHAnsi"/>
                <w:b/>
                <w:bCs/>
              </w:rPr>
            </w:pPr>
            <w:r w:rsidRPr="00DC2377">
              <w:rPr>
                <w:rFonts w:asciiTheme="minorHAnsi" w:hAnsiTheme="minorHAnsi" w:cstheme="minorHAnsi"/>
                <w:b/>
                <w:bCs/>
              </w:rPr>
              <w:t>Design Type (s)</w:t>
            </w:r>
          </w:p>
        </w:tc>
        <w:tc>
          <w:tcPr>
            <w:tcW w:w="892" w:type="dxa"/>
            <w:tcBorders>
              <w:top w:val="double" w:sz="4" w:space="0" w:color="auto"/>
              <w:left w:val="double" w:sz="4" w:space="0" w:color="auto"/>
              <w:bottom w:val="single" w:sz="12" w:space="0" w:color="auto"/>
              <w:right w:val="single" w:sz="12" w:space="0" w:color="auto"/>
            </w:tcBorders>
            <w:textDirection w:val="btLr"/>
            <w:vAlign w:val="center"/>
          </w:tcPr>
          <w:p w14:paraId="20CC8FD9" w14:textId="77777777" w:rsidR="00DC2377" w:rsidRPr="00DC2377" w:rsidRDefault="00DC2377" w:rsidP="00865728">
            <w:pPr>
              <w:ind w:left="288"/>
              <w:rPr>
                <w:rFonts w:asciiTheme="minorHAnsi" w:hAnsiTheme="minorHAnsi" w:cstheme="minorHAnsi"/>
              </w:rPr>
            </w:pPr>
            <w:r w:rsidRPr="00DC2377">
              <w:rPr>
                <w:rFonts w:asciiTheme="minorHAnsi" w:hAnsiTheme="minorHAnsi" w:cstheme="minorHAnsi"/>
              </w:rPr>
              <w:t>Breakout Board</w:t>
            </w:r>
          </w:p>
        </w:tc>
        <w:tc>
          <w:tcPr>
            <w:tcW w:w="892" w:type="dxa"/>
            <w:tcBorders>
              <w:top w:val="double" w:sz="4" w:space="0" w:color="auto"/>
              <w:left w:val="single" w:sz="12" w:space="0" w:color="auto"/>
              <w:bottom w:val="single" w:sz="12" w:space="0" w:color="auto"/>
              <w:right w:val="single" w:sz="12" w:space="0" w:color="auto"/>
            </w:tcBorders>
            <w:textDirection w:val="btLr"/>
            <w:vAlign w:val="center"/>
          </w:tcPr>
          <w:p w14:paraId="62B73FD6" w14:textId="77777777" w:rsidR="00DC2377" w:rsidRPr="00DC2377" w:rsidRDefault="00DC2377" w:rsidP="00865728">
            <w:pPr>
              <w:ind w:left="288"/>
              <w:rPr>
                <w:rFonts w:asciiTheme="minorHAnsi" w:hAnsiTheme="minorHAnsi" w:cstheme="minorHAnsi"/>
              </w:rPr>
            </w:pPr>
            <w:r w:rsidRPr="00DC2377">
              <w:rPr>
                <w:rFonts w:asciiTheme="minorHAnsi" w:hAnsiTheme="minorHAnsi" w:cstheme="minorHAnsi"/>
              </w:rPr>
              <w:t>Sensor Adapter</w:t>
            </w:r>
          </w:p>
        </w:tc>
        <w:tc>
          <w:tcPr>
            <w:tcW w:w="892" w:type="dxa"/>
            <w:tcBorders>
              <w:top w:val="double" w:sz="4" w:space="0" w:color="auto"/>
              <w:left w:val="single" w:sz="12" w:space="0" w:color="auto"/>
              <w:bottom w:val="single" w:sz="12" w:space="0" w:color="auto"/>
              <w:right w:val="single" w:sz="12" w:space="0" w:color="auto"/>
            </w:tcBorders>
            <w:textDirection w:val="btLr"/>
            <w:vAlign w:val="center"/>
          </w:tcPr>
          <w:p w14:paraId="2B18E3F0" w14:textId="77777777" w:rsidR="00DC2377" w:rsidRPr="00DC2377" w:rsidRDefault="00DC2377" w:rsidP="00865728">
            <w:pPr>
              <w:ind w:left="288"/>
              <w:rPr>
                <w:rFonts w:asciiTheme="minorHAnsi" w:hAnsiTheme="minorHAnsi" w:cstheme="minorHAnsi"/>
              </w:rPr>
            </w:pPr>
            <w:r w:rsidRPr="00DC2377">
              <w:rPr>
                <w:rFonts w:asciiTheme="minorHAnsi" w:hAnsiTheme="minorHAnsi" w:cstheme="minorHAnsi"/>
                <w:sz w:val="18"/>
                <w:szCs w:val="22"/>
              </w:rPr>
              <w:t>Reserved</w:t>
            </w:r>
          </w:p>
        </w:tc>
        <w:tc>
          <w:tcPr>
            <w:tcW w:w="892" w:type="dxa"/>
            <w:tcBorders>
              <w:top w:val="double" w:sz="4" w:space="0" w:color="auto"/>
              <w:left w:val="single" w:sz="12" w:space="0" w:color="auto"/>
              <w:bottom w:val="single" w:sz="12" w:space="0" w:color="auto"/>
              <w:right w:val="single" w:sz="12" w:space="0" w:color="auto"/>
            </w:tcBorders>
            <w:textDirection w:val="btLr"/>
            <w:vAlign w:val="center"/>
          </w:tcPr>
          <w:p w14:paraId="74ED36F1" w14:textId="77777777" w:rsidR="00DC2377" w:rsidRPr="00DC2377" w:rsidRDefault="00DC2377" w:rsidP="00865728">
            <w:pPr>
              <w:ind w:left="288"/>
              <w:rPr>
                <w:rFonts w:asciiTheme="minorHAnsi" w:hAnsiTheme="minorHAnsi" w:cstheme="minorHAnsi"/>
              </w:rPr>
            </w:pPr>
            <w:r w:rsidRPr="00DC2377">
              <w:rPr>
                <w:rFonts w:asciiTheme="minorHAnsi" w:hAnsiTheme="minorHAnsi" w:cstheme="minorHAnsi"/>
              </w:rPr>
              <w:t>UTM</w:t>
            </w:r>
          </w:p>
        </w:tc>
        <w:tc>
          <w:tcPr>
            <w:tcW w:w="891" w:type="dxa"/>
            <w:tcBorders>
              <w:top w:val="double" w:sz="4" w:space="0" w:color="auto"/>
              <w:left w:val="single" w:sz="12" w:space="0" w:color="auto"/>
              <w:bottom w:val="single" w:sz="12" w:space="0" w:color="auto"/>
              <w:right w:val="single" w:sz="12" w:space="0" w:color="auto"/>
            </w:tcBorders>
            <w:textDirection w:val="btLr"/>
            <w:vAlign w:val="center"/>
          </w:tcPr>
          <w:p w14:paraId="4B61A3B3" w14:textId="77777777" w:rsidR="00DC2377" w:rsidRPr="00DC2377" w:rsidRDefault="00DC2377" w:rsidP="00865728">
            <w:pPr>
              <w:ind w:left="288"/>
              <w:rPr>
                <w:rFonts w:asciiTheme="minorHAnsi" w:hAnsiTheme="minorHAnsi" w:cstheme="minorHAnsi"/>
              </w:rPr>
            </w:pPr>
            <w:r w:rsidRPr="00DC2377">
              <w:rPr>
                <w:rFonts w:asciiTheme="minorHAnsi" w:hAnsiTheme="minorHAnsi" w:cstheme="minorHAnsi"/>
              </w:rPr>
              <w:t>CAL</w:t>
            </w:r>
          </w:p>
        </w:tc>
        <w:tc>
          <w:tcPr>
            <w:tcW w:w="892" w:type="dxa"/>
            <w:tcBorders>
              <w:top w:val="double" w:sz="4" w:space="0" w:color="auto"/>
              <w:left w:val="single" w:sz="12" w:space="0" w:color="auto"/>
              <w:bottom w:val="single" w:sz="12" w:space="0" w:color="auto"/>
              <w:right w:val="single" w:sz="12" w:space="0" w:color="auto"/>
            </w:tcBorders>
            <w:textDirection w:val="btLr"/>
            <w:vAlign w:val="center"/>
          </w:tcPr>
          <w:p w14:paraId="7BD1F672" w14:textId="77777777" w:rsidR="00DC2377" w:rsidRPr="00DC2377" w:rsidRDefault="00DC2377" w:rsidP="00865728">
            <w:pPr>
              <w:ind w:left="288"/>
              <w:rPr>
                <w:rFonts w:asciiTheme="minorHAnsi" w:hAnsiTheme="minorHAnsi" w:cstheme="minorHAnsi"/>
              </w:rPr>
            </w:pPr>
            <w:r w:rsidRPr="00DC2377">
              <w:rPr>
                <w:rFonts w:asciiTheme="minorHAnsi" w:hAnsiTheme="minorHAnsi" w:cstheme="minorHAnsi"/>
              </w:rPr>
              <w:t>IMU</w:t>
            </w:r>
          </w:p>
        </w:tc>
        <w:tc>
          <w:tcPr>
            <w:tcW w:w="892" w:type="dxa"/>
            <w:tcBorders>
              <w:top w:val="double" w:sz="4" w:space="0" w:color="auto"/>
              <w:left w:val="single" w:sz="12" w:space="0" w:color="auto"/>
              <w:bottom w:val="single" w:sz="12" w:space="0" w:color="auto"/>
              <w:right w:val="single" w:sz="12" w:space="0" w:color="auto"/>
            </w:tcBorders>
            <w:textDirection w:val="btLr"/>
            <w:vAlign w:val="center"/>
          </w:tcPr>
          <w:p w14:paraId="40E86D3F" w14:textId="77777777" w:rsidR="00DC2377" w:rsidRPr="00DC2377" w:rsidRDefault="00DC2377" w:rsidP="00865728">
            <w:pPr>
              <w:ind w:left="288"/>
              <w:rPr>
                <w:rFonts w:asciiTheme="minorHAnsi" w:hAnsiTheme="minorHAnsi" w:cstheme="minorHAnsi"/>
              </w:rPr>
            </w:pPr>
            <w:r w:rsidRPr="00DC2377">
              <w:rPr>
                <w:rFonts w:asciiTheme="minorHAnsi" w:hAnsiTheme="minorHAnsi" w:cstheme="minorHAnsi"/>
              </w:rPr>
              <w:t>MFL</w:t>
            </w:r>
          </w:p>
        </w:tc>
        <w:tc>
          <w:tcPr>
            <w:tcW w:w="892" w:type="dxa"/>
            <w:tcBorders>
              <w:top w:val="double" w:sz="4" w:space="0" w:color="auto"/>
              <w:left w:val="single" w:sz="12" w:space="0" w:color="auto"/>
              <w:bottom w:val="single" w:sz="12" w:space="0" w:color="auto"/>
              <w:right w:val="single" w:sz="12" w:space="0" w:color="auto"/>
            </w:tcBorders>
            <w:textDirection w:val="btLr"/>
            <w:vAlign w:val="center"/>
          </w:tcPr>
          <w:p w14:paraId="2FB3F137" w14:textId="77777777" w:rsidR="00DC2377" w:rsidRPr="00DC2377" w:rsidRDefault="00DC2377" w:rsidP="00865728">
            <w:pPr>
              <w:ind w:left="288"/>
              <w:rPr>
                <w:rFonts w:asciiTheme="minorHAnsi" w:hAnsiTheme="minorHAnsi" w:cstheme="minorHAnsi"/>
                <w:sz w:val="18"/>
                <w:szCs w:val="22"/>
              </w:rPr>
            </w:pPr>
            <w:r w:rsidRPr="00DC2377">
              <w:rPr>
                <w:rFonts w:asciiTheme="minorHAnsi" w:hAnsiTheme="minorHAnsi" w:cstheme="minorHAnsi"/>
                <w:sz w:val="18"/>
                <w:szCs w:val="22"/>
              </w:rPr>
              <w:t>Reserved</w:t>
            </w:r>
          </w:p>
        </w:tc>
        <w:tc>
          <w:tcPr>
            <w:tcW w:w="892" w:type="dxa"/>
            <w:tcBorders>
              <w:top w:val="double" w:sz="4" w:space="0" w:color="auto"/>
              <w:left w:val="single" w:sz="12" w:space="0" w:color="auto"/>
              <w:bottom w:val="single" w:sz="12" w:space="0" w:color="auto"/>
              <w:right w:val="single" w:sz="12" w:space="0" w:color="auto"/>
            </w:tcBorders>
            <w:textDirection w:val="btLr"/>
            <w:vAlign w:val="center"/>
          </w:tcPr>
          <w:p w14:paraId="253990F7" w14:textId="77777777" w:rsidR="00DC2377" w:rsidRPr="00DC2377" w:rsidRDefault="00DC2377" w:rsidP="00865728">
            <w:pPr>
              <w:ind w:left="288"/>
              <w:rPr>
                <w:rFonts w:asciiTheme="minorHAnsi" w:hAnsiTheme="minorHAnsi" w:cstheme="minorHAnsi"/>
                <w:sz w:val="18"/>
                <w:szCs w:val="22"/>
              </w:rPr>
            </w:pPr>
            <w:r w:rsidRPr="00DC2377">
              <w:rPr>
                <w:rFonts w:asciiTheme="minorHAnsi" w:hAnsiTheme="minorHAnsi" w:cstheme="minorHAnsi"/>
                <w:sz w:val="18"/>
                <w:szCs w:val="22"/>
              </w:rPr>
              <w:t>Reserved</w:t>
            </w:r>
          </w:p>
        </w:tc>
        <w:tc>
          <w:tcPr>
            <w:tcW w:w="892" w:type="dxa"/>
            <w:tcBorders>
              <w:top w:val="double" w:sz="4" w:space="0" w:color="auto"/>
              <w:left w:val="single" w:sz="12" w:space="0" w:color="auto"/>
              <w:bottom w:val="single" w:sz="12" w:space="0" w:color="auto"/>
              <w:right w:val="single" w:sz="12" w:space="0" w:color="auto"/>
            </w:tcBorders>
            <w:textDirection w:val="btLr"/>
            <w:vAlign w:val="center"/>
          </w:tcPr>
          <w:p w14:paraId="2C7B203C" w14:textId="77777777" w:rsidR="00DC2377" w:rsidRPr="00DC2377" w:rsidRDefault="00DC2377" w:rsidP="00865728">
            <w:pPr>
              <w:ind w:left="288"/>
              <w:rPr>
                <w:rFonts w:asciiTheme="minorHAnsi" w:hAnsiTheme="minorHAnsi" w:cstheme="minorHAnsi"/>
              </w:rPr>
            </w:pPr>
            <w:r w:rsidRPr="00DC2377">
              <w:rPr>
                <w:rFonts w:asciiTheme="minorHAnsi" w:hAnsiTheme="minorHAnsi" w:cstheme="minorHAnsi"/>
              </w:rPr>
              <w:t>Multi-Board Design</w:t>
            </w:r>
          </w:p>
        </w:tc>
      </w:tr>
    </w:tbl>
    <w:p w14:paraId="205B090F" w14:textId="77777777" w:rsidR="00D06993" w:rsidRDefault="007C0361" w:rsidP="00865728">
      <w:pPr>
        <w:spacing w:before="120" w:after="120"/>
        <w:jc w:val="center"/>
        <w:rPr>
          <w:rFonts w:asciiTheme="minorHAnsi" w:hAnsiTheme="minorHAnsi" w:cstheme="minorHAnsi"/>
        </w:rPr>
      </w:pPr>
      <w:r w:rsidRPr="007C0361">
        <w:rPr>
          <w:rFonts w:asciiTheme="minorHAnsi" w:hAnsiTheme="minorHAnsi" w:cstheme="minorHAnsi"/>
          <w:noProof/>
        </w:rPr>
        <w:drawing>
          <wp:inline distT="0" distB="0" distL="0" distR="0" wp14:anchorId="7DC4DBE1" wp14:editId="70524525">
            <wp:extent cx="6227064" cy="320079"/>
            <wp:effectExtent l="0" t="0" r="2540" b="381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27064" cy="320079"/>
                    </a:xfrm>
                    <a:prstGeom prst="rect">
                      <a:avLst/>
                    </a:prstGeom>
                  </pic:spPr>
                </pic:pic>
              </a:graphicData>
            </a:graphic>
          </wp:inline>
        </w:drawing>
      </w:r>
    </w:p>
    <w:p w14:paraId="1E300F12" w14:textId="77777777" w:rsidR="00284610" w:rsidRPr="00284610" w:rsidRDefault="00284610" w:rsidP="001128C5">
      <w:pPr>
        <w:pStyle w:val="ListParagraph"/>
        <w:numPr>
          <w:ilvl w:val="2"/>
          <w:numId w:val="17"/>
        </w:numPr>
        <w:spacing w:before="120" w:after="60"/>
        <w:jc w:val="thaiDistribute"/>
        <w:rPr>
          <w:rFonts w:asciiTheme="minorHAnsi" w:hAnsiTheme="minorHAnsi" w:cstheme="minorHAnsi"/>
          <w:lang w:bidi="th-TH"/>
        </w:rPr>
      </w:pPr>
      <w:r w:rsidRPr="00284610">
        <w:rPr>
          <w:rFonts w:asciiTheme="minorHAnsi" w:hAnsiTheme="minorHAnsi" w:cstheme="minorHAnsi"/>
          <w:lang w:bidi="th-TH"/>
        </w:rPr>
        <w:t>CODE:</w:t>
      </w:r>
      <w:r w:rsidRPr="00284610">
        <w:rPr>
          <w:rFonts w:asciiTheme="minorHAnsi" w:hAnsiTheme="minorHAnsi" w:cstheme="minorHAnsi"/>
          <w:lang w:bidi="th-TH"/>
        </w:rPr>
        <w:tab/>
      </w:r>
      <w:r w:rsidRPr="00284610">
        <w:rPr>
          <w:rFonts w:asciiTheme="minorHAnsi" w:hAnsiTheme="minorHAnsi" w:cstheme="minorHAnsi"/>
          <w:lang w:bidi="th-TH"/>
        </w:rPr>
        <w:tab/>
        <w:t>Place EEP CODEX for design as per types</w:t>
      </w:r>
    </w:p>
    <w:p w14:paraId="34BEDE8F" w14:textId="77777777" w:rsidR="00284610" w:rsidRPr="00284610" w:rsidRDefault="00284610" w:rsidP="001128C5">
      <w:pPr>
        <w:pStyle w:val="ListParagraph"/>
        <w:numPr>
          <w:ilvl w:val="2"/>
          <w:numId w:val="17"/>
        </w:numPr>
        <w:spacing w:after="60"/>
        <w:jc w:val="thaiDistribute"/>
        <w:rPr>
          <w:rFonts w:asciiTheme="minorHAnsi" w:hAnsiTheme="minorHAnsi" w:cstheme="minorHAnsi"/>
          <w:lang w:bidi="th-TH"/>
        </w:rPr>
      </w:pPr>
      <w:r w:rsidRPr="00284610">
        <w:rPr>
          <w:rFonts w:asciiTheme="minorHAnsi" w:hAnsiTheme="minorHAnsi" w:cstheme="minorHAnsi"/>
          <w:lang w:bidi="th-TH"/>
        </w:rPr>
        <w:t>Description:</w:t>
      </w:r>
      <w:r w:rsidRPr="00284610">
        <w:rPr>
          <w:rFonts w:asciiTheme="minorHAnsi" w:hAnsiTheme="minorHAnsi" w:cstheme="minorHAnsi"/>
          <w:lang w:bidi="th-TH"/>
        </w:rPr>
        <w:tab/>
        <w:t>Place design name in short word (respected to standard format)</w:t>
      </w:r>
    </w:p>
    <w:p w14:paraId="196CF68F" w14:textId="77777777" w:rsidR="00284610" w:rsidRPr="00284610" w:rsidRDefault="00284610" w:rsidP="001128C5">
      <w:pPr>
        <w:pStyle w:val="ListParagraph"/>
        <w:numPr>
          <w:ilvl w:val="2"/>
          <w:numId w:val="17"/>
        </w:numPr>
        <w:spacing w:after="60"/>
        <w:jc w:val="thaiDistribute"/>
        <w:rPr>
          <w:rFonts w:asciiTheme="minorHAnsi" w:hAnsiTheme="minorHAnsi" w:cstheme="minorHAnsi"/>
          <w:lang w:bidi="th-TH"/>
        </w:rPr>
      </w:pPr>
      <w:r w:rsidRPr="00284610">
        <w:rPr>
          <w:rFonts w:asciiTheme="minorHAnsi" w:hAnsiTheme="minorHAnsi" w:cstheme="minorHAnsi"/>
          <w:lang w:bidi="th-TH"/>
        </w:rPr>
        <w:t>Revision:</w:t>
      </w:r>
      <w:r w:rsidRPr="00284610">
        <w:rPr>
          <w:rFonts w:asciiTheme="minorHAnsi" w:hAnsiTheme="minorHAnsi" w:cstheme="minorHAnsi"/>
          <w:lang w:bidi="th-TH"/>
        </w:rPr>
        <w:tab/>
        <w:t>Design version/ revision in 4 digits</w:t>
      </w:r>
    </w:p>
    <w:p w14:paraId="043B80ED" w14:textId="77777777" w:rsidR="00284610" w:rsidRPr="00284610" w:rsidRDefault="00284610" w:rsidP="001128C5">
      <w:pPr>
        <w:pStyle w:val="ListParagraph"/>
        <w:numPr>
          <w:ilvl w:val="2"/>
          <w:numId w:val="17"/>
        </w:numPr>
        <w:spacing w:after="60"/>
        <w:jc w:val="thaiDistribute"/>
        <w:rPr>
          <w:rFonts w:asciiTheme="minorHAnsi" w:hAnsiTheme="minorHAnsi" w:cstheme="minorHAnsi"/>
          <w:lang w:bidi="th-TH"/>
        </w:rPr>
      </w:pPr>
      <w:r w:rsidRPr="00284610">
        <w:rPr>
          <w:rFonts w:asciiTheme="minorHAnsi" w:hAnsiTheme="minorHAnsi" w:cstheme="minorHAnsi"/>
          <w:lang w:bidi="th-TH"/>
        </w:rPr>
        <w:t>Date:</w:t>
      </w:r>
      <w:r w:rsidRPr="00284610">
        <w:rPr>
          <w:rFonts w:asciiTheme="minorHAnsi" w:hAnsiTheme="minorHAnsi" w:cstheme="minorHAnsi"/>
          <w:lang w:bidi="th-TH"/>
        </w:rPr>
        <w:tab/>
      </w:r>
      <w:r w:rsidRPr="00284610">
        <w:rPr>
          <w:rFonts w:asciiTheme="minorHAnsi" w:hAnsiTheme="minorHAnsi" w:cstheme="minorHAnsi"/>
          <w:lang w:bidi="th-TH"/>
        </w:rPr>
        <w:tab/>
        <w:t>Lasted update or registering date.</w:t>
      </w:r>
    </w:p>
    <w:p w14:paraId="79CDC7AE" w14:textId="77777777" w:rsidR="00284610" w:rsidRPr="00284610" w:rsidRDefault="00284610" w:rsidP="001128C5">
      <w:pPr>
        <w:pStyle w:val="ListParagraph"/>
        <w:numPr>
          <w:ilvl w:val="2"/>
          <w:numId w:val="17"/>
        </w:numPr>
        <w:spacing w:after="60"/>
        <w:jc w:val="thaiDistribute"/>
        <w:rPr>
          <w:rFonts w:asciiTheme="minorHAnsi" w:hAnsiTheme="minorHAnsi" w:cstheme="minorHAnsi"/>
          <w:lang w:bidi="th-TH"/>
        </w:rPr>
      </w:pPr>
      <w:r w:rsidRPr="00284610">
        <w:rPr>
          <w:rFonts w:asciiTheme="minorHAnsi" w:hAnsiTheme="minorHAnsi" w:cstheme="minorHAnsi"/>
          <w:lang w:bidi="th-TH"/>
        </w:rPr>
        <w:t>Designer:</w:t>
      </w:r>
      <w:r w:rsidRPr="00284610">
        <w:rPr>
          <w:rFonts w:asciiTheme="minorHAnsi" w:hAnsiTheme="minorHAnsi" w:cstheme="minorHAnsi"/>
          <w:lang w:bidi="th-TH"/>
        </w:rPr>
        <w:tab/>
        <w:t>Design owner or main responsible for each design.</w:t>
      </w:r>
    </w:p>
    <w:p w14:paraId="66725844" w14:textId="77777777" w:rsidR="00284610" w:rsidRPr="00284610" w:rsidRDefault="00284610" w:rsidP="001128C5">
      <w:pPr>
        <w:pStyle w:val="ListParagraph"/>
        <w:numPr>
          <w:ilvl w:val="2"/>
          <w:numId w:val="17"/>
        </w:numPr>
        <w:spacing w:after="60"/>
        <w:jc w:val="thaiDistribute"/>
        <w:rPr>
          <w:rFonts w:asciiTheme="minorHAnsi" w:hAnsiTheme="minorHAnsi" w:cstheme="minorHAnsi"/>
          <w:lang w:bidi="th-TH"/>
        </w:rPr>
      </w:pPr>
      <w:r w:rsidRPr="00284610">
        <w:rPr>
          <w:rFonts w:asciiTheme="minorHAnsi" w:hAnsiTheme="minorHAnsi" w:cstheme="minorHAnsi"/>
          <w:lang w:bidi="th-TH"/>
        </w:rPr>
        <w:t>Status (s): -</w:t>
      </w:r>
    </w:p>
    <w:p w14:paraId="4BB124DC" w14:textId="77777777" w:rsidR="00284610" w:rsidRPr="00284610" w:rsidRDefault="00284610" w:rsidP="001128C5">
      <w:pPr>
        <w:pStyle w:val="ListParagraph"/>
        <w:numPr>
          <w:ilvl w:val="3"/>
          <w:numId w:val="17"/>
        </w:numPr>
        <w:tabs>
          <w:tab w:val="left" w:pos="2880"/>
        </w:tabs>
        <w:spacing w:after="60"/>
        <w:ind w:left="1620" w:hanging="900"/>
        <w:jc w:val="thaiDistribute"/>
        <w:rPr>
          <w:rFonts w:asciiTheme="minorHAnsi" w:hAnsiTheme="minorHAnsi" w:cstheme="minorHAnsi"/>
          <w:lang w:bidi="th-TH"/>
        </w:rPr>
      </w:pPr>
      <w:proofErr w:type="gramStart"/>
      <w:r w:rsidRPr="00284610">
        <w:rPr>
          <w:rFonts w:asciiTheme="minorHAnsi" w:hAnsiTheme="minorHAnsi" w:cstheme="minorHAnsi"/>
          <w:lang w:bidi="th-TH"/>
        </w:rPr>
        <w:t>Designing</w:t>
      </w:r>
      <w:proofErr w:type="gramEnd"/>
      <w:r w:rsidRPr="00284610">
        <w:rPr>
          <w:rFonts w:asciiTheme="minorHAnsi" w:hAnsiTheme="minorHAnsi" w:cstheme="minorHAnsi"/>
          <w:lang w:bidi="th-TH"/>
        </w:rPr>
        <w:t>:</w:t>
      </w:r>
      <w:r w:rsidRPr="00284610">
        <w:rPr>
          <w:rFonts w:asciiTheme="minorHAnsi" w:hAnsiTheme="minorHAnsi" w:cstheme="minorHAnsi"/>
          <w:lang w:bidi="th-TH"/>
        </w:rPr>
        <w:tab/>
        <w:t xml:space="preserve">Design which still be ongoing which </w:t>
      </w:r>
      <w:proofErr w:type="gramStart"/>
      <w:r w:rsidRPr="00284610">
        <w:rPr>
          <w:rFonts w:asciiTheme="minorHAnsi" w:hAnsiTheme="minorHAnsi" w:cstheme="minorHAnsi"/>
          <w:lang w:bidi="th-TH"/>
        </w:rPr>
        <w:t>not completing</w:t>
      </w:r>
      <w:proofErr w:type="gramEnd"/>
      <w:r w:rsidRPr="00284610">
        <w:rPr>
          <w:rFonts w:asciiTheme="minorHAnsi" w:hAnsiTheme="minorHAnsi" w:cstheme="minorHAnsi"/>
          <w:lang w:bidi="th-TH"/>
        </w:rPr>
        <w:t>.</w:t>
      </w:r>
    </w:p>
    <w:p w14:paraId="65DFE4EF" w14:textId="77777777" w:rsidR="00284610" w:rsidRPr="00284610" w:rsidRDefault="00284610" w:rsidP="001128C5">
      <w:pPr>
        <w:pStyle w:val="ListParagraph"/>
        <w:numPr>
          <w:ilvl w:val="3"/>
          <w:numId w:val="17"/>
        </w:numPr>
        <w:tabs>
          <w:tab w:val="left" w:pos="2880"/>
        </w:tabs>
        <w:spacing w:after="60"/>
        <w:ind w:left="1620" w:hanging="900"/>
        <w:jc w:val="thaiDistribute"/>
        <w:rPr>
          <w:rFonts w:asciiTheme="minorHAnsi" w:hAnsiTheme="minorHAnsi" w:cstheme="minorHAnsi"/>
          <w:lang w:bidi="th-TH"/>
        </w:rPr>
      </w:pPr>
      <w:r w:rsidRPr="00284610">
        <w:rPr>
          <w:rFonts w:asciiTheme="minorHAnsi" w:hAnsiTheme="minorHAnsi" w:cstheme="minorHAnsi"/>
          <w:lang w:bidi="th-TH"/>
        </w:rPr>
        <w:t>Pause:</w:t>
      </w:r>
      <w:r w:rsidRPr="00284610">
        <w:rPr>
          <w:rFonts w:asciiTheme="minorHAnsi" w:hAnsiTheme="minorHAnsi" w:cstheme="minorHAnsi"/>
          <w:lang w:bidi="th-TH"/>
        </w:rPr>
        <w:tab/>
        <w:t xml:space="preserve">Design which has been </w:t>
      </w:r>
      <w:proofErr w:type="gramStart"/>
      <w:r w:rsidRPr="00284610">
        <w:rPr>
          <w:rFonts w:asciiTheme="minorHAnsi" w:hAnsiTheme="minorHAnsi" w:cstheme="minorHAnsi"/>
          <w:lang w:bidi="th-TH"/>
        </w:rPr>
        <w:t>hold</w:t>
      </w:r>
      <w:proofErr w:type="gramEnd"/>
      <w:r w:rsidRPr="00284610">
        <w:rPr>
          <w:rFonts w:asciiTheme="minorHAnsi" w:hAnsiTheme="minorHAnsi" w:cstheme="minorHAnsi"/>
          <w:lang w:bidi="th-TH"/>
        </w:rPr>
        <w:t>-on but shall be resumed later.</w:t>
      </w:r>
    </w:p>
    <w:p w14:paraId="595E9CEF" w14:textId="77777777" w:rsidR="00284610" w:rsidRPr="00284610" w:rsidRDefault="00284610" w:rsidP="001128C5">
      <w:pPr>
        <w:pStyle w:val="ListParagraph"/>
        <w:numPr>
          <w:ilvl w:val="3"/>
          <w:numId w:val="17"/>
        </w:numPr>
        <w:tabs>
          <w:tab w:val="left" w:pos="2880"/>
        </w:tabs>
        <w:spacing w:after="60"/>
        <w:ind w:left="1620" w:hanging="900"/>
        <w:jc w:val="thaiDistribute"/>
        <w:rPr>
          <w:rFonts w:asciiTheme="minorHAnsi" w:hAnsiTheme="minorHAnsi" w:cstheme="minorHAnsi"/>
          <w:lang w:bidi="th-TH"/>
        </w:rPr>
      </w:pPr>
      <w:r w:rsidRPr="00284610">
        <w:rPr>
          <w:rFonts w:asciiTheme="minorHAnsi" w:hAnsiTheme="minorHAnsi" w:cstheme="minorHAnsi"/>
          <w:lang w:bidi="th-TH"/>
        </w:rPr>
        <w:t>Fabricated:</w:t>
      </w:r>
      <w:r w:rsidRPr="00284610">
        <w:rPr>
          <w:rFonts w:asciiTheme="minorHAnsi" w:hAnsiTheme="minorHAnsi" w:cstheme="minorHAnsi"/>
          <w:lang w:bidi="th-TH"/>
        </w:rPr>
        <w:tab/>
        <w:t>Design release to fabrication (passed process quotation)</w:t>
      </w:r>
    </w:p>
    <w:p w14:paraId="1DB75D2F" w14:textId="77777777" w:rsidR="00284610" w:rsidRPr="00284610" w:rsidRDefault="00284610" w:rsidP="001128C5">
      <w:pPr>
        <w:pStyle w:val="ListParagraph"/>
        <w:numPr>
          <w:ilvl w:val="3"/>
          <w:numId w:val="17"/>
        </w:numPr>
        <w:tabs>
          <w:tab w:val="left" w:pos="2880"/>
        </w:tabs>
        <w:spacing w:after="60"/>
        <w:ind w:left="1620" w:hanging="900"/>
        <w:jc w:val="thaiDistribute"/>
        <w:rPr>
          <w:rFonts w:asciiTheme="minorHAnsi" w:hAnsiTheme="minorHAnsi" w:cstheme="minorHAnsi"/>
          <w:lang w:bidi="th-TH"/>
        </w:rPr>
      </w:pPr>
      <w:r w:rsidRPr="00284610">
        <w:rPr>
          <w:rFonts w:asciiTheme="minorHAnsi" w:hAnsiTheme="minorHAnsi" w:cstheme="minorHAnsi"/>
          <w:lang w:bidi="th-TH"/>
        </w:rPr>
        <w:t>Testing:</w:t>
      </w:r>
      <w:r w:rsidRPr="00284610">
        <w:rPr>
          <w:rFonts w:asciiTheme="minorHAnsi" w:hAnsiTheme="minorHAnsi" w:cstheme="minorHAnsi"/>
          <w:lang w:bidi="th-TH"/>
        </w:rPr>
        <w:tab/>
        <w:t>Design which being to assembly components and testing.</w:t>
      </w:r>
    </w:p>
    <w:p w14:paraId="1E7E9E2E" w14:textId="77777777" w:rsidR="00284610" w:rsidRPr="00284610" w:rsidRDefault="00284610" w:rsidP="001128C5">
      <w:pPr>
        <w:pStyle w:val="ListParagraph"/>
        <w:numPr>
          <w:ilvl w:val="3"/>
          <w:numId w:val="17"/>
        </w:numPr>
        <w:tabs>
          <w:tab w:val="left" w:pos="2880"/>
        </w:tabs>
        <w:spacing w:after="60"/>
        <w:ind w:left="1620" w:hanging="900"/>
        <w:jc w:val="thaiDistribute"/>
        <w:rPr>
          <w:rFonts w:asciiTheme="minorHAnsi" w:hAnsiTheme="minorHAnsi" w:cstheme="minorHAnsi"/>
          <w:lang w:bidi="th-TH"/>
        </w:rPr>
      </w:pPr>
      <w:r w:rsidRPr="00284610">
        <w:rPr>
          <w:rFonts w:asciiTheme="minorHAnsi" w:hAnsiTheme="minorHAnsi" w:cstheme="minorHAnsi"/>
          <w:lang w:bidi="th-TH"/>
        </w:rPr>
        <w:t>Revise:</w:t>
      </w:r>
      <w:r w:rsidRPr="00284610">
        <w:rPr>
          <w:rFonts w:asciiTheme="minorHAnsi" w:hAnsiTheme="minorHAnsi" w:cstheme="minorHAnsi"/>
          <w:lang w:bidi="th-TH"/>
        </w:rPr>
        <w:tab/>
        <w:t>Remarking update next version or note for failed in testing.</w:t>
      </w:r>
    </w:p>
    <w:p w14:paraId="7A8716D6" w14:textId="77777777" w:rsidR="00284610" w:rsidRPr="00284610" w:rsidRDefault="00284610" w:rsidP="001128C5">
      <w:pPr>
        <w:pStyle w:val="ListParagraph"/>
        <w:numPr>
          <w:ilvl w:val="3"/>
          <w:numId w:val="17"/>
        </w:numPr>
        <w:tabs>
          <w:tab w:val="left" w:pos="2880"/>
        </w:tabs>
        <w:spacing w:after="60"/>
        <w:ind w:left="1620" w:hanging="900"/>
        <w:jc w:val="thaiDistribute"/>
        <w:rPr>
          <w:rFonts w:asciiTheme="minorHAnsi" w:hAnsiTheme="minorHAnsi" w:cstheme="minorHAnsi"/>
          <w:lang w:bidi="th-TH"/>
        </w:rPr>
      </w:pPr>
      <w:r w:rsidRPr="00284610">
        <w:rPr>
          <w:rFonts w:asciiTheme="minorHAnsi" w:hAnsiTheme="minorHAnsi" w:cstheme="minorHAnsi"/>
          <w:lang w:bidi="th-TH"/>
        </w:rPr>
        <w:t>Release:</w:t>
      </w:r>
      <w:r w:rsidRPr="00284610">
        <w:rPr>
          <w:rFonts w:asciiTheme="minorHAnsi" w:hAnsiTheme="minorHAnsi" w:cstheme="minorHAnsi"/>
          <w:lang w:bidi="th-TH"/>
        </w:rPr>
        <w:tab/>
        <w:t>Currently status is used in existing system.</w:t>
      </w:r>
    </w:p>
    <w:p w14:paraId="2B83FE90" w14:textId="77777777" w:rsidR="00284610" w:rsidRPr="00284610" w:rsidRDefault="00284610" w:rsidP="001128C5">
      <w:pPr>
        <w:pStyle w:val="ListParagraph"/>
        <w:numPr>
          <w:ilvl w:val="3"/>
          <w:numId w:val="17"/>
        </w:numPr>
        <w:tabs>
          <w:tab w:val="left" w:pos="2880"/>
        </w:tabs>
        <w:spacing w:after="60"/>
        <w:ind w:left="1620" w:hanging="900"/>
        <w:jc w:val="thaiDistribute"/>
        <w:rPr>
          <w:rFonts w:asciiTheme="minorHAnsi" w:hAnsiTheme="minorHAnsi" w:cstheme="minorHAnsi"/>
          <w:lang w:bidi="th-TH"/>
        </w:rPr>
      </w:pPr>
      <w:r w:rsidRPr="00284610">
        <w:rPr>
          <w:rFonts w:asciiTheme="minorHAnsi" w:hAnsiTheme="minorHAnsi" w:cstheme="minorHAnsi"/>
          <w:lang w:bidi="th-TH"/>
        </w:rPr>
        <w:t>Cancelled:</w:t>
      </w:r>
      <w:r w:rsidRPr="00284610">
        <w:rPr>
          <w:rFonts w:asciiTheme="minorHAnsi" w:hAnsiTheme="minorHAnsi" w:cstheme="minorHAnsi"/>
          <w:lang w:bidi="th-TH"/>
        </w:rPr>
        <w:tab/>
        <w:t>Design which will not continuous (can be also deleted)</w:t>
      </w:r>
    </w:p>
    <w:p w14:paraId="01C9A6AB" w14:textId="77777777" w:rsidR="00284610" w:rsidRPr="00284610" w:rsidRDefault="00284610" w:rsidP="001128C5">
      <w:pPr>
        <w:pStyle w:val="ListParagraph"/>
        <w:numPr>
          <w:ilvl w:val="3"/>
          <w:numId w:val="17"/>
        </w:numPr>
        <w:tabs>
          <w:tab w:val="left" w:pos="2880"/>
        </w:tabs>
        <w:spacing w:after="120"/>
        <w:ind w:left="1620" w:hanging="900"/>
        <w:jc w:val="thaiDistribute"/>
        <w:rPr>
          <w:rFonts w:asciiTheme="minorHAnsi" w:hAnsiTheme="minorHAnsi" w:cstheme="minorHAnsi"/>
          <w:lang w:bidi="th-TH"/>
        </w:rPr>
      </w:pPr>
      <w:r w:rsidRPr="00284610">
        <w:rPr>
          <w:rFonts w:asciiTheme="minorHAnsi" w:hAnsiTheme="minorHAnsi" w:cstheme="minorHAnsi"/>
          <w:lang w:bidi="th-TH"/>
        </w:rPr>
        <w:t>Obsoleted:</w:t>
      </w:r>
      <w:r w:rsidRPr="00284610">
        <w:rPr>
          <w:rFonts w:asciiTheme="minorHAnsi" w:hAnsiTheme="minorHAnsi" w:cstheme="minorHAnsi"/>
          <w:lang w:bidi="th-TH"/>
        </w:rPr>
        <w:tab/>
        <w:t>Design which been replace by newer version.</w:t>
      </w:r>
    </w:p>
    <w:p w14:paraId="300BA51F" w14:textId="77777777" w:rsidR="00284610" w:rsidRPr="00284610" w:rsidRDefault="00284610" w:rsidP="001128C5">
      <w:pPr>
        <w:pStyle w:val="ListParagraph"/>
        <w:numPr>
          <w:ilvl w:val="2"/>
          <w:numId w:val="17"/>
        </w:numPr>
        <w:spacing w:after="60"/>
        <w:jc w:val="thaiDistribute"/>
        <w:rPr>
          <w:rFonts w:asciiTheme="minorHAnsi" w:hAnsiTheme="minorHAnsi" w:cstheme="minorHAnsi"/>
          <w:lang w:bidi="th-TH"/>
        </w:rPr>
      </w:pPr>
      <w:r w:rsidRPr="00284610">
        <w:rPr>
          <w:rFonts w:asciiTheme="minorHAnsi" w:hAnsiTheme="minorHAnsi" w:cstheme="minorHAnsi"/>
          <w:lang w:bidi="th-TH"/>
        </w:rPr>
        <w:t>Remark:</w:t>
      </w:r>
      <w:r w:rsidRPr="00284610">
        <w:rPr>
          <w:rFonts w:asciiTheme="minorHAnsi" w:hAnsiTheme="minorHAnsi" w:cstheme="minorHAnsi"/>
          <w:lang w:bidi="th-TH"/>
        </w:rPr>
        <w:tab/>
        <w:t>Please comment or short note for remind design concerns.</w:t>
      </w:r>
    </w:p>
    <w:p w14:paraId="6C83BBC6" w14:textId="4605C0C1" w:rsidR="005C71D6" w:rsidRPr="00CF3EFF" w:rsidRDefault="005C71D6" w:rsidP="00CF3EFF">
      <w:pPr>
        <w:spacing w:before="120" w:after="200" w:line="276" w:lineRule="auto"/>
        <w:contextualSpacing/>
        <w:rPr>
          <w:rFonts w:asciiTheme="minorHAnsi" w:hAnsiTheme="minorHAnsi" w:cstheme="minorHAnsi"/>
        </w:rPr>
      </w:pPr>
      <w:r w:rsidRPr="00CF3EFF">
        <w:rPr>
          <w:rFonts w:asciiTheme="minorHAnsi" w:hAnsiTheme="minorHAnsi" w:cstheme="minorHAnsi"/>
        </w:rPr>
        <w:br w:type="page"/>
      </w:r>
    </w:p>
    <w:p w14:paraId="169AB8BA" w14:textId="148D4FD2" w:rsidR="00C020AF" w:rsidRPr="00C020AF" w:rsidRDefault="004C3698" w:rsidP="004D2BDC">
      <w:pPr>
        <w:pStyle w:val="Heading3"/>
        <w:numPr>
          <w:ilvl w:val="1"/>
          <w:numId w:val="17"/>
        </w:numPr>
        <w:spacing w:before="120" w:after="120"/>
        <w:ind w:left="720" w:hanging="720"/>
        <w:rPr>
          <w:rFonts w:ascii="Calibri" w:hAnsi="Calibri" w:cs="Calibri"/>
          <w:b/>
          <w:bCs/>
          <w:sz w:val="24"/>
          <w:szCs w:val="24"/>
        </w:rPr>
      </w:pPr>
      <w:r w:rsidRPr="00C020AF">
        <w:rPr>
          <w:rFonts w:ascii="Calibri" w:hAnsi="Calibri" w:cs="Calibri"/>
          <w:b/>
          <w:bCs/>
          <w:sz w:val="24"/>
          <w:szCs w:val="24"/>
        </w:rPr>
        <w:lastRenderedPageBreak/>
        <w:t>ITEM REQUISITION</w:t>
      </w:r>
    </w:p>
    <w:p w14:paraId="060E9BD0" w14:textId="0841A0A4" w:rsidR="00E63DCF" w:rsidRDefault="0099104F" w:rsidP="00865728">
      <w:pPr>
        <w:pStyle w:val="ISOCLAUSE"/>
        <w:tabs>
          <w:tab w:val="clear" w:pos="720"/>
        </w:tabs>
        <w:jc w:val="center"/>
        <w:rPr>
          <w:rFonts w:ascii="Calibri" w:hAnsi="Calibri"/>
          <w:b/>
          <w:bCs/>
          <w:lang w:bidi="th-TH"/>
        </w:rPr>
      </w:pPr>
      <w:r>
        <w:rPr>
          <w:noProof/>
        </w:rPr>
        <mc:AlternateContent>
          <mc:Choice Requires="wpg">
            <w:drawing>
              <wp:inline distT="0" distB="0" distL="0" distR="0" wp14:anchorId="36614F93" wp14:editId="0FDD9BD1">
                <wp:extent cx="5592725" cy="2651760"/>
                <wp:effectExtent l="0" t="0" r="179705" b="15240"/>
                <wp:docPr id="230" name="Group 16"/>
                <wp:cNvGraphicFramePr/>
                <a:graphic xmlns:a="http://schemas.openxmlformats.org/drawingml/2006/main">
                  <a:graphicData uri="http://schemas.microsoft.com/office/word/2010/wordprocessingGroup">
                    <wpg:wgp>
                      <wpg:cNvGrpSpPr/>
                      <wpg:grpSpPr>
                        <a:xfrm>
                          <a:off x="0" y="0"/>
                          <a:ext cx="5592725" cy="2651760"/>
                          <a:chOff x="0" y="0"/>
                          <a:chExt cx="9248532" cy="5714747"/>
                        </a:xfrm>
                        <a:noFill/>
                      </wpg:grpSpPr>
                      <wps:wsp>
                        <wps:cNvPr id="231" name="Rectangle 231"/>
                        <wps:cNvSpPr/>
                        <wps:spPr>
                          <a:xfrm>
                            <a:off x="5664000" y="5211572"/>
                            <a:ext cx="274320" cy="346348"/>
                          </a:xfrm>
                          <a:prstGeom prst="rect">
                            <a:avLst/>
                          </a:prstGeom>
                          <a:grp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059EDD" w14:textId="77777777" w:rsidR="0035742D" w:rsidRPr="004F79DB" w:rsidRDefault="0035742D" w:rsidP="005C71D6">
                              <w:pPr>
                                <w:jc w:val="center"/>
                                <w:rPr>
                                  <w:sz w:val="10"/>
                                  <w:szCs w:val="10"/>
                                </w:rPr>
                              </w:pPr>
                              <w:r w:rsidRPr="004F79DB">
                                <w:rPr>
                                  <w:rFonts w:hAnsi="Calibri"/>
                                  <w:color w:val="000000" w:themeColor="text1"/>
                                  <w:kern w:val="24"/>
                                  <w:sz w:val="10"/>
                                  <w:szCs w:val="10"/>
                                </w:rPr>
                                <w:t>Y</w:t>
                              </w:r>
                            </w:p>
                          </w:txbxContent>
                        </wps:txbx>
                        <wps:bodyPr rtlCol="0" anchor="ctr"/>
                      </wps:wsp>
                      <wps:wsp>
                        <wps:cNvPr id="232" name="Rectangle 232"/>
                        <wps:cNvSpPr/>
                        <wps:spPr>
                          <a:xfrm>
                            <a:off x="6592664" y="4522412"/>
                            <a:ext cx="274320" cy="346348"/>
                          </a:xfrm>
                          <a:prstGeom prst="rect">
                            <a:avLst/>
                          </a:prstGeom>
                          <a:grp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AC42B3"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N</w:t>
                              </w:r>
                            </w:p>
                          </w:txbxContent>
                        </wps:txbx>
                        <wps:bodyPr rtlCol="0" anchor="ctr"/>
                      </wps:wsp>
                      <wps:wsp>
                        <wps:cNvPr id="233" name="Rectangle 233"/>
                        <wps:cNvSpPr/>
                        <wps:spPr>
                          <a:xfrm>
                            <a:off x="1805148" y="3383532"/>
                            <a:ext cx="274320" cy="346348"/>
                          </a:xfrm>
                          <a:prstGeom prst="rect">
                            <a:avLst/>
                          </a:prstGeom>
                          <a:grp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87B2A1"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N</w:t>
                              </w:r>
                            </w:p>
                          </w:txbxContent>
                        </wps:txbx>
                        <wps:bodyPr rtlCol="0" anchor="ctr"/>
                      </wps:wsp>
                      <wps:wsp>
                        <wps:cNvPr id="234" name="Rectangle 234"/>
                        <wps:cNvSpPr/>
                        <wps:spPr>
                          <a:xfrm>
                            <a:off x="2993869" y="4114545"/>
                            <a:ext cx="274320" cy="346348"/>
                          </a:xfrm>
                          <a:prstGeom prst="rect">
                            <a:avLst/>
                          </a:prstGeom>
                          <a:grp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DCB004"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Y</w:t>
                              </w:r>
                            </w:p>
                          </w:txbxContent>
                        </wps:txbx>
                        <wps:bodyPr rtlCol="0" anchor="ctr"/>
                      </wps:wsp>
                      <wps:wsp>
                        <wps:cNvPr id="235" name="Rectangle 235"/>
                        <wps:cNvSpPr/>
                        <wps:spPr>
                          <a:xfrm>
                            <a:off x="6584749" y="3377129"/>
                            <a:ext cx="274320" cy="346348"/>
                          </a:xfrm>
                          <a:prstGeom prst="rect">
                            <a:avLst/>
                          </a:prstGeom>
                          <a:grp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596804"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N</w:t>
                              </w:r>
                            </w:p>
                          </w:txbxContent>
                        </wps:txbx>
                        <wps:bodyPr rtlCol="0" anchor="ctr"/>
                      </wps:wsp>
                      <wps:wsp>
                        <wps:cNvPr id="236" name="Rectangle 236"/>
                        <wps:cNvSpPr/>
                        <wps:spPr>
                          <a:xfrm>
                            <a:off x="4478612" y="3382269"/>
                            <a:ext cx="274320" cy="346348"/>
                          </a:xfrm>
                          <a:prstGeom prst="rect">
                            <a:avLst/>
                          </a:prstGeom>
                          <a:grp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F81DC5"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Y</w:t>
                              </w:r>
                            </w:p>
                          </w:txbxContent>
                        </wps:txbx>
                        <wps:bodyPr rtlCol="0" anchor="ctr"/>
                      </wps:wsp>
                      <wps:wsp>
                        <wps:cNvPr id="237" name="Rectangle 237"/>
                        <wps:cNvSpPr/>
                        <wps:spPr>
                          <a:xfrm>
                            <a:off x="6584749" y="1551403"/>
                            <a:ext cx="274320" cy="346348"/>
                          </a:xfrm>
                          <a:prstGeom prst="rect">
                            <a:avLst/>
                          </a:prstGeom>
                          <a:grp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9AF0DE"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Y</w:t>
                              </w:r>
                            </w:p>
                          </w:txbxContent>
                        </wps:txbx>
                        <wps:bodyPr rtlCol="0" anchor="ctr"/>
                      </wps:wsp>
                      <wps:wsp>
                        <wps:cNvPr id="238" name="Rectangle 238"/>
                        <wps:cNvSpPr/>
                        <wps:spPr>
                          <a:xfrm>
                            <a:off x="4475280" y="1553973"/>
                            <a:ext cx="274320" cy="346348"/>
                          </a:xfrm>
                          <a:prstGeom prst="rect">
                            <a:avLst/>
                          </a:prstGeom>
                          <a:grp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1780D6"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N</w:t>
                              </w:r>
                            </w:p>
                          </w:txbxContent>
                        </wps:txbx>
                        <wps:bodyPr rtlCol="0" anchor="ctr"/>
                      </wps:wsp>
                      <wps:wsp>
                        <wps:cNvPr id="239" name="Rectangle 239"/>
                        <wps:cNvSpPr/>
                        <wps:spPr>
                          <a:xfrm>
                            <a:off x="4752600" y="0"/>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B68C41"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Item Request</w:t>
                              </w:r>
                            </w:p>
                          </w:txbxContent>
                        </wps:txbx>
                        <wps:bodyPr rtlCol="0" anchor="ctr"/>
                      </wps:wsp>
                      <wps:wsp>
                        <wps:cNvPr id="240" name="Diamond 240"/>
                        <wps:cNvSpPr/>
                        <wps:spPr>
                          <a:xfrm>
                            <a:off x="4749599" y="1371600"/>
                            <a:ext cx="1828800" cy="914401"/>
                          </a:xfrm>
                          <a:prstGeom prst="diamond">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2F4C6B" w14:textId="77777777" w:rsidR="0035742D" w:rsidRPr="0099104F" w:rsidRDefault="0035742D" w:rsidP="005C71D6">
                              <w:pPr>
                                <w:jc w:val="center"/>
                                <w:rPr>
                                  <w:rFonts w:asciiTheme="minorHAnsi" w:hAnsiTheme="minorHAnsi" w:cstheme="minorHAnsi"/>
                                  <w:sz w:val="8"/>
                                  <w:szCs w:val="8"/>
                                </w:rPr>
                              </w:pPr>
                              <w:r w:rsidRPr="0099104F">
                                <w:rPr>
                                  <w:rFonts w:asciiTheme="minorHAnsi" w:hAnsiTheme="minorHAnsi" w:cstheme="minorHAnsi"/>
                                  <w:color w:val="000000" w:themeColor="text1"/>
                                  <w:kern w:val="24"/>
                                  <w:sz w:val="8"/>
                                  <w:szCs w:val="8"/>
                                </w:rPr>
                                <w:t>On Board Installs</w:t>
                              </w:r>
                            </w:p>
                          </w:txbxContent>
                        </wps:txbx>
                        <wps:bodyPr rtlCol="0" anchor="ctr"/>
                      </wps:wsp>
                      <wps:wsp>
                        <wps:cNvPr id="241" name="Rectangle 241"/>
                        <wps:cNvSpPr/>
                        <wps:spPr>
                          <a:xfrm>
                            <a:off x="4749600" y="685800"/>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935E32"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BOM and BOC</w:t>
                              </w:r>
                            </w:p>
                          </w:txbxContent>
                        </wps:txbx>
                        <wps:bodyPr rtlCol="0" anchor="ctr"/>
                      </wps:wsp>
                      <wps:wsp>
                        <wps:cNvPr id="242" name="Rectangle 242"/>
                        <wps:cNvSpPr/>
                        <wps:spPr>
                          <a:xfrm>
                            <a:off x="2079468" y="1600200"/>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9155EA"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BOM</w:t>
                              </w:r>
                            </w:p>
                          </w:txbxContent>
                        </wps:txbx>
                        <wps:bodyPr rtlCol="0" anchor="ctr"/>
                      </wps:wsp>
                      <wps:wsp>
                        <wps:cNvPr id="243" name="Rectangle 243"/>
                        <wps:cNvSpPr/>
                        <wps:spPr>
                          <a:xfrm>
                            <a:off x="4749600" y="2514347"/>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99E33A"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Reviews</w:t>
                              </w:r>
                            </w:p>
                          </w:txbxContent>
                        </wps:txbx>
                        <wps:bodyPr rtlCol="0" anchor="ctr"/>
                      </wps:wsp>
                      <wps:wsp>
                        <wps:cNvPr id="244" name="Rectangle 244"/>
                        <wps:cNvSpPr/>
                        <wps:spPr>
                          <a:xfrm>
                            <a:off x="7419732" y="1600200"/>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AEED28"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BOC</w:t>
                              </w:r>
                            </w:p>
                          </w:txbxContent>
                        </wps:txbx>
                        <wps:bodyPr rtlCol="0" anchor="ctr"/>
                      </wps:wsp>
                      <wps:wsp>
                        <wps:cNvPr id="245" name="Rectangle 245"/>
                        <wps:cNvSpPr/>
                        <wps:spPr>
                          <a:xfrm>
                            <a:off x="2079468" y="4571747"/>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CCDD24"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Purchase Request [PR]</w:t>
                              </w:r>
                            </w:p>
                          </w:txbxContent>
                        </wps:txbx>
                        <wps:bodyPr rtlCol="0" anchor="ctr"/>
                      </wps:wsp>
                      <wps:wsp>
                        <wps:cNvPr id="246" name="Rectangle 246"/>
                        <wps:cNvSpPr/>
                        <wps:spPr>
                          <a:xfrm>
                            <a:off x="7419731" y="5257547"/>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4C7E1B"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 xml:space="preserve">ENG Store </w:t>
                              </w:r>
                            </w:p>
                          </w:txbxContent>
                        </wps:txbx>
                        <wps:bodyPr rtlCol="0" anchor="ctr"/>
                      </wps:wsp>
                      <wps:wsp>
                        <wps:cNvPr id="247" name="Diamond 247"/>
                        <wps:cNvSpPr/>
                        <wps:spPr>
                          <a:xfrm>
                            <a:off x="4749600" y="3200400"/>
                            <a:ext cx="1828800" cy="914400"/>
                          </a:xfrm>
                          <a:prstGeom prst="diamond">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8E84FC"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Approval</w:t>
                              </w:r>
                            </w:p>
                          </w:txbxContent>
                        </wps:txbx>
                        <wps:bodyPr rtlCol="0" anchor="ctr"/>
                      </wps:wsp>
                      <wps:wsp>
                        <wps:cNvPr id="248" name="Rectangle 248"/>
                        <wps:cNvSpPr/>
                        <wps:spPr>
                          <a:xfrm>
                            <a:off x="0" y="3429000"/>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9093B5"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Wait Next Day</w:t>
                              </w:r>
                            </w:p>
                          </w:txbxContent>
                        </wps:txbx>
                        <wps:bodyPr rtlCol="0" anchor="ctr"/>
                      </wps:wsp>
                      <wps:wsp>
                        <wps:cNvPr id="249" name="Diamond 249"/>
                        <wps:cNvSpPr/>
                        <wps:spPr>
                          <a:xfrm>
                            <a:off x="4752449" y="4343147"/>
                            <a:ext cx="1828800" cy="914400"/>
                          </a:xfrm>
                          <a:prstGeom prst="diamond">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7F70A0"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EE CODE</w:t>
                              </w:r>
                            </w:p>
                          </w:txbxContent>
                        </wps:txbx>
                        <wps:bodyPr rtlCol="0" anchor="ctr"/>
                      </wps:wsp>
                      <wps:wsp>
                        <wps:cNvPr id="250" name="Rectangle 250"/>
                        <wps:cNvSpPr/>
                        <wps:spPr>
                          <a:xfrm>
                            <a:off x="7419731" y="2517422"/>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109D4B" w14:textId="77777777" w:rsidR="0035742D" w:rsidRPr="0099104F" w:rsidRDefault="0035742D" w:rsidP="005C71D6">
                              <w:pPr>
                                <w:jc w:val="center"/>
                                <w:rPr>
                                  <w:rFonts w:asciiTheme="minorHAnsi" w:hAnsiTheme="minorHAnsi" w:cstheme="minorHAnsi"/>
                                  <w:sz w:val="12"/>
                                  <w:szCs w:val="12"/>
                                </w:rPr>
                              </w:pPr>
                              <w:r w:rsidRPr="0099104F">
                                <w:rPr>
                                  <w:rFonts w:asciiTheme="minorHAnsi" w:hAnsiTheme="minorHAnsi" w:cstheme="minorHAnsi"/>
                                  <w:color w:val="000000" w:themeColor="text1"/>
                                  <w:kern w:val="24"/>
                                  <w:sz w:val="12"/>
                                  <w:szCs w:val="12"/>
                                </w:rPr>
                                <w:t>Store: Remaining Quantity</w:t>
                              </w:r>
                            </w:p>
                          </w:txbxContent>
                        </wps:txbx>
                        <wps:bodyPr rtlCol="0" anchor="ctr"/>
                      </wps:wsp>
                      <wps:wsp>
                        <wps:cNvPr id="251" name="Diamond 251"/>
                        <wps:cNvSpPr/>
                        <wps:spPr>
                          <a:xfrm>
                            <a:off x="2079468" y="3200400"/>
                            <a:ext cx="1828800" cy="914400"/>
                          </a:xfrm>
                          <a:prstGeom prst="diamond">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6F00B1" w14:textId="77777777" w:rsidR="0035742D" w:rsidRPr="0099104F" w:rsidRDefault="0035742D" w:rsidP="005C71D6">
                              <w:pPr>
                                <w:jc w:val="center"/>
                                <w:rPr>
                                  <w:rFonts w:asciiTheme="minorHAnsi" w:hAnsiTheme="minorHAnsi" w:cstheme="minorHAnsi"/>
                                  <w:sz w:val="8"/>
                                  <w:szCs w:val="8"/>
                                </w:rPr>
                              </w:pPr>
                              <w:r w:rsidRPr="0099104F">
                                <w:rPr>
                                  <w:rFonts w:asciiTheme="minorHAnsi" w:hAnsiTheme="minorHAnsi" w:cstheme="minorHAnsi"/>
                                  <w:color w:val="000000" w:themeColor="text1"/>
                                  <w:kern w:val="24"/>
                                  <w:sz w:val="8"/>
                                  <w:szCs w:val="8"/>
                                </w:rPr>
                                <w:t>Complete</w:t>
                              </w:r>
                              <w:r w:rsidRPr="0099104F">
                                <w:rPr>
                                  <w:rFonts w:asciiTheme="minorHAnsi" w:hAnsiTheme="minorHAnsi" w:cstheme="minorHAnsi"/>
                                  <w:color w:val="000000" w:themeColor="text1"/>
                                  <w:kern w:val="24"/>
                                  <w:sz w:val="8"/>
                                  <w:szCs w:val="8"/>
                                </w:rPr>
                                <w:br/>
                                <w:t>&lt; 14:00</w:t>
                              </w:r>
                            </w:p>
                          </w:txbxContent>
                        </wps:txbx>
                        <wps:bodyPr rtlCol="0" anchor="ctr"/>
                      </wps:wsp>
                      <wps:wsp>
                        <wps:cNvPr id="252" name="Rectangle 252"/>
                        <wps:cNvSpPr/>
                        <wps:spPr>
                          <a:xfrm>
                            <a:off x="7419732" y="4571747"/>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7A53DA"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Return to Requestor.</w:t>
                              </w:r>
                            </w:p>
                          </w:txbxContent>
                        </wps:txbx>
                        <wps:bodyPr rtlCol="0" anchor="ctr"/>
                      </wps:wsp>
                      <wps:wsp>
                        <wps:cNvPr id="253" name="Straight Arrow Connector 253"/>
                        <wps:cNvCnPr/>
                        <wps:spPr>
                          <a:xfrm flipH="1">
                            <a:off x="5664000" y="457200"/>
                            <a:ext cx="3000" cy="22860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4" name="Straight Arrow Connector 254"/>
                        <wps:cNvCnPr/>
                        <wps:spPr>
                          <a:xfrm>
                            <a:off x="5664000" y="1143000"/>
                            <a:ext cx="0" cy="22860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5" name="Straight Arrow Connector 255"/>
                        <wps:cNvCnPr/>
                        <wps:spPr>
                          <a:xfrm>
                            <a:off x="6578400" y="1828800"/>
                            <a:ext cx="841332" cy="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6" name="Straight Arrow Connector 256"/>
                        <wps:cNvCnPr/>
                        <wps:spPr>
                          <a:xfrm flipH="1">
                            <a:off x="3908268" y="1828800"/>
                            <a:ext cx="841332" cy="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7" name="Straight Arrow Connector 257"/>
                        <wps:cNvCnPr/>
                        <wps:spPr>
                          <a:xfrm>
                            <a:off x="5664000" y="2971547"/>
                            <a:ext cx="0" cy="228853"/>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8" name="Straight Arrow Connector 258"/>
                        <wps:cNvCnPr/>
                        <wps:spPr>
                          <a:xfrm flipH="1">
                            <a:off x="3908268" y="3657600"/>
                            <a:ext cx="841332" cy="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9" name="Straight Arrow Connector 259"/>
                        <wps:cNvCnPr/>
                        <wps:spPr>
                          <a:xfrm flipH="1">
                            <a:off x="1828800" y="3657600"/>
                            <a:ext cx="250668" cy="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0" name="Straight Arrow Connector 260"/>
                        <wps:cNvCnPr/>
                        <wps:spPr>
                          <a:xfrm>
                            <a:off x="2993868" y="4114800"/>
                            <a:ext cx="0" cy="456947"/>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1" name="Connector: Elbow 261"/>
                        <wps:cNvCnPr/>
                        <wps:spPr>
                          <a:xfrm rot="16200000" flipH="1">
                            <a:off x="1039861" y="3760739"/>
                            <a:ext cx="914147" cy="1165068"/>
                          </a:xfrm>
                          <a:prstGeom prst="bentConnector2">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2" name="Straight Arrow Connector 262"/>
                        <wps:cNvCnPr/>
                        <wps:spPr>
                          <a:xfrm>
                            <a:off x="3908268" y="4800347"/>
                            <a:ext cx="844181" cy="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3" name="Straight Arrow Connector 263"/>
                        <wps:cNvCnPr/>
                        <wps:spPr>
                          <a:xfrm>
                            <a:off x="6581249" y="4800347"/>
                            <a:ext cx="838483" cy="0"/>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4" name="Connector: Elbow 264"/>
                        <wps:cNvCnPr/>
                        <wps:spPr>
                          <a:xfrm rot="16200000" flipH="1">
                            <a:off x="6428990" y="4495406"/>
                            <a:ext cx="228600" cy="1752882"/>
                          </a:xfrm>
                          <a:prstGeom prst="bentConnector2">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5" name="Straight Arrow Connector 265"/>
                        <wps:cNvCnPr/>
                        <wps:spPr>
                          <a:xfrm flipH="1">
                            <a:off x="8334131" y="2057400"/>
                            <a:ext cx="1" cy="460022"/>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6" name="Straight Arrow Connector 266"/>
                        <wps:cNvCnPr/>
                        <wps:spPr>
                          <a:xfrm flipH="1" flipV="1">
                            <a:off x="6578400" y="2742947"/>
                            <a:ext cx="841331" cy="3075"/>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7" name="Rectangle 267"/>
                        <wps:cNvSpPr/>
                        <wps:spPr>
                          <a:xfrm>
                            <a:off x="7419731" y="3430284"/>
                            <a:ext cx="1828800" cy="457200"/>
                          </a:xfrm>
                          <a:prstGeom prst="rect">
                            <a:avLst/>
                          </a:prstGeom>
                          <a:grp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EFABF6"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Revise</w:t>
                              </w:r>
                            </w:p>
                          </w:txbxContent>
                        </wps:txbx>
                        <wps:bodyPr rtlCol="0" anchor="ctr"/>
                      </wps:wsp>
                      <wps:wsp>
                        <wps:cNvPr id="268" name="Straight Arrow Connector 268"/>
                        <wps:cNvCnPr/>
                        <wps:spPr>
                          <a:xfrm>
                            <a:off x="6578400" y="3657600"/>
                            <a:ext cx="841331" cy="1284"/>
                          </a:xfrm>
                          <a:prstGeom prst="straightConnector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9" name="Connector: Elbow 269"/>
                        <wps:cNvCnPr/>
                        <wps:spPr>
                          <a:xfrm flipH="1" flipV="1">
                            <a:off x="6578400" y="914400"/>
                            <a:ext cx="2670131" cy="2744484"/>
                          </a:xfrm>
                          <a:prstGeom prst="bentConnector3">
                            <a:avLst>
                              <a:gd name="adj1" fmla="val -8561"/>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0" name="Connector: Elbow 270"/>
                        <wps:cNvCnPr/>
                        <wps:spPr>
                          <a:xfrm rot="16200000" flipH="1">
                            <a:off x="3528961" y="1522307"/>
                            <a:ext cx="685547" cy="1755732"/>
                          </a:xfrm>
                          <a:prstGeom prst="bentConnector2">
                            <a:avLst/>
                          </a:prstGeom>
                          <a:grpFill/>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1" name="Rectangle 271"/>
                        <wps:cNvSpPr/>
                        <wps:spPr>
                          <a:xfrm>
                            <a:off x="3916027" y="4522412"/>
                            <a:ext cx="824997" cy="346348"/>
                          </a:xfrm>
                          <a:prstGeom prst="rect">
                            <a:avLst/>
                          </a:prstGeom>
                          <a:grpFill/>
                          <a:ln w="190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A4C713" w14:textId="77777777" w:rsidR="0035742D" w:rsidRPr="0099104F" w:rsidRDefault="0035742D" w:rsidP="005C71D6">
                              <w:pP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Received</w:t>
                              </w:r>
                            </w:p>
                          </w:txbxContent>
                        </wps:txbx>
                        <wps:bodyPr rtlCol="0" anchor="ctr"/>
                      </wps:wsp>
                    </wpg:wgp>
                  </a:graphicData>
                </a:graphic>
              </wp:inline>
            </w:drawing>
          </mc:Choice>
          <mc:Fallback>
            <w:pict>
              <v:group w14:anchorId="36614F93" id="Group 16" o:spid="_x0000_s1026" style="width:440.35pt;height:208.8pt;mso-position-horizontal-relative:char;mso-position-vertical-relative:line" coordsize="92485,57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">
                <v:rect id="Rectangle 231" o:spid="_x0000_s1027" style="position:absolute;left:56640;top:52115;width:2743;height:3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" filled="f" stroked="f" strokeweight="1.5pt">
                  <v:textbox>
                    <w:txbxContent>
                      <w:p w14:paraId="31059EDD" w14:textId="77777777" w:rsidR="0035742D" w:rsidRPr="004F79DB" w:rsidRDefault="0035742D" w:rsidP="005C71D6">
                        <w:pPr>
                          <w:jc w:val="center"/>
                          <w:rPr>
                            <w:sz w:val="10"/>
                            <w:szCs w:val="10"/>
                          </w:rPr>
                        </w:pPr>
                        <w:r w:rsidRPr="004F79DB">
                          <w:rPr>
                            <w:rFonts w:hAnsi="Calibri"/>
                            <w:color w:val="000000" w:themeColor="text1"/>
                            <w:kern w:val="24"/>
                            <w:sz w:val="10"/>
                            <w:szCs w:val="10"/>
                          </w:rPr>
                          <w:t>Y</w:t>
                        </w:r>
                      </w:p>
                    </w:txbxContent>
                  </v:textbox>
                </v:rect>
                <v:rect id="Rectangle 232" o:spid="_x0000_s1028" style="position:absolute;left:65926;top:45224;width:2743;height: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" filled="f" stroked="f" strokeweight="1.5pt">
                  <v:textbox>
                    <w:txbxContent>
                      <w:p w14:paraId="3FAC42B3"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N</w:t>
                        </w:r>
                      </w:p>
                    </w:txbxContent>
                  </v:textbox>
                </v:rect>
                <v:rect id="Rectangle 233" o:spid="_x0000_s1029" style="position:absolute;left:18051;top:33835;width:2743;height: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" filled="f" stroked="f" strokeweight="1.5pt">
                  <v:textbox>
                    <w:txbxContent>
                      <w:p w14:paraId="4E87B2A1"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N</w:t>
                        </w:r>
                      </w:p>
                    </w:txbxContent>
                  </v:textbox>
                </v:rect>
                <v:rect id="Rectangle 234" o:spid="_x0000_s1030" style="position:absolute;left:29938;top:41145;width:2743;height: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" filled="f" stroked="f" strokeweight="1.5pt">
                  <v:textbox>
                    <w:txbxContent>
                      <w:p w14:paraId="46DCB004"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Y</w:t>
                        </w:r>
                      </w:p>
                    </w:txbxContent>
                  </v:textbox>
                </v:rect>
                <v:rect id="Rectangle 235" o:spid="_x0000_s1031" style="position:absolute;left:65847;top:33771;width:2743;height: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" filled="f" stroked="f" strokeweight="1.5pt">
                  <v:textbox>
                    <w:txbxContent>
                      <w:p w14:paraId="1B596804"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N</w:t>
                        </w:r>
                      </w:p>
                    </w:txbxContent>
                  </v:textbox>
                </v:rect>
                <v:rect id="Rectangle 236" o:spid="_x0000_s1032" style="position:absolute;left:44786;top:33822;width:2743;height:3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" filled="f" stroked="f" strokeweight="1.5pt">
                  <v:textbox>
                    <w:txbxContent>
                      <w:p w14:paraId="4FF81DC5"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Y</w:t>
                        </w:r>
                      </w:p>
                    </w:txbxContent>
                  </v:textbox>
                </v:rect>
                <v:rect id="Rectangle 237" o:spid="_x0000_s1033" style="position:absolute;left:65847;top:15514;width:2743;height: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" filled="f" stroked="f" strokeweight="1.5pt">
                  <v:textbox>
                    <w:txbxContent>
                      <w:p w14:paraId="7C9AF0DE"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Y</w:t>
                        </w:r>
                      </w:p>
                    </w:txbxContent>
                  </v:textbox>
                </v:rect>
                <v:rect id="Rectangle 238" o:spid="_x0000_s1034" style="position:absolute;left:44752;top:15539;width:2744;height:3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" filled="f" stroked="f" strokeweight="1.5pt">
                  <v:textbox>
                    <w:txbxContent>
                      <w:p w14:paraId="5F1780D6" w14:textId="77777777" w:rsidR="0035742D" w:rsidRPr="0099104F" w:rsidRDefault="0035742D" w:rsidP="005C71D6">
                        <w:pPr>
                          <w:jc w:val="cente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N</w:t>
                        </w:r>
                      </w:p>
                    </w:txbxContent>
                  </v:textbox>
                </v:rect>
                <v:rect id="Rectangle 239" o:spid="_x0000_s1035" style="position:absolute;left:47526;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" filled="f" strokecolor="black [3213]" strokeweight="1.5pt">
                  <v:textbox>
                    <w:txbxContent>
                      <w:p w14:paraId="23B68C41"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Item Request</w:t>
                        </w:r>
                      </w:p>
                    </w:txbxContent>
                  </v:textbox>
                </v:rect>
                <v:shapetype id="_x0000_t4" coordsize="21600,21600" o:spt="4" path="m10800,l,10800,10800,21600,21600,10800xe">
                  <v:stroke joinstyle="miter"/>
                  <v:path gradientshapeok="t" o:connecttype="rect" textboxrect="5400,5400,16200,16200"/>
                </v:shapetype>
                <v:shape id="Diamond 240" o:spid="_x0000_s1036" type="#_x0000_t4" style="position:absolute;left:47495;top:13716;width:1828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" filled="f" strokecolor="black [3213]" strokeweight="1.5pt">
                  <v:textbox>
                    <w:txbxContent>
                      <w:p w14:paraId="2D2F4C6B" w14:textId="77777777" w:rsidR="0035742D" w:rsidRPr="0099104F" w:rsidRDefault="0035742D" w:rsidP="005C71D6">
                        <w:pPr>
                          <w:jc w:val="center"/>
                          <w:rPr>
                            <w:rFonts w:asciiTheme="minorHAnsi" w:hAnsiTheme="minorHAnsi" w:cstheme="minorHAnsi"/>
                            <w:sz w:val="8"/>
                            <w:szCs w:val="8"/>
                          </w:rPr>
                        </w:pPr>
                        <w:r w:rsidRPr="0099104F">
                          <w:rPr>
                            <w:rFonts w:asciiTheme="minorHAnsi" w:hAnsiTheme="minorHAnsi" w:cstheme="minorHAnsi"/>
                            <w:color w:val="000000" w:themeColor="text1"/>
                            <w:kern w:val="24"/>
                            <w:sz w:val="8"/>
                            <w:szCs w:val="8"/>
                          </w:rPr>
                          <w:t>On Board Installs</w:t>
                        </w:r>
                      </w:p>
                    </w:txbxContent>
                  </v:textbox>
                </v:shape>
                <v:rect id="Rectangle 241" o:spid="_x0000_s1037" style="position:absolute;left:47496;top:6858;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" filled="f" strokecolor="black [3213]" strokeweight="1.5pt">
                  <v:textbox>
                    <w:txbxContent>
                      <w:p w14:paraId="0A935E32"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BOM and BOC</w:t>
                        </w:r>
                      </w:p>
                    </w:txbxContent>
                  </v:textbox>
                </v:rect>
                <v:rect id="Rectangle 242" o:spid="_x0000_s1038" style="position:absolute;left:20794;top:16002;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" filled="f" strokecolor="black [3213]" strokeweight="1.5pt">
                  <v:textbox>
                    <w:txbxContent>
                      <w:p w14:paraId="529155EA"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BOM</w:t>
                        </w:r>
                      </w:p>
                    </w:txbxContent>
                  </v:textbox>
                </v:rect>
                <v:rect id="Rectangle 243" o:spid="_x0000_s1039" style="position:absolute;left:47496;top:25143;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" filled="f" strokecolor="black [3213]" strokeweight="1.5pt">
                  <v:textbox>
                    <w:txbxContent>
                      <w:p w14:paraId="2C99E33A"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Reviews</w:t>
                        </w:r>
                      </w:p>
                    </w:txbxContent>
                  </v:textbox>
                </v:rect>
                <v:rect id="Rectangle 244" o:spid="_x0000_s1040" style="position:absolute;left:74197;top:16002;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" filled="f" strokecolor="black [3213]" strokeweight="1.5pt">
                  <v:textbox>
                    <w:txbxContent>
                      <w:p w14:paraId="26AEED28"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BOC</w:t>
                        </w:r>
                      </w:p>
                    </w:txbxContent>
                  </v:textbox>
                </v:rect>
                <v:rect id="Rectangle 245" o:spid="_x0000_s1041" style="position:absolute;left:20794;top:45717;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" filled="f" strokecolor="black [3213]" strokeweight="1.5pt">
                  <v:textbox>
                    <w:txbxContent>
                      <w:p w14:paraId="1FCCDD24"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Purchase Request [PR]</w:t>
                        </w:r>
                      </w:p>
                    </w:txbxContent>
                  </v:textbox>
                </v:rect>
                <v:rect id="Rectangle 246" o:spid="_x0000_s1042" style="position:absolute;left:74197;top:52575;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" filled="f" strokecolor="black [3213]" strokeweight="1.5pt">
                  <v:textbox>
                    <w:txbxContent>
                      <w:p w14:paraId="114C7E1B"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 xml:space="preserve">ENG Store </w:t>
                        </w:r>
                      </w:p>
                    </w:txbxContent>
                  </v:textbox>
                </v:rect>
                <v:shape id="Diamond 247" o:spid="_x0000_s1043" type="#_x0000_t4" style="position:absolute;left:47496;top:32004;width:1828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" filled="f" strokecolor="black [3213]" strokeweight="1.5pt">
                  <v:textbox>
                    <w:txbxContent>
                      <w:p w14:paraId="3E8E84FC"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Approval</w:t>
                        </w:r>
                      </w:p>
                    </w:txbxContent>
                  </v:textbox>
                </v:shape>
                <v:rect id="Rectangle 248" o:spid="_x0000_s1044" style="position:absolute;top:34290;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" filled="f" strokecolor="black [3213]" strokeweight="1.5pt">
                  <v:textbox>
                    <w:txbxContent>
                      <w:p w14:paraId="7C9093B5"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Wait Next Day</w:t>
                        </w:r>
                      </w:p>
                    </w:txbxContent>
                  </v:textbox>
                </v:rect>
                <v:shape id="Diamond 249" o:spid="_x0000_s1045" type="#_x0000_t4" style="position:absolute;left:47524;top:43431;width:1828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" filled="f" strokecolor="black [3213]" strokeweight="1.5pt">
                  <v:textbox>
                    <w:txbxContent>
                      <w:p w14:paraId="517F70A0"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EE CODE</w:t>
                        </w:r>
                      </w:p>
                    </w:txbxContent>
                  </v:textbox>
                </v:shape>
                <v:rect id="Rectangle 250" o:spid="_x0000_s1046" style="position:absolute;left:74197;top:25174;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" filled="f" strokecolor="black [3213]" strokeweight="1.5pt">
                  <v:textbox>
                    <w:txbxContent>
                      <w:p w14:paraId="21109D4B" w14:textId="77777777" w:rsidR="0035742D" w:rsidRPr="0099104F" w:rsidRDefault="0035742D" w:rsidP="005C71D6">
                        <w:pPr>
                          <w:jc w:val="center"/>
                          <w:rPr>
                            <w:rFonts w:asciiTheme="minorHAnsi" w:hAnsiTheme="minorHAnsi" w:cstheme="minorHAnsi"/>
                            <w:sz w:val="12"/>
                            <w:szCs w:val="12"/>
                          </w:rPr>
                        </w:pPr>
                        <w:r w:rsidRPr="0099104F">
                          <w:rPr>
                            <w:rFonts w:asciiTheme="minorHAnsi" w:hAnsiTheme="minorHAnsi" w:cstheme="minorHAnsi"/>
                            <w:color w:val="000000" w:themeColor="text1"/>
                            <w:kern w:val="24"/>
                            <w:sz w:val="12"/>
                            <w:szCs w:val="12"/>
                          </w:rPr>
                          <w:t>Store: Remaining Quantity</w:t>
                        </w:r>
                      </w:p>
                    </w:txbxContent>
                  </v:textbox>
                </v:rect>
                <v:shape id="Diamond 251" o:spid="_x0000_s1047" type="#_x0000_t4" style="position:absolute;left:20794;top:32004;width:1828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" filled="f" strokecolor="black [3213]" strokeweight="1.5pt">
                  <v:textbox>
                    <w:txbxContent>
                      <w:p w14:paraId="156F00B1" w14:textId="77777777" w:rsidR="0035742D" w:rsidRPr="0099104F" w:rsidRDefault="0035742D" w:rsidP="005C71D6">
                        <w:pPr>
                          <w:jc w:val="center"/>
                          <w:rPr>
                            <w:rFonts w:asciiTheme="minorHAnsi" w:hAnsiTheme="minorHAnsi" w:cstheme="minorHAnsi"/>
                            <w:sz w:val="8"/>
                            <w:szCs w:val="8"/>
                          </w:rPr>
                        </w:pPr>
                        <w:r w:rsidRPr="0099104F">
                          <w:rPr>
                            <w:rFonts w:asciiTheme="minorHAnsi" w:hAnsiTheme="minorHAnsi" w:cstheme="minorHAnsi"/>
                            <w:color w:val="000000" w:themeColor="text1"/>
                            <w:kern w:val="24"/>
                            <w:sz w:val="8"/>
                            <w:szCs w:val="8"/>
                          </w:rPr>
                          <w:t>Complete</w:t>
                        </w:r>
                        <w:r w:rsidRPr="0099104F">
                          <w:rPr>
                            <w:rFonts w:asciiTheme="minorHAnsi" w:hAnsiTheme="minorHAnsi" w:cstheme="minorHAnsi"/>
                            <w:color w:val="000000" w:themeColor="text1"/>
                            <w:kern w:val="24"/>
                            <w:sz w:val="8"/>
                            <w:szCs w:val="8"/>
                          </w:rPr>
                          <w:br/>
                          <w:t>&lt; 14:00</w:t>
                        </w:r>
                      </w:p>
                    </w:txbxContent>
                  </v:textbox>
                </v:shape>
                <v:rect id="Rectangle 252" o:spid="_x0000_s1048" style="position:absolute;left:74197;top:45717;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" filled="f" strokecolor="black [3213]" strokeweight="1.5pt">
                  <v:textbox>
                    <w:txbxContent>
                      <w:p w14:paraId="5E7A53DA"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Return to Requestor.</w:t>
                        </w:r>
                      </w:p>
                    </w:txbxContent>
                  </v:textbox>
                </v:rect>
                <v:shapetype id="_x0000_t32" coordsize="21600,21600" o:spt="32" o:oned="t" path="m,l21600,21600e" filled="f">
                  <v:path arrowok="t" fillok="f" o:connecttype="none"/>
                  <o:lock v:ext="edit" shapetype="t"/>
                </v:shapetype>
                <v:shape id="Straight Arrow Connector 253" o:spid="_x0000_s1049" type="#_x0000_t32" style="position:absolute;left:56640;top:4572;width:30;height:2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" strokecolor="black [3213]" strokeweight="1.5pt">
                  <v:stroke endarrow="block" joinstyle="miter"/>
                </v:shape>
                <v:shape id="Straight Arrow Connector 254" o:spid="_x0000_s1050" type="#_x0000_t32" style="position:absolute;left:56640;top:1143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" strokecolor="black [3213]" strokeweight="1.5pt">
                  <v:stroke endarrow="block" joinstyle="miter"/>
                </v:shape>
                <v:shape id="Straight Arrow Connector 255" o:spid="_x0000_s1051" type="#_x0000_t32" style="position:absolute;left:65784;top:18288;width:84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" strokecolor="black [3213]" strokeweight="1.5pt">
                  <v:stroke endarrow="block" joinstyle="miter"/>
                </v:shape>
                <v:shape id="Straight Arrow Connector 256" o:spid="_x0000_s1052" type="#_x0000_t32" style="position:absolute;left:39082;top:18288;width:84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" strokecolor="black [3213]" strokeweight="1.5pt">
                  <v:stroke endarrow="block" joinstyle="miter"/>
                </v:shape>
                <v:shape id="Straight Arrow Connector 257" o:spid="_x0000_s1053" type="#_x0000_t32" style="position:absolute;left:56640;top:29715;width:0;height:22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" strokecolor="black [3213]" strokeweight="1.5pt">
                  <v:stroke endarrow="block" joinstyle="miter"/>
                </v:shape>
                <v:shape id="Straight Arrow Connector 258" o:spid="_x0000_s1054" type="#_x0000_t32" style="position:absolute;left:39082;top:36576;width:84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" strokecolor="black [3213]" strokeweight="1.5pt">
                  <v:stroke endarrow="block" joinstyle="miter"/>
                </v:shape>
                <v:shape id="Straight Arrow Connector 259" o:spid="_x0000_s1055" type="#_x0000_t32" style="position:absolute;left:18288;top:36576;width:25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" strokecolor="black [3213]" strokeweight="1.5pt">
                  <v:stroke endarrow="block" joinstyle="miter"/>
                </v:shape>
                <v:shape id="Straight Arrow Connector 260" o:spid="_x0000_s1056" type="#_x0000_t32" style="position:absolute;left:29938;top:41148;width:0;height:45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" strokecolor="black [3213]" strokeweight="1.5pt">
                  <v:stroke endarrow="block" joinstyle="miter"/>
                </v:shape>
                <v:shapetype id="_x0000_t33" coordsize="21600,21600" o:spt="33" o:oned="t" path="m,l21600,r,21600e" filled="f">
                  <v:stroke joinstyle="miter"/>
                  <v:path arrowok="t" fillok="f" o:connecttype="none"/>
                  <o:lock v:ext="edit" shapetype="t"/>
                </v:shapetype>
                <v:shape id="Connector: Elbow 261" o:spid="_x0000_s1057" type="#_x0000_t33" style="position:absolute;left:10398;top:37607;width:9142;height:1165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" strokecolor="black [3213]" strokeweight="1.5pt">
                  <v:stroke endarrow="block"/>
                </v:shape>
                <v:shape id="Straight Arrow Connector 262" o:spid="_x0000_s1058" type="#_x0000_t32" style="position:absolute;left:39082;top:48003;width:84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" strokecolor="black [3213]" strokeweight="1.5pt">
                  <v:stroke endarrow="block" joinstyle="miter"/>
                </v:shape>
                <v:shape id="Straight Arrow Connector 263" o:spid="_x0000_s1059" type="#_x0000_t32" style="position:absolute;left:65812;top:48003;width:83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" strokecolor="black [3213]" strokeweight="1.5pt">
                  <v:stroke endarrow="block" joinstyle="miter"/>
                </v:shape>
                <v:shape id="Connector: Elbow 264" o:spid="_x0000_s1060" type="#_x0000_t33" style="position:absolute;left:64290;top:44953;width:2286;height:1752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" strokecolor="black [3213]" strokeweight="1.5pt">
                  <v:stroke endarrow="block"/>
                </v:shape>
                <v:shape id="Straight Arrow Connector 265" o:spid="_x0000_s1061" type="#_x0000_t32" style="position:absolute;left:83341;top:20574;width:0;height:46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" strokecolor="black [3213]" strokeweight="1.5pt">
                  <v:stroke endarrow="block" joinstyle="miter"/>
                </v:shape>
                <v:shape id="Straight Arrow Connector 266" o:spid="_x0000_s1062" type="#_x0000_t32" style="position:absolute;left:65784;top:27429;width:8413;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" strokecolor="black [3213]" strokeweight="1.5pt">
                  <v:stroke endarrow="block" joinstyle="miter"/>
                </v:shape>
                <v:rect id="Rectangle 267" o:spid="_x0000_s1063" style="position:absolute;left:74197;top:34302;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" filled="f" strokecolor="black [3213]" strokeweight="1.5pt">
                  <v:textbox>
                    <w:txbxContent>
                      <w:p w14:paraId="15EFABF6" w14:textId="77777777" w:rsidR="0035742D" w:rsidRPr="0099104F" w:rsidRDefault="0035742D" w:rsidP="005C71D6">
                        <w:pPr>
                          <w:jc w:val="center"/>
                          <w:rPr>
                            <w:rFonts w:asciiTheme="minorHAnsi" w:hAnsiTheme="minorHAnsi" w:cstheme="minorHAnsi"/>
                            <w:sz w:val="14"/>
                            <w:szCs w:val="14"/>
                          </w:rPr>
                        </w:pPr>
                        <w:r w:rsidRPr="0099104F">
                          <w:rPr>
                            <w:rFonts w:asciiTheme="minorHAnsi" w:hAnsiTheme="minorHAnsi" w:cstheme="minorHAnsi"/>
                            <w:color w:val="000000" w:themeColor="text1"/>
                            <w:kern w:val="24"/>
                            <w:sz w:val="14"/>
                            <w:szCs w:val="14"/>
                          </w:rPr>
                          <w:t>Revise</w:t>
                        </w:r>
                      </w:p>
                    </w:txbxContent>
                  </v:textbox>
                </v:rect>
                <v:shape id="Straight Arrow Connector 268" o:spid="_x0000_s1064" type="#_x0000_t32" style="position:absolute;left:65784;top:36576;width:8413;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" strokecolor="black [3213]" strokeweight="1.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9" o:spid="_x0000_s1065" type="#_x0000_t34" style="position:absolute;left:65784;top:9144;width:26701;height:27444;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" adj="-1849" strokecolor="black [3213]" strokeweight="1.5pt">
                  <v:stroke endarrow="block"/>
                </v:shape>
                <v:shape id="Connector: Elbow 270" o:spid="_x0000_s1066" type="#_x0000_t33" style="position:absolute;left:35289;top:15222;width:6856;height:1755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" strokecolor="black [3213]" strokeweight="1.5pt">
                  <v:stroke endarrow="block"/>
                </v:shape>
                <v:rect id="Rectangle 271" o:spid="_x0000_s1067" style="position:absolute;left:39160;top:45224;width:8250;height: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" filled="f" stroked="f" strokeweight="1.5pt">
                  <v:textbox>
                    <w:txbxContent>
                      <w:p w14:paraId="26A4C713" w14:textId="77777777" w:rsidR="0035742D" w:rsidRPr="0099104F" w:rsidRDefault="0035742D" w:rsidP="005C71D6">
                        <w:pPr>
                          <w:rPr>
                            <w:rFonts w:asciiTheme="minorHAnsi" w:hAnsiTheme="minorHAnsi" w:cstheme="minorHAnsi"/>
                            <w:sz w:val="10"/>
                            <w:szCs w:val="10"/>
                          </w:rPr>
                        </w:pPr>
                        <w:r w:rsidRPr="0099104F">
                          <w:rPr>
                            <w:rFonts w:asciiTheme="minorHAnsi" w:hAnsiTheme="minorHAnsi" w:cstheme="minorHAnsi"/>
                            <w:color w:val="000000" w:themeColor="text1"/>
                            <w:kern w:val="24"/>
                            <w:sz w:val="10"/>
                            <w:szCs w:val="10"/>
                          </w:rPr>
                          <w:t>Received</w:t>
                        </w:r>
                      </w:p>
                    </w:txbxContent>
                  </v:textbox>
                </v:rect>
                <w10:anchorlock/>
              </v:group>
            </w:pict>
          </mc:Fallback>
        </mc:AlternateContent>
      </w:r>
    </w:p>
    <w:p w14:paraId="36261765" w14:textId="77777777" w:rsidR="00C020AF" w:rsidRPr="00C020AF" w:rsidRDefault="00C020AF" w:rsidP="001128C5">
      <w:pPr>
        <w:pStyle w:val="ListParagraph"/>
        <w:numPr>
          <w:ilvl w:val="2"/>
          <w:numId w:val="17"/>
        </w:numPr>
        <w:spacing w:before="120" w:after="60"/>
        <w:jc w:val="thaiDistribute"/>
        <w:rPr>
          <w:rFonts w:asciiTheme="minorHAnsi" w:hAnsiTheme="minorHAnsi" w:cstheme="minorHAnsi"/>
          <w:lang w:bidi="th-TH"/>
        </w:rPr>
      </w:pPr>
      <w:r w:rsidRPr="00C020AF">
        <w:rPr>
          <w:rFonts w:asciiTheme="minorHAnsi" w:hAnsiTheme="minorHAnsi" w:cstheme="minorHAnsi"/>
          <w:lang w:bidi="th-TH"/>
        </w:rPr>
        <w:t>Designer has responsible to create Bill of Material (BOM, generally has automatic generated from design software) and Component Request (BOC)</w:t>
      </w:r>
    </w:p>
    <w:p w14:paraId="6E5C59A0" w14:textId="77777777" w:rsidR="00C020AF" w:rsidRPr="00C020AF" w:rsidRDefault="00C020AF" w:rsidP="001128C5">
      <w:pPr>
        <w:pStyle w:val="ListParagraph"/>
        <w:numPr>
          <w:ilvl w:val="2"/>
          <w:numId w:val="17"/>
        </w:numPr>
        <w:spacing w:after="60"/>
        <w:jc w:val="thaiDistribute"/>
        <w:rPr>
          <w:rFonts w:asciiTheme="minorHAnsi" w:hAnsiTheme="minorHAnsi" w:cstheme="minorHAnsi"/>
          <w:lang w:bidi="th-TH"/>
        </w:rPr>
      </w:pPr>
      <w:r w:rsidRPr="00C020AF">
        <w:rPr>
          <w:rFonts w:asciiTheme="minorHAnsi" w:hAnsiTheme="minorHAnsi" w:cstheme="minorHAnsi"/>
          <w:lang w:bidi="th-TH"/>
        </w:rPr>
        <w:t xml:space="preserve">Requisition’s components shall be separated </w:t>
      </w:r>
      <w:proofErr w:type="gramStart"/>
      <w:r w:rsidRPr="00C020AF">
        <w:rPr>
          <w:rFonts w:asciiTheme="minorHAnsi" w:hAnsiTheme="minorHAnsi" w:cstheme="minorHAnsi"/>
          <w:lang w:bidi="th-TH"/>
        </w:rPr>
        <w:t>in</w:t>
      </w:r>
      <w:proofErr w:type="gramEnd"/>
      <w:r w:rsidRPr="00C020AF">
        <w:rPr>
          <w:rFonts w:asciiTheme="minorHAnsi" w:hAnsiTheme="minorHAnsi" w:cstheme="minorHAnsi"/>
          <w:lang w:bidi="th-TH"/>
        </w:rPr>
        <w:t xml:space="preserve"> 2 types.</w:t>
      </w:r>
    </w:p>
    <w:p w14:paraId="67E74A74" w14:textId="29D90577" w:rsidR="00C020AF" w:rsidRPr="00C020AF" w:rsidRDefault="00C020AF" w:rsidP="001128C5">
      <w:pPr>
        <w:pStyle w:val="ListParagraph"/>
        <w:numPr>
          <w:ilvl w:val="3"/>
          <w:numId w:val="17"/>
        </w:numPr>
        <w:spacing w:after="60"/>
        <w:ind w:left="1620" w:hanging="900"/>
        <w:jc w:val="thaiDistribute"/>
        <w:rPr>
          <w:rFonts w:asciiTheme="minorHAnsi" w:hAnsiTheme="minorHAnsi" w:cstheme="minorHAnsi"/>
          <w:lang w:bidi="th-TH"/>
        </w:rPr>
      </w:pPr>
      <w:r w:rsidRPr="00C020AF">
        <w:rPr>
          <w:rFonts w:asciiTheme="minorHAnsi" w:hAnsiTheme="minorHAnsi" w:cstheme="minorHAnsi"/>
          <w:lang w:bidi="th-TH"/>
        </w:rPr>
        <w:t xml:space="preserve">Components which </w:t>
      </w:r>
      <w:proofErr w:type="gramStart"/>
      <w:r w:rsidRPr="00C020AF">
        <w:rPr>
          <w:rFonts w:asciiTheme="minorHAnsi" w:hAnsiTheme="minorHAnsi" w:cstheme="minorHAnsi"/>
          <w:lang w:bidi="th-TH"/>
        </w:rPr>
        <w:t>generated</w:t>
      </w:r>
      <w:proofErr w:type="gramEnd"/>
      <w:r w:rsidRPr="00C020AF">
        <w:rPr>
          <w:rFonts w:asciiTheme="minorHAnsi" w:hAnsiTheme="minorHAnsi" w:cstheme="minorHAnsi"/>
          <w:lang w:bidi="th-TH"/>
        </w:rPr>
        <w:t xml:space="preserve"> from design software shall be purchased through Bill of Material (BOM) and spend cost breakdown in budget of RDD.</w:t>
      </w:r>
    </w:p>
    <w:p w14:paraId="2F2043BF" w14:textId="77777777" w:rsidR="00C020AF" w:rsidRPr="00C020AF" w:rsidRDefault="00C020AF" w:rsidP="001128C5">
      <w:pPr>
        <w:pStyle w:val="ListParagraph"/>
        <w:numPr>
          <w:ilvl w:val="3"/>
          <w:numId w:val="17"/>
        </w:numPr>
        <w:spacing w:after="120"/>
        <w:ind w:left="1620" w:hanging="900"/>
        <w:jc w:val="thaiDistribute"/>
        <w:rPr>
          <w:rFonts w:asciiTheme="minorHAnsi" w:hAnsiTheme="minorHAnsi" w:cstheme="minorHAnsi"/>
          <w:lang w:bidi="th-TH"/>
        </w:rPr>
      </w:pPr>
      <w:r w:rsidRPr="00C020AF">
        <w:rPr>
          <w:rFonts w:asciiTheme="minorHAnsi" w:hAnsiTheme="minorHAnsi" w:cstheme="minorHAnsi"/>
          <w:lang w:bidi="th-TH"/>
        </w:rPr>
        <w:t>Components which used in general and did not mount on PCB shall be purchased through Component Request (BOC) and spend cost breakdown in budget of RD&amp;E</w:t>
      </w:r>
    </w:p>
    <w:p w14:paraId="03D3B6AE" w14:textId="77777777" w:rsidR="00C020AF" w:rsidRPr="00C020AF" w:rsidRDefault="00C020AF" w:rsidP="001128C5">
      <w:pPr>
        <w:pStyle w:val="ListParagraph"/>
        <w:numPr>
          <w:ilvl w:val="2"/>
          <w:numId w:val="17"/>
        </w:numPr>
        <w:spacing w:after="60"/>
        <w:jc w:val="thaiDistribute"/>
        <w:rPr>
          <w:rFonts w:asciiTheme="minorHAnsi" w:hAnsiTheme="minorHAnsi" w:cstheme="minorHAnsi"/>
          <w:lang w:bidi="th-TH"/>
        </w:rPr>
      </w:pPr>
      <w:r w:rsidRPr="00C020AF">
        <w:rPr>
          <w:rFonts w:asciiTheme="minorHAnsi" w:hAnsiTheme="minorHAnsi" w:cstheme="minorHAnsi"/>
          <w:lang w:bidi="th-TH"/>
        </w:rPr>
        <w:t>Admin Dept. is responsible to review item requisition format (code, name) and available stock (obsoleted, backorder) or duplicate item (forward list to ENG store for identify)</w:t>
      </w:r>
    </w:p>
    <w:p w14:paraId="6C13DED7" w14:textId="77777777" w:rsidR="00C020AF" w:rsidRPr="00C020AF" w:rsidRDefault="00C020AF" w:rsidP="001128C5">
      <w:pPr>
        <w:pStyle w:val="ListParagraph"/>
        <w:numPr>
          <w:ilvl w:val="3"/>
          <w:numId w:val="17"/>
        </w:numPr>
        <w:spacing w:after="60"/>
        <w:ind w:left="1620" w:hanging="900"/>
        <w:jc w:val="thaiDistribute"/>
        <w:rPr>
          <w:rFonts w:asciiTheme="minorHAnsi" w:hAnsiTheme="minorHAnsi" w:cstheme="minorHAnsi"/>
          <w:lang w:bidi="th-TH"/>
        </w:rPr>
      </w:pPr>
      <w:r w:rsidRPr="00C020AF">
        <w:rPr>
          <w:rFonts w:asciiTheme="minorHAnsi" w:hAnsiTheme="minorHAnsi" w:cstheme="minorHAnsi"/>
          <w:lang w:bidi="th-TH"/>
        </w:rPr>
        <w:t xml:space="preserve">Components which </w:t>
      </w:r>
      <w:proofErr w:type="gramStart"/>
      <w:r w:rsidRPr="00C020AF">
        <w:rPr>
          <w:rFonts w:asciiTheme="minorHAnsi" w:hAnsiTheme="minorHAnsi" w:cstheme="minorHAnsi"/>
          <w:lang w:bidi="th-TH"/>
        </w:rPr>
        <w:t>generated</w:t>
      </w:r>
      <w:proofErr w:type="gramEnd"/>
      <w:r w:rsidRPr="00C020AF">
        <w:rPr>
          <w:rFonts w:asciiTheme="minorHAnsi" w:hAnsiTheme="minorHAnsi" w:cstheme="minorHAnsi"/>
          <w:lang w:bidi="th-TH"/>
        </w:rPr>
        <w:t xml:space="preserve"> from design software shall be purchased through Bill of Material (BOM) and spend cost breakdown in budget of RDD.</w:t>
      </w:r>
    </w:p>
    <w:p w14:paraId="5158CFB2" w14:textId="77777777" w:rsidR="00C020AF" w:rsidRPr="00C020AF" w:rsidRDefault="00C020AF" w:rsidP="001128C5">
      <w:pPr>
        <w:pStyle w:val="ListParagraph"/>
        <w:numPr>
          <w:ilvl w:val="3"/>
          <w:numId w:val="17"/>
        </w:numPr>
        <w:spacing w:after="120"/>
        <w:ind w:left="1620" w:hanging="900"/>
        <w:jc w:val="thaiDistribute"/>
        <w:rPr>
          <w:rFonts w:asciiTheme="minorHAnsi" w:hAnsiTheme="minorHAnsi" w:cstheme="minorHAnsi"/>
          <w:lang w:bidi="th-TH"/>
        </w:rPr>
      </w:pPr>
      <w:r w:rsidRPr="00C020AF">
        <w:rPr>
          <w:rFonts w:asciiTheme="minorHAnsi" w:hAnsiTheme="minorHAnsi" w:cstheme="minorHAnsi"/>
          <w:lang w:bidi="th-TH"/>
        </w:rPr>
        <w:t>Components which used in general and did not mount on PCB shall be purchased through Component Request (BOC) and spend cost breakdown in budget of RD&amp;E</w:t>
      </w:r>
    </w:p>
    <w:p w14:paraId="5724C797" w14:textId="03AFE731" w:rsidR="00C020AF" w:rsidRPr="00C020AF" w:rsidRDefault="00C020AF" w:rsidP="001128C5">
      <w:pPr>
        <w:pStyle w:val="ListParagraph"/>
        <w:numPr>
          <w:ilvl w:val="2"/>
          <w:numId w:val="17"/>
        </w:numPr>
        <w:spacing w:after="60"/>
        <w:jc w:val="thaiDistribute"/>
        <w:rPr>
          <w:rFonts w:asciiTheme="minorHAnsi" w:hAnsiTheme="minorHAnsi" w:cstheme="minorHAnsi"/>
          <w:lang w:bidi="th-TH"/>
        </w:rPr>
      </w:pPr>
      <w:r w:rsidRPr="00C020AF">
        <w:rPr>
          <w:rFonts w:asciiTheme="minorHAnsi" w:hAnsiTheme="minorHAnsi" w:cstheme="minorHAnsi"/>
          <w:lang w:bidi="th-TH"/>
        </w:rPr>
        <w:t xml:space="preserve">When requisition item </w:t>
      </w:r>
      <w:proofErr w:type="gramStart"/>
      <w:r w:rsidRPr="00C020AF">
        <w:rPr>
          <w:rFonts w:asciiTheme="minorHAnsi" w:hAnsiTheme="minorHAnsi" w:cstheme="minorHAnsi"/>
          <w:lang w:bidi="th-TH"/>
        </w:rPr>
        <w:t>was arrived</w:t>
      </w:r>
      <w:proofErr w:type="gramEnd"/>
      <w:r w:rsidRPr="00C020AF">
        <w:rPr>
          <w:rFonts w:asciiTheme="minorHAnsi" w:hAnsiTheme="minorHAnsi" w:cstheme="minorHAnsi"/>
          <w:lang w:bidi="th-TH"/>
        </w:rPr>
        <w:t xml:space="preserve"> at RD&amp;E store and identified. It will be returned to requestor if it was purchased through BOM item. Requestor shall follow by themselves to RD&amp;E store </w:t>
      </w:r>
      <w:del w:id="5" w:author="Ekkarat Titawong" w:date="2022-01-10T15:37:00Z">
        <w:r w:rsidRPr="00C020AF" w:rsidDel="00663EA2">
          <w:rPr>
            <w:rFonts w:asciiTheme="minorHAnsi" w:hAnsiTheme="minorHAnsi" w:cstheme="minorHAnsi"/>
            <w:lang w:bidi="th-TH"/>
          </w:rPr>
          <w:delText>incase</w:delText>
        </w:r>
      </w:del>
      <w:ins w:id="6" w:author="Ekkarat Titawong" w:date="2022-01-10T15:37:00Z">
        <w:r w:rsidR="00663EA2" w:rsidRPr="00C020AF">
          <w:rPr>
            <w:rFonts w:asciiTheme="minorHAnsi" w:hAnsiTheme="minorHAnsi" w:cstheme="minorHAnsi"/>
            <w:lang w:bidi="th-TH"/>
          </w:rPr>
          <w:t>in case</w:t>
        </w:r>
      </w:ins>
      <w:r w:rsidRPr="00C020AF">
        <w:rPr>
          <w:rFonts w:asciiTheme="minorHAnsi" w:hAnsiTheme="minorHAnsi" w:cstheme="minorHAnsi"/>
          <w:lang w:bidi="th-TH"/>
        </w:rPr>
        <w:t xml:space="preserve"> of BOC item.</w:t>
      </w:r>
    </w:p>
    <w:p w14:paraId="3909C339" w14:textId="77777777" w:rsidR="00C020AF" w:rsidRPr="00C020AF" w:rsidRDefault="00C020AF" w:rsidP="001128C5">
      <w:pPr>
        <w:pStyle w:val="ListParagraph"/>
        <w:numPr>
          <w:ilvl w:val="2"/>
          <w:numId w:val="17"/>
        </w:numPr>
        <w:spacing w:after="60"/>
        <w:jc w:val="thaiDistribute"/>
        <w:rPr>
          <w:rFonts w:asciiTheme="minorHAnsi" w:hAnsiTheme="minorHAnsi" w:cstheme="minorHAnsi"/>
          <w:lang w:bidi="th-TH"/>
        </w:rPr>
      </w:pPr>
      <w:r w:rsidRPr="00C020AF">
        <w:rPr>
          <w:rFonts w:asciiTheme="minorHAnsi" w:hAnsiTheme="minorHAnsi" w:cstheme="minorHAnsi"/>
          <w:lang w:bidi="th-TH"/>
        </w:rPr>
        <w:t>Purchasing request quantity [n+3] (Purchase quantity can be negotiated to discount prices, decided by admin dept.)</w:t>
      </w:r>
    </w:p>
    <w:p w14:paraId="4693339B" w14:textId="77777777" w:rsidR="00C020AF" w:rsidRPr="00C020AF" w:rsidRDefault="00C020AF" w:rsidP="001128C5">
      <w:pPr>
        <w:pStyle w:val="ListParagraph"/>
        <w:numPr>
          <w:ilvl w:val="2"/>
          <w:numId w:val="17"/>
        </w:numPr>
        <w:spacing w:after="60"/>
        <w:jc w:val="thaiDistribute"/>
        <w:rPr>
          <w:rFonts w:asciiTheme="minorHAnsi" w:hAnsiTheme="minorHAnsi" w:cstheme="minorHAnsi"/>
          <w:lang w:bidi="th-TH"/>
        </w:rPr>
      </w:pPr>
      <w:r w:rsidRPr="00C020AF">
        <w:rPr>
          <w:rFonts w:asciiTheme="minorHAnsi" w:hAnsiTheme="minorHAnsi" w:cstheme="minorHAnsi"/>
          <w:lang w:bidi="th-TH"/>
        </w:rPr>
        <w:t>Components for 1st prototype in fixed asset item to be used in reference.</w:t>
      </w:r>
    </w:p>
    <w:p w14:paraId="182F893E" w14:textId="566EF5A8" w:rsidR="00C020AF" w:rsidRPr="00C020AF" w:rsidRDefault="00C020AF" w:rsidP="001128C5">
      <w:pPr>
        <w:pStyle w:val="ListParagraph"/>
        <w:numPr>
          <w:ilvl w:val="3"/>
          <w:numId w:val="17"/>
        </w:numPr>
        <w:spacing w:after="60"/>
        <w:ind w:left="1620" w:hanging="900"/>
        <w:jc w:val="thaiDistribute"/>
        <w:rPr>
          <w:rFonts w:asciiTheme="minorHAnsi" w:hAnsiTheme="minorHAnsi" w:cstheme="minorHAnsi"/>
          <w:lang w:bidi="th-TH"/>
        </w:rPr>
      </w:pPr>
      <w:r w:rsidRPr="00C020AF">
        <w:rPr>
          <w:rFonts w:asciiTheme="minorHAnsi" w:hAnsiTheme="minorHAnsi" w:cstheme="minorHAnsi"/>
          <w:lang w:bidi="th-TH"/>
        </w:rPr>
        <w:t xml:space="preserve">Components for 1 set </w:t>
      </w:r>
      <w:del w:id="7" w:author="Ekkarat Titawong" w:date="2022-01-10T15:37:00Z">
        <w:r w:rsidRPr="00C020AF" w:rsidDel="00663EA2">
          <w:rPr>
            <w:rFonts w:asciiTheme="minorHAnsi" w:hAnsiTheme="minorHAnsi" w:cstheme="minorHAnsi"/>
            <w:lang w:bidi="th-TH"/>
          </w:rPr>
          <w:delText>reserving ,</w:delText>
        </w:r>
      </w:del>
      <w:ins w:id="8" w:author="Ekkarat Titawong" w:date="2022-01-10T15:37:00Z">
        <w:r w:rsidR="00663EA2" w:rsidRPr="00C020AF">
          <w:rPr>
            <w:rFonts w:asciiTheme="minorHAnsi" w:hAnsiTheme="minorHAnsi" w:cstheme="minorHAnsi"/>
            <w:lang w:bidi="th-TH"/>
          </w:rPr>
          <w:t>reserving,</w:t>
        </w:r>
      </w:ins>
      <w:r w:rsidRPr="00C020AF">
        <w:rPr>
          <w:rFonts w:asciiTheme="minorHAnsi" w:hAnsiTheme="minorHAnsi" w:cstheme="minorHAnsi"/>
          <w:lang w:bidi="th-TH"/>
        </w:rPr>
        <w:t xml:space="preserve"> in case of accident damage during assembly.</w:t>
      </w:r>
    </w:p>
    <w:p w14:paraId="72B0D162" w14:textId="77777777" w:rsidR="00C020AF" w:rsidRPr="00C020AF" w:rsidRDefault="00C020AF" w:rsidP="001128C5">
      <w:pPr>
        <w:pStyle w:val="ListParagraph"/>
        <w:numPr>
          <w:ilvl w:val="3"/>
          <w:numId w:val="17"/>
        </w:numPr>
        <w:spacing w:after="60"/>
        <w:ind w:left="1620" w:hanging="900"/>
        <w:jc w:val="thaiDistribute"/>
        <w:rPr>
          <w:rFonts w:asciiTheme="minorHAnsi" w:hAnsiTheme="minorHAnsi" w:cstheme="minorHAnsi"/>
          <w:lang w:bidi="th-TH"/>
        </w:rPr>
      </w:pPr>
      <w:r w:rsidRPr="00C020AF">
        <w:rPr>
          <w:rFonts w:asciiTheme="minorHAnsi" w:hAnsiTheme="minorHAnsi" w:cstheme="minorHAnsi"/>
          <w:lang w:bidi="th-TH"/>
        </w:rPr>
        <w:t>Components for assembly n set (s) will be provided to production for assembly.</w:t>
      </w:r>
    </w:p>
    <w:p w14:paraId="0BB599B9" w14:textId="1C633096" w:rsidR="00C020AF" w:rsidRPr="00CF3EFF" w:rsidRDefault="00C020AF" w:rsidP="00CF3EFF">
      <w:pPr>
        <w:pStyle w:val="ListParagraph"/>
        <w:numPr>
          <w:ilvl w:val="3"/>
          <w:numId w:val="17"/>
        </w:numPr>
        <w:spacing w:after="60"/>
        <w:ind w:left="1620" w:hanging="900"/>
        <w:jc w:val="thaiDistribute"/>
        <w:rPr>
          <w:rFonts w:asciiTheme="minorHAnsi" w:hAnsiTheme="minorHAnsi" w:cstheme="minorHAnsi"/>
          <w:lang w:bidi="th-TH"/>
        </w:rPr>
      </w:pPr>
      <w:r w:rsidRPr="00C020AF">
        <w:rPr>
          <w:rFonts w:asciiTheme="minorHAnsi" w:hAnsiTheme="minorHAnsi" w:cstheme="minorHAnsi"/>
          <w:lang w:bidi="th-TH"/>
        </w:rPr>
        <w:t>(Quantity n is number of boards required from RD&amp;E project (including spare))</w:t>
      </w:r>
      <w:r w:rsidR="00CF3EFF">
        <w:rPr>
          <w:rFonts w:asciiTheme="minorHAnsi" w:hAnsiTheme="minorHAnsi" w:cstheme="minorHAnsi"/>
          <w:lang w:bidi="th-TH"/>
        </w:rPr>
        <w:br w:type="page"/>
      </w:r>
    </w:p>
    <w:p w14:paraId="32EA9CEC" w14:textId="0A6E6671" w:rsidR="00373965" w:rsidRPr="009E5840" w:rsidRDefault="004C3698" w:rsidP="004D2BDC">
      <w:pPr>
        <w:pStyle w:val="Heading3"/>
        <w:numPr>
          <w:ilvl w:val="1"/>
          <w:numId w:val="17"/>
        </w:numPr>
        <w:spacing w:before="120" w:after="120"/>
        <w:ind w:left="720" w:hanging="720"/>
        <w:jc w:val="thaiDistribute"/>
        <w:rPr>
          <w:rFonts w:asciiTheme="minorHAnsi" w:hAnsiTheme="minorHAnsi" w:cstheme="minorHAnsi"/>
          <w:b/>
          <w:bCs/>
          <w:color w:val="auto"/>
          <w:sz w:val="24"/>
          <w:szCs w:val="24"/>
        </w:rPr>
      </w:pPr>
      <w:hyperlink r:id="rId17" w:history="1">
        <w:bookmarkStart w:id="9" w:name="_Toc70421239"/>
        <w:r w:rsidRPr="009E5840">
          <w:rPr>
            <w:rStyle w:val="Hyperlink"/>
            <w:rFonts w:asciiTheme="minorHAnsi" w:hAnsiTheme="minorHAnsi" w:cstheme="minorHAnsi"/>
            <w:b/>
            <w:bCs/>
            <w:color w:val="auto"/>
            <w:sz w:val="24"/>
            <w:szCs w:val="24"/>
            <w:u w:val="none"/>
          </w:rPr>
          <w:t>ELECTRONICS CODE</w:t>
        </w:r>
        <w:bookmarkEnd w:id="9"/>
      </w:hyperlink>
    </w:p>
    <w:p w14:paraId="6D92D26A" w14:textId="0DF20CD0" w:rsidR="00373965" w:rsidRPr="009E5840" w:rsidRDefault="00373965" w:rsidP="001128C5">
      <w:pPr>
        <w:pStyle w:val="Heading4"/>
        <w:numPr>
          <w:ilvl w:val="2"/>
          <w:numId w:val="17"/>
        </w:numPr>
        <w:tabs>
          <w:tab w:val="clear" w:pos="0"/>
          <w:tab w:val="clear" w:pos="1260"/>
          <w:tab w:val="clear" w:pos="1440"/>
          <w:tab w:val="clear" w:pos="2160"/>
          <w:tab w:val="clear" w:pos="2880"/>
          <w:tab w:val="clear" w:pos="3600"/>
          <w:tab w:val="clear" w:pos="4320"/>
          <w:tab w:val="clear" w:pos="5040"/>
          <w:tab w:val="clear" w:pos="5760"/>
          <w:tab w:val="clear" w:pos="6480"/>
        </w:tabs>
        <w:rPr>
          <w:rFonts w:asciiTheme="minorHAnsi" w:hAnsiTheme="minorHAnsi"/>
          <w:u w:val="single"/>
        </w:rPr>
      </w:pPr>
      <w:hyperlink r:id="rId18" w:anchor="gid=1223697428" w:history="1">
        <w:bookmarkStart w:id="10" w:name="_Toc70421240"/>
        <w:r w:rsidRPr="009E5840">
          <w:rPr>
            <w:rStyle w:val="Hyperlink"/>
            <w:rFonts w:asciiTheme="minorHAnsi" w:hAnsiTheme="minorHAnsi"/>
            <w:color w:val="auto"/>
          </w:rPr>
          <w:t>Part Code</w:t>
        </w:r>
        <w:bookmarkEnd w:id="10"/>
      </w:hyperlink>
    </w:p>
    <w:p w14:paraId="349F0DB1" w14:textId="77777777" w:rsidR="00373965" w:rsidRPr="007C0D35" w:rsidRDefault="00373965" w:rsidP="00865728">
      <w:pPr>
        <w:spacing w:after="120"/>
        <w:jc w:val="center"/>
        <w:rPr>
          <w:rFonts w:asciiTheme="minorHAnsi" w:hAnsiTheme="minorHAnsi"/>
          <w:color w:val="auto"/>
        </w:rPr>
      </w:pPr>
      <w:r w:rsidRPr="007C0D35">
        <w:rPr>
          <w:rFonts w:asciiTheme="minorHAnsi" w:hAnsiTheme="minorHAnsi"/>
          <w:noProof/>
          <w:color w:val="auto"/>
        </w:rPr>
        <w:drawing>
          <wp:inline distT="0" distB="0" distL="0" distR="0" wp14:anchorId="53D7064B" wp14:editId="5CC96454">
            <wp:extent cx="4462542" cy="18288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62542" cy="1828800"/>
                    </a:xfrm>
                    <a:prstGeom prst="rect">
                      <a:avLst/>
                    </a:prstGeom>
                  </pic:spPr>
                </pic:pic>
              </a:graphicData>
            </a:graphic>
          </wp:inline>
        </w:drawing>
      </w:r>
    </w:p>
    <w:p w14:paraId="54DD0967" w14:textId="42B75360" w:rsidR="00373965" w:rsidRPr="007C0D35" w:rsidRDefault="00373965" w:rsidP="001128C5">
      <w:pPr>
        <w:pStyle w:val="ListParagraph"/>
        <w:numPr>
          <w:ilvl w:val="0"/>
          <w:numId w:val="2"/>
        </w:numPr>
        <w:spacing w:after="200" w:line="276" w:lineRule="auto"/>
        <w:contextualSpacing/>
        <w:jc w:val="thaiDistribute"/>
        <w:rPr>
          <w:rFonts w:asciiTheme="minorHAnsi" w:hAnsiTheme="minorHAnsi" w:cstheme="minorHAnsi"/>
          <w:color w:val="auto"/>
        </w:rPr>
      </w:pPr>
      <w:r w:rsidRPr="007C0D35">
        <w:rPr>
          <w:rFonts w:asciiTheme="minorHAnsi" w:hAnsiTheme="minorHAnsi" w:cstheme="minorHAnsi"/>
          <w:color w:val="auto"/>
        </w:rPr>
        <w:t>EEA-A1-005:</w:t>
      </w:r>
      <w:r w:rsidRPr="007C0D35">
        <w:rPr>
          <w:rFonts w:asciiTheme="minorHAnsi" w:hAnsiTheme="minorHAnsi" w:cstheme="minorHAnsi"/>
          <w:color w:val="auto"/>
        </w:rPr>
        <w:tab/>
      </w:r>
      <w:r w:rsidRPr="007C0D35">
        <w:rPr>
          <w:rFonts w:asciiTheme="minorHAnsi" w:hAnsiTheme="minorHAnsi" w:cstheme="minorHAnsi"/>
          <w:color w:val="auto"/>
          <w:u w:val="dotted"/>
        </w:rPr>
        <w:t>RES SMD 220K OHM 0.1% 1/16W 0402</w:t>
      </w:r>
      <w:r w:rsidRPr="007C0D35">
        <w:rPr>
          <w:rFonts w:asciiTheme="minorHAnsi" w:hAnsiTheme="minorHAnsi" w:cstheme="minorHAnsi"/>
          <w:color w:val="auto"/>
          <w:u w:val="dotted"/>
        </w:rPr>
        <w:tab/>
      </w:r>
      <w:r w:rsidRPr="007C0D35">
        <w:rPr>
          <w:rFonts w:asciiTheme="minorHAnsi" w:hAnsiTheme="minorHAnsi" w:cstheme="minorHAnsi"/>
          <w:color w:val="auto"/>
          <w:u w:val="dotted"/>
        </w:rPr>
        <w:tab/>
      </w:r>
      <w:r w:rsidRPr="007C0D35">
        <w:rPr>
          <w:rFonts w:asciiTheme="minorHAnsi" w:hAnsiTheme="minorHAnsi" w:cstheme="minorHAnsi"/>
          <w:color w:val="auto"/>
          <w:u w:val="dotted"/>
        </w:rPr>
        <w:tab/>
      </w:r>
    </w:p>
    <w:p w14:paraId="3EBEA6E9" w14:textId="77777777" w:rsidR="00373965" w:rsidRPr="004C499A" w:rsidRDefault="00373965" w:rsidP="001128C5">
      <w:pPr>
        <w:pStyle w:val="ListParagraph"/>
        <w:numPr>
          <w:ilvl w:val="0"/>
          <w:numId w:val="2"/>
        </w:numPr>
        <w:spacing w:after="200" w:line="276" w:lineRule="auto"/>
        <w:contextualSpacing/>
        <w:jc w:val="thaiDistribute"/>
        <w:rPr>
          <w:rFonts w:asciiTheme="minorHAnsi" w:hAnsiTheme="minorHAnsi" w:cstheme="minorHAnsi"/>
          <w:color w:val="auto"/>
          <w:lang w:val="da-DK"/>
          <w:rPrChange w:id="11" w:author="Nuttasut Junboonrueang" w:date="2026-01-22T11:46:00Z" w16du:dateUtc="2026-01-22T04:46:00Z">
            <w:rPr>
              <w:rFonts w:asciiTheme="minorHAnsi" w:hAnsiTheme="minorHAnsi" w:cstheme="minorHAnsi"/>
              <w:color w:val="auto"/>
            </w:rPr>
          </w:rPrChange>
        </w:rPr>
      </w:pPr>
      <w:r w:rsidRPr="004C499A">
        <w:rPr>
          <w:rFonts w:asciiTheme="minorHAnsi" w:hAnsiTheme="minorHAnsi" w:cstheme="minorHAnsi"/>
          <w:color w:val="auto"/>
          <w:lang w:val="da-DK"/>
          <w:rPrChange w:id="12" w:author="Nuttasut Junboonrueang" w:date="2026-01-22T11:46:00Z" w16du:dateUtc="2026-01-22T04:46:00Z">
            <w:rPr>
              <w:rFonts w:asciiTheme="minorHAnsi" w:hAnsiTheme="minorHAnsi" w:cstheme="minorHAnsi"/>
              <w:color w:val="auto"/>
            </w:rPr>
          </w:rPrChange>
        </w:rPr>
        <w:t>EEG-C3-001:</w:t>
      </w:r>
      <w:r w:rsidRPr="004C499A">
        <w:rPr>
          <w:rFonts w:asciiTheme="minorHAnsi" w:hAnsiTheme="minorHAnsi" w:cstheme="minorHAnsi"/>
          <w:color w:val="auto"/>
          <w:lang w:val="da-DK"/>
          <w:rPrChange w:id="13" w:author="Nuttasut Junboonrueang" w:date="2026-01-22T11:46:00Z" w16du:dateUtc="2026-01-22T04:46:00Z">
            <w:rPr>
              <w:rFonts w:asciiTheme="minorHAnsi" w:hAnsiTheme="minorHAnsi" w:cstheme="minorHAnsi"/>
              <w:color w:val="auto"/>
            </w:rPr>
          </w:rPrChange>
        </w:rPr>
        <w:tab/>
      </w:r>
      <w:r w:rsidRPr="004C499A">
        <w:rPr>
          <w:rFonts w:asciiTheme="minorHAnsi" w:hAnsiTheme="minorHAnsi" w:cstheme="minorHAnsi"/>
          <w:color w:val="auto"/>
          <w:u w:val="dotted"/>
          <w:shd w:val="clear" w:color="auto" w:fill="FFFFFF"/>
          <w:lang w:val="da-DK"/>
          <w:rPrChange w:id="14" w:author="Nuttasut Junboonrueang" w:date="2026-01-22T11:46:00Z" w16du:dateUtc="2026-01-22T04:46:00Z">
            <w:rPr>
              <w:rFonts w:asciiTheme="minorHAnsi" w:hAnsiTheme="minorHAnsi" w:cstheme="minorHAnsi"/>
              <w:color w:val="auto"/>
              <w:u w:val="dotted"/>
              <w:shd w:val="clear" w:color="auto" w:fill="FFFFFF"/>
            </w:rPr>
          </w:rPrChange>
        </w:rPr>
        <w:t xml:space="preserve">2-WIRE LCD VOLTMETER </w:t>
      </w:r>
      <w:r w:rsidRPr="004C499A">
        <w:rPr>
          <w:rFonts w:asciiTheme="minorHAnsi" w:hAnsiTheme="minorHAnsi" w:cstheme="minorHAnsi"/>
          <w:color w:val="auto"/>
          <w:u w:val="dotted"/>
          <w:shd w:val="clear" w:color="auto" w:fill="FFFFFF"/>
          <w:lang w:val="da-DK"/>
          <w:rPrChange w:id="15" w:author="Nuttasut Junboonrueang" w:date="2026-01-22T11:46:00Z" w16du:dateUtc="2026-01-22T04:46:00Z">
            <w:rPr>
              <w:rFonts w:asciiTheme="minorHAnsi" w:hAnsiTheme="minorHAnsi" w:cstheme="minorHAnsi"/>
              <w:color w:val="auto"/>
              <w:u w:val="dotted"/>
              <w:shd w:val="clear" w:color="auto" w:fill="FFFFFF"/>
            </w:rPr>
          </w:rPrChange>
        </w:rPr>
        <w:tab/>
      </w:r>
      <w:r w:rsidRPr="004C499A">
        <w:rPr>
          <w:rFonts w:asciiTheme="minorHAnsi" w:hAnsiTheme="minorHAnsi" w:cstheme="minorHAnsi"/>
          <w:color w:val="auto"/>
          <w:u w:val="dotted"/>
          <w:shd w:val="clear" w:color="auto" w:fill="FFFFFF"/>
          <w:lang w:val="da-DK"/>
          <w:rPrChange w:id="16" w:author="Nuttasut Junboonrueang" w:date="2026-01-22T11:46:00Z" w16du:dateUtc="2026-01-22T04:46:00Z">
            <w:rPr>
              <w:rFonts w:asciiTheme="minorHAnsi" w:hAnsiTheme="minorHAnsi" w:cstheme="minorHAnsi"/>
              <w:color w:val="auto"/>
              <w:u w:val="dotted"/>
              <w:shd w:val="clear" w:color="auto" w:fill="FFFFFF"/>
            </w:rPr>
          </w:rPrChange>
        </w:rPr>
        <w:tab/>
      </w:r>
      <w:r w:rsidRPr="004C499A">
        <w:rPr>
          <w:rFonts w:asciiTheme="minorHAnsi" w:hAnsiTheme="minorHAnsi" w:cstheme="minorHAnsi"/>
          <w:color w:val="auto"/>
          <w:u w:val="dotted"/>
          <w:shd w:val="clear" w:color="auto" w:fill="FFFFFF"/>
          <w:lang w:val="da-DK"/>
          <w:rPrChange w:id="17" w:author="Nuttasut Junboonrueang" w:date="2026-01-22T11:46:00Z" w16du:dateUtc="2026-01-22T04:46:00Z">
            <w:rPr>
              <w:rFonts w:asciiTheme="minorHAnsi" w:hAnsiTheme="minorHAnsi" w:cstheme="minorHAnsi"/>
              <w:color w:val="auto"/>
              <w:u w:val="dotted"/>
              <w:shd w:val="clear" w:color="auto" w:fill="FFFFFF"/>
            </w:rPr>
          </w:rPrChange>
        </w:rPr>
        <w:tab/>
      </w:r>
      <w:r w:rsidRPr="004C499A">
        <w:rPr>
          <w:rFonts w:asciiTheme="minorHAnsi" w:hAnsiTheme="minorHAnsi" w:cstheme="minorHAnsi"/>
          <w:color w:val="auto"/>
          <w:u w:val="dotted"/>
          <w:shd w:val="clear" w:color="auto" w:fill="FFFFFF"/>
          <w:lang w:val="da-DK"/>
          <w:rPrChange w:id="18" w:author="Nuttasut Junboonrueang" w:date="2026-01-22T11:46:00Z" w16du:dateUtc="2026-01-22T04:46:00Z">
            <w:rPr>
              <w:rFonts w:asciiTheme="minorHAnsi" w:hAnsiTheme="minorHAnsi" w:cstheme="minorHAnsi"/>
              <w:color w:val="auto"/>
              <w:u w:val="dotted"/>
              <w:shd w:val="clear" w:color="auto" w:fill="FFFFFF"/>
            </w:rPr>
          </w:rPrChange>
        </w:rPr>
        <w:tab/>
      </w:r>
      <w:r w:rsidRPr="004C499A">
        <w:rPr>
          <w:rFonts w:asciiTheme="minorHAnsi" w:hAnsiTheme="minorHAnsi" w:cstheme="minorHAnsi"/>
          <w:color w:val="auto"/>
          <w:u w:val="dotted"/>
          <w:shd w:val="clear" w:color="auto" w:fill="FFFFFF"/>
          <w:lang w:val="da-DK"/>
          <w:rPrChange w:id="19" w:author="Nuttasut Junboonrueang" w:date="2026-01-22T11:46:00Z" w16du:dateUtc="2026-01-22T04:46:00Z">
            <w:rPr>
              <w:rFonts w:asciiTheme="minorHAnsi" w:hAnsiTheme="minorHAnsi" w:cstheme="minorHAnsi"/>
              <w:color w:val="auto"/>
              <w:u w:val="dotted"/>
              <w:shd w:val="clear" w:color="auto" w:fill="FFFFFF"/>
            </w:rPr>
          </w:rPrChange>
        </w:rPr>
        <w:tab/>
      </w:r>
    </w:p>
    <w:p w14:paraId="3316011A" w14:textId="6C4E862F" w:rsidR="00373965" w:rsidRPr="009E5840" w:rsidRDefault="00373965" w:rsidP="001128C5">
      <w:pPr>
        <w:pStyle w:val="Heading4"/>
        <w:numPr>
          <w:ilvl w:val="2"/>
          <w:numId w:val="17"/>
        </w:numPr>
        <w:tabs>
          <w:tab w:val="clear" w:pos="0"/>
          <w:tab w:val="clear" w:pos="1260"/>
          <w:tab w:val="clear" w:pos="1440"/>
          <w:tab w:val="clear" w:pos="2160"/>
          <w:tab w:val="clear" w:pos="2880"/>
          <w:tab w:val="clear" w:pos="3600"/>
          <w:tab w:val="clear" w:pos="4320"/>
          <w:tab w:val="clear" w:pos="5040"/>
          <w:tab w:val="clear" w:pos="5760"/>
          <w:tab w:val="clear" w:pos="6480"/>
        </w:tabs>
        <w:rPr>
          <w:rFonts w:asciiTheme="minorHAnsi" w:hAnsiTheme="minorHAnsi"/>
          <w:u w:val="single"/>
        </w:rPr>
      </w:pPr>
      <w:r>
        <w:fldChar w:fldCharType="begin"/>
      </w:r>
      <w:r>
        <w:instrText>HYPERLINK "https://daconinspection.sharepoint.com/:x:/s/RDEElectronics/EejDs7KrcwlNrDI8zXoabLkB6ru6fwMuQp9Uyi-kHExejQ?e=NAEeO4"</w:instrText>
      </w:r>
      <w:r>
        <w:fldChar w:fldCharType="separate"/>
      </w:r>
      <w:bookmarkStart w:id="20" w:name="_Toc70421241"/>
      <w:r w:rsidRPr="009E5840">
        <w:rPr>
          <w:rStyle w:val="Hyperlink"/>
          <w:rFonts w:asciiTheme="minorHAnsi" w:hAnsiTheme="minorHAnsi"/>
          <w:color w:val="auto"/>
        </w:rPr>
        <w:t>Finish Good Product</w:t>
      </w:r>
      <w:bookmarkEnd w:id="20"/>
      <w:r>
        <w:fldChar w:fldCharType="end"/>
      </w:r>
    </w:p>
    <w:p w14:paraId="6E350EB8" w14:textId="77777777" w:rsidR="00373965" w:rsidRPr="00144364" w:rsidRDefault="00373965" w:rsidP="00865728">
      <w:pPr>
        <w:spacing w:after="120"/>
        <w:jc w:val="center"/>
        <w:rPr>
          <w:rFonts w:asciiTheme="minorHAnsi" w:hAnsiTheme="minorHAnsi"/>
        </w:rPr>
      </w:pPr>
      <w:r w:rsidRPr="00144364">
        <w:rPr>
          <w:rFonts w:asciiTheme="minorHAnsi" w:hAnsiTheme="minorHAnsi"/>
          <w:noProof/>
        </w:rPr>
        <w:drawing>
          <wp:inline distT="0" distB="0" distL="0" distR="0" wp14:anchorId="14ACE0F5" wp14:editId="06C038B0">
            <wp:extent cx="4692013" cy="19202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2013" cy="1920240"/>
                    </a:xfrm>
                    <a:prstGeom prst="rect">
                      <a:avLst/>
                    </a:prstGeom>
                  </pic:spPr>
                </pic:pic>
              </a:graphicData>
            </a:graphic>
          </wp:inline>
        </w:drawing>
      </w:r>
    </w:p>
    <w:p w14:paraId="0482A59A" w14:textId="2717EA8D" w:rsidR="00373965" w:rsidRPr="00144364" w:rsidRDefault="00373965" w:rsidP="001128C5">
      <w:pPr>
        <w:pStyle w:val="ListParagraph"/>
        <w:numPr>
          <w:ilvl w:val="0"/>
          <w:numId w:val="3"/>
        </w:numPr>
        <w:spacing w:after="200" w:line="276" w:lineRule="auto"/>
        <w:contextualSpacing/>
        <w:jc w:val="thaiDistribute"/>
        <w:rPr>
          <w:rFonts w:asciiTheme="minorHAnsi" w:hAnsiTheme="minorHAnsi"/>
        </w:rPr>
      </w:pPr>
      <w:r w:rsidRPr="00144364">
        <w:rPr>
          <w:rFonts w:asciiTheme="minorHAnsi" w:hAnsiTheme="minorHAnsi"/>
        </w:rPr>
        <w:t>EEP-41-003:</w:t>
      </w:r>
      <w:r w:rsidRPr="00144364">
        <w:rPr>
          <w:rFonts w:asciiTheme="minorHAnsi" w:hAnsiTheme="minorHAnsi"/>
        </w:rPr>
        <w:tab/>
      </w:r>
      <w:r w:rsidRPr="00144364">
        <w:rPr>
          <w:rFonts w:asciiTheme="minorHAnsi" w:hAnsiTheme="minorHAnsi"/>
        </w:rPr>
        <w:tab/>
      </w:r>
      <w:r w:rsidRPr="00144364">
        <w:rPr>
          <w:rFonts w:asciiTheme="minorHAnsi" w:hAnsiTheme="minorHAnsi"/>
          <w:u w:val="dotted"/>
        </w:rPr>
        <w:t>UTM, DATA ACQUISITION, 0301</w:t>
      </w:r>
      <w:r w:rsidRPr="00144364">
        <w:rPr>
          <w:rFonts w:asciiTheme="minorHAnsi" w:hAnsiTheme="minorHAnsi"/>
          <w:u w:val="dotted"/>
        </w:rPr>
        <w:tab/>
      </w:r>
      <w:r w:rsidRPr="00144364">
        <w:rPr>
          <w:rFonts w:asciiTheme="minorHAnsi" w:hAnsiTheme="minorHAnsi"/>
          <w:u w:val="dotted"/>
        </w:rPr>
        <w:tab/>
      </w:r>
      <w:r w:rsidRPr="00144364">
        <w:rPr>
          <w:rFonts w:asciiTheme="minorHAnsi" w:hAnsiTheme="minorHAnsi"/>
          <w:u w:val="dotted"/>
        </w:rPr>
        <w:tab/>
      </w:r>
    </w:p>
    <w:p w14:paraId="2317C90F" w14:textId="0E0669DD" w:rsidR="00373965" w:rsidRPr="00144364" w:rsidRDefault="00373965" w:rsidP="001128C5">
      <w:pPr>
        <w:pStyle w:val="ListParagraph"/>
        <w:numPr>
          <w:ilvl w:val="0"/>
          <w:numId w:val="3"/>
        </w:numPr>
        <w:spacing w:after="200" w:line="276" w:lineRule="auto"/>
        <w:contextualSpacing/>
        <w:jc w:val="thaiDistribute"/>
        <w:rPr>
          <w:rFonts w:asciiTheme="minorHAnsi" w:hAnsiTheme="minorHAnsi"/>
        </w:rPr>
      </w:pPr>
      <w:r w:rsidRPr="00144364">
        <w:rPr>
          <w:rFonts w:asciiTheme="minorHAnsi" w:hAnsiTheme="minorHAnsi"/>
        </w:rPr>
        <w:t>EEP-52-006:</w:t>
      </w:r>
      <w:r w:rsidRPr="00144364">
        <w:rPr>
          <w:rFonts w:asciiTheme="minorHAnsi" w:hAnsiTheme="minorHAnsi"/>
        </w:rPr>
        <w:tab/>
      </w:r>
      <w:r w:rsidRPr="00144364">
        <w:rPr>
          <w:rFonts w:asciiTheme="minorHAnsi" w:hAnsiTheme="minorHAnsi"/>
        </w:rPr>
        <w:tab/>
      </w:r>
      <w:r w:rsidRPr="00144364">
        <w:rPr>
          <w:rFonts w:asciiTheme="minorHAnsi" w:hAnsiTheme="minorHAnsi"/>
          <w:u w:val="dotted"/>
        </w:rPr>
        <w:t>CAL, ADC, 16CH SUPPORTED, 0205.</w:t>
      </w:r>
      <w:r w:rsidRPr="00144364">
        <w:rPr>
          <w:rFonts w:asciiTheme="minorHAnsi" w:hAnsiTheme="minorHAnsi"/>
          <w:u w:val="dotted"/>
        </w:rPr>
        <w:tab/>
      </w:r>
      <w:r w:rsidRPr="00144364">
        <w:rPr>
          <w:rFonts w:asciiTheme="minorHAnsi" w:hAnsiTheme="minorHAnsi"/>
          <w:u w:val="dotted"/>
        </w:rPr>
        <w:tab/>
      </w:r>
      <w:r w:rsidRPr="00144364">
        <w:rPr>
          <w:rFonts w:asciiTheme="minorHAnsi" w:hAnsiTheme="minorHAnsi"/>
          <w:u w:val="dotted"/>
        </w:rPr>
        <w:tab/>
      </w:r>
    </w:p>
    <w:bookmarkStart w:id="21" w:name="_Hlk58238974"/>
    <w:p w14:paraId="6288FC32" w14:textId="7BC27F68" w:rsidR="00373965" w:rsidRPr="009E5840" w:rsidRDefault="00373965" w:rsidP="001128C5">
      <w:pPr>
        <w:pStyle w:val="Heading4"/>
        <w:numPr>
          <w:ilvl w:val="2"/>
          <w:numId w:val="17"/>
        </w:numPr>
        <w:tabs>
          <w:tab w:val="clear" w:pos="0"/>
          <w:tab w:val="clear" w:pos="1260"/>
          <w:tab w:val="clear" w:pos="1440"/>
          <w:tab w:val="clear" w:pos="2160"/>
          <w:tab w:val="clear" w:pos="2880"/>
          <w:tab w:val="clear" w:pos="3600"/>
          <w:tab w:val="clear" w:pos="4320"/>
          <w:tab w:val="clear" w:pos="5040"/>
          <w:tab w:val="clear" w:pos="5760"/>
          <w:tab w:val="clear" w:pos="6480"/>
        </w:tabs>
      </w:pPr>
      <w:r w:rsidRPr="009E5840">
        <w:fldChar w:fldCharType="begin"/>
      </w:r>
      <w:r w:rsidRPr="009E5840">
        <w:instrText xml:space="preserve"> HYPERLINK "https://daconinspection.sharepoint.com/:x:/s/RDEElectronics/EVqrG5jROqxAn0C8f5StiLcBiGOFC5EOjESeAGsiWR8otg?e=FNMVHX" </w:instrText>
      </w:r>
      <w:r w:rsidRPr="009E5840">
        <w:fldChar w:fldCharType="separate"/>
      </w:r>
      <w:bookmarkStart w:id="22" w:name="_Toc70421242"/>
      <w:r w:rsidRPr="009E5840">
        <w:rPr>
          <w:rStyle w:val="Hyperlink"/>
          <w:rFonts w:asciiTheme="minorHAnsi" w:hAnsiTheme="minorHAnsi" w:cstheme="minorHAnsi"/>
          <w:color w:val="auto"/>
        </w:rPr>
        <w:t>Wiring Diagram</w:t>
      </w:r>
      <w:bookmarkEnd w:id="22"/>
      <w:r w:rsidRPr="009E5840">
        <w:fldChar w:fldCharType="end"/>
      </w:r>
    </w:p>
    <w:bookmarkEnd w:id="21"/>
    <w:p w14:paraId="3C3FE966" w14:textId="77777777" w:rsidR="00373965" w:rsidRPr="00144364" w:rsidRDefault="00373965" w:rsidP="00865728">
      <w:pPr>
        <w:spacing w:after="120"/>
        <w:jc w:val="center"/>
        <w:rPr>
          <w:rFonts w:asciiTheme="minorHAnsi" w:hAnsiTheme="minorHAnsi"/>
        </w:rPr>
      </w:pPr>
      <w:r w:rsidRPr="00144364">
        <w:rPr>
          <w:rFonts w:asciiTheme="minorHAnsi" w:hAnsiTheme="minorHAnsi"/>
          <w:noProof/>
        </w:rPr>
        <w:drawing>
          <wp:inline distT="0" distB="0" distL="0" distR="0" wp14:anchorId="525FFA86" wp14:editId="267A13B9">
            <wp:extent cx="4484069" cy="18288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84069" cy="1828800"/>
                    </a:xfrm>
                    <a:prstGeom prst="rect">
                      <a:avLst/>
                    </a:prstGeom>
                  </pic:spPr>
                </pic:pic>
              </a:graphicData>
            </a:graphic>
          </wp:inline>
        </w:drawing>
      </w:r>
    </w:p>
    <w:p w14:paraId="19301E9F" w14:textId="77777777" w:rsidR="007C0D35" w:rsidRDefault="00373965" w:rsidP="001128C5">
      <w:pPr>
        <w:pStyle w:val="ListParagraph"/>
        <w:numPr>
          <w:ilvl w:val="0"/>
          <w:numId w:val="4"/>
        </w:numPr>
        <w:spacing w:after="200" w:line="276" w:lineRule="auto"/>
        <w:contextualSpacing/>
        <w:jc w:val="thaiDistribute"/>
        <w:rPr>
          <w:rFonts w:asciiTheme="minorHAnsi" w:hAnsiTheme="minorHAnsi"/>
          <w:u w:val="dotted"/>
        </w:rPr>
      </w:pPr>
      <w:r w:rsidRPr="00144364">
        <w:rPr>
          <w:rFonts w:asciiTheme="minorHAnsi" w:hAnsiTheme="minorHAnsi"/>
        </w:rPr>
        <w:t>EEL-403-22:</w:t>
      </w:r>
      <w:r w:rsidRPr="00144364">
        <w:rPr>
          <w:rFonts w:asciiTheme="minorHAnsi" w:hAnsiTheme="minorHAnsi"/>
        </w:rPr>
        <w:tab/>
      </w:r>
      <w:r w:rsidRPr="00144364">
        <w:rPr>
          <w:rFonts w:asciiTheme="minorHAnsi" w:hAnsiTheme="minorHAnsi"/>
        </w:rPr>
        <w:tab/>
      </w:r>
      <w:r w:rsidRPr="00144364">
        <w:rPr>
          <w:rFonts w:asciiTheme="minorHAnsi" w:hAnsiTheme="minorHAnsi"/>
          <w:u w:val="dotted"/>
        </w:rPr>
        <w:t>UTMC, 03, OVERVIEW, 22</w:t>
      </w:r>
      <w:r w:rsidRPr="00144364">
        <w:rPr>
          <w:rFonts w:asciiTheme="minorHAnsi" w:hAnsiTheme="minorHAnsi"/>
          <w:u w:val="dotted"/>
        </w:rPr>
        <w:tab/>
      </w:r>
      <w:r w:rsidRPr="00144364">
        <w:rPr>
          <w:rFonts w:asciiTheme="minorHAnsi" w:hAnsiTheme="minorHAnsi"/>
          <w:u w:val="dotted"/>
        </w:rPr>
        <w:tab/>
      </w:r>
      <w:r w:rsidRPr="00144364">
        <w:rPr>
          <w:rFonts w:asciiTheme="minorHAnsi" w:hAnsiTheme="minorHAnsi"/>
          <w:u w:val="dotted"/>
        </w:rPr>
        <w:tab/>
      </w:r>
      <w:r w:rsidRPr="00144364">
        <w:rPr>
          <w:rFonts w:asciiTheme="minorHAnsi" w:hAnsiTheme="minorHAnsi"/>
          <w:u w:val="dotted"/>
        </w:rPr>
        <w:tab/>
      </w:r>
    </w:p>
    <w:p w14:paraId="58D53346" w14:textId="70A56DBD" w:rsidR="0015325E" w:rsidRPr="00A92EC5" w:rsidRDefault="00373965" w:rsidP="008147DA">
      <w:pPr>
        <w:pStyle w:val="ListParagraph"/>
        <w:numPr>
          <w:ilvl w:val="0"/>
          <w:numId w:val="4"/>
        </w:numPr>
        <w:spacing w:after="200" w:line="276" w:lineRule="auto"/>
        <w:contextualSpacing/>
        <w:jc w:val="thaiDistribute"/>
        <w:rPr>
          <w:rFonts w:asciiTheme="minorHAnsi" w:hAnsiTheme="minorHAnsi"/>
          <w:u w:val="dotted"/>
        </w:rPr>
      </w:pPr>
      <w:r w:rsidRPr="00A92EC5">
        <w:rPr>
          <w:rFonts w:asciiTheme="minorHAnsi" w:hAnsiTheme="minorHAnsi"/>
        </w:rPr>
        <w:t>EEL-712-05:</w:t>
      </w:r>
      <w:r w:rsidRPr="00A92EC5">
        <w:rPr>
          <w:rFonts w:asciiTheme="minorHAnsi" w:hAnsiTheme="minorHAnsi"/>
        </w:rPr>
        <w:tab/>
      </w:r>
      <w:r w:rsidRPr="00A92EC5">
        <w:rPr>
          <w:rFonts w:asciiTheme="minorHAnsi" w:hAnsiTheme="minorHAnsi"/>
        </w:rPr>
        <w:tab/>
      </w:r>
      <w:r w:rsidRPr="00A92EC5">
        <w:rPr>
          <w:rFonts w:asciiTheme="minorHAnsi" w:hAnsiTheme="minorHAnsi"/>
          <w:u w:val="dotted"/>
        </w:rPr>
        <w:t>MFL, 12, BOARD DIAGRAM, 05</w:t>
      </w:r>
      <w:r w:rsidRPr="00A92EC5">
        <w:rPr>
          <w:rFonts w:asciiTheme="minorHAnsi" w:hAnsiTheme="minorHAnsi"/>
          <w:u w:val="dotted"/>
        </w:rPr>
        <w:tab/>
      </w:r>
      <w:r w:rsidRPr="00A92EC5">
        <w:rPr>
          <w:rFonts w:asciiTheme="minorHAnsi" w:hAnsiTheme="minorHAnsi"/>
          <w:u w:val="dotted"/>
        </w:rPr>
        <w:tab/>
      </w:r>
      <w:r w:rsidRPr="00A92EC5">
        <w:rPr>
          <w:rFonts w:asciiTheme="minorHAnsi" w:hAnsiTheme="minorHAnsi"/>
          <w:u w:val="dotted"/>
        </w:rPr>
        <w:tab/>
      </w:r>
      <w:r w:rsidR="0015325E" w:rsidRPr="00A92EC5">
        <w:rPr>
          <w:rFonts w:asciiTheme="minorHAnsi" w:hAnsiTheme="minorHAnsi"/>
          <w:u w:val="dotted"/>
        </w:rPr>
        <w:br w:type="page"/>
      </w:r>
    </w:p>
    <w:p w14:paraId="6EE2EDBF" w14:textId="77777777" w:rsidR="009E5840" w:rsidRDefault="004B5732" w:rsidP="001128C5">
      <w:pPr>
        <w:pStyle w:val="Heading4"/>
        <w:numPr>
          <w:ilvl w:val="2"/>
          <w:numId w:val="17"/>
        </w:numPr>
        <w:jc w:val="thaiDistribute"/>
        <w:rPr>
          <w:rFonts w:asciiTheme="minorHAnsi" w:hAnsiTheme="minorHAnsi" w:cstheme="minorHAnsi"/>
        </w:rPr>
      </w:pPr>
      <w:bookmarkStart w:id="23" w:name="_Toc70421243"/>
      <w:r w:rsidRPr="009E5840">
        <w:rPr>
          <w:rFonts w:asciiTheme="minorHAnsi" w:hAnsiTheme="minorHAnsi" w:cstheme="minorHAnsi"/>
        </w:rPr>
        <w:lastRenderedPageBreak/>
        <w:t>Item Name Format</w:t>
      </w:r>
      <w:bookmarkEnd w:id="23"/>
    </w:p>
    <w:p w14:paraId="7E9627A0" w14:textId="15623811" w:rsidR="004B5732" w:rsidRDefault="004B5732" w:rsidP="001128C5">
      <w:pPr>
        <w:pStyle w:val="ListParagraph"/>
        <w:numPr>
          <w:ilvl w:val="3"/>
          <w:numId w:val="17"/>
        </w:numPr>
        <w:spacing w:after="120"/>
        <w:ind w:left="1620" w:hanging="900"/>
        <w:jc w:val="thaiDistribute"/>
        <w:rPr>
          <w:rFonts w:asciiTheme="minorHAnsi" w:hAnsiTheme="minorHAnsi" w:cstheme="minorHAnsi"/>
        </w:rPr>
      </w:pPr>
      <w:r w:rsidRPr="009E5840">
        <w:rPr>
          <w:rFonts w:asciiTheme="minorHAnsi" w:hAnsiTheme="minorHAnsi" w:cstheme="minorHAnsi"/>
        </w:rPr>
        <w:t>Components Description</w:t>
      </w:r>
    </w:p>
    <w:p w14:paraId="617B1584" w14:textId="77777777" w:rsidR="004B5732" w:rsidRPr="004B5732" w:rsidRDefault="004B5732" w:rsidP="00CC7B42">
      <w:pPr>
        <w:spacing w:after="120"/>
        <w:ind w:left="1620"/>
        <w:jc w:val="thaiDistribute"/>
        <w:rPr>
          <w:rFonts w:asciiTheme="minorHAnsi" w:hAnsiTheme="minorHAnsi"/>
          <w:b/>
          <w:bCs/>
        </w:rPr>
      </w:pPr>
      <w:r w:rsidRPr="004B5732">
        <w:rPr>
          <w:rFonts w:asciiTheme="minorHAnsi" w:hAnsiTheme="minorHAnsi"/>
          <w:b/>
          <w:bCs/>
        </w:rPr>
        <w:t>ITEM DESCRIPTION, SPECIFICATION/ MODEL/ VERSION, …, …,</w:t>
      </w:r>
    </w:p>
    <w:p w14:paraId="49F5547A" w14:textId="00347556" w:rsidR="004B5732" w:rsidRPr="004B5732" w:rsidRDefault="004B5732" w:rsidP="009E5840">
      <w:pPr>
        <w:spacing w:after="120"/>
        <w:ind w:left="720"/>
        <w:jc w:val="thaiDistribute"/>
        <w:rPr>
          <w:rFonts w:asciiTheme="minorHAnsi" w:hAnsiTheme="minorHAnsi"/>
        </w:rPr>
      </w:pPr>
      <w:r w:rsidRPr="004B5732">
        <w:rPr>
          <w:rFonts w:asciiTheme="minorHAnsi" w:hAnsiTheme="minorHAnsi"/>
        </w:rPr>
        <w:t xml:space="preserve">Component’s description has referenced to </w:t>
      </w:r>
      <w:hyperlink r:id="rId22" w:history="1">
        <w:r w:rsidRPr="001E671F">
          <w:rPr>
            <w:rStyle w:val="Hyperlink"/>
            <w:rFonts w:asciiTheme="minorHAnsi" w:hAnsiTheme="minorHAnsi"/>
            <w:b/>
            <w:bCs/>
          </w:rPr>
          <w:t>Digi-Key Electronics</w:t>
        </w:r>
        <w:r w:rsidR="00E56580" w:rsidRPr="001E671F">
          <w:rPr>
            <w:rStyle w:val="Hyperlink"/>
            <w:rFonts w:asciiTheme="minorHAnsi" w:hAnsiTheme="minorHAnsi"/>
            <w:b/>
            <w:bCs/>
          </w:rPr>
          <w:t xml:space="preserve"> </w:t>
        </w:r>
        <w:r w:rsidRPr="001E671F">
          <w:rPr>
            <w:rStyle w:val="Hyperlink"/>
            <w:rFonts w:asciiTheme="minorHAnsi" w:hAnsiTheme="minorHAnsi"/>
            <w:b/>
            <w:bCs/>
          </w:rPr>
          <w:t>parts search</w:t>
        </w:r>
      </w:hyperlink>
      <w:r w:rsidRPr="001E671F">
        <w:rPr>
          <w:rFonts w:asciiTheme="minorHAnsi" w:hAnsiTheme="minorHAnsi"/>
          <w:color w:val="auto"/>
        </w:rPr>
        <w:t xml:space="preserve"> </w:t>
      </w:r>
      <w:r w:rsidRPr="004B5732">
        <w:rPr>
          <w:rFonts w:asciiTheme="minorHAnsi" w:hAnsiTheme="minorHAnsi"/>
        </w:rPr>
        <w:t xml:space="preserve">and will register by all </w:t>
      </w:r>
      <w:r w:rsidRPr="004B5732">
        <w:rPr>
          <w:rFonts w:asciiTheme="minorHAnsi" w:hAnsiTheme="minorHAnsi"/>
          <w:b/>
          <w:bCs/>
          <w:u w:val="single"/>
        </w:rPr>
        <w:t>UPPERCASE</w:t>
      </w:r>
      <w:r w:rsidRPr="004B5732">
        <w:rPr>
          <w:rFonts w:asciiTheme="minorHAnsi" w:hAnsiTheme="minorHAnsi"/>
        </w:rPr>
        <w:t xml:space="preserve"> characters.</w:t>
      </w:r>
    </w:p>
    <w:p w14:paraId="63B698E5" w14:textId="77777777" w:rsidR="004B5732" w:rsidRPr="004B5732" w:rsidRDefault="004B5732" w:rsidP="00CC7B42">
      <w:pPr>
        <w:pStyle w:val="ListParagraph"/>
        <w:numPr>
          <w:ilvl w:val="0"/>
          <w:numId w:val="43"/>
        </w:numPr>
        <w:spacing w:after="120" w:line="276" w:lineRule="auto"/>
        <w:ind w:left="1620" w:hanging="900"/>
        <w:jc w:val="thaiDistribute"/>
        <w:rPr>
          <w:rFonts w:asciiTheme="minorHAnsi" w:hAnsiTheme="minorHAnsi"/>
        </w:rPr>
      </w:pPr>
      <w:proofErr w:type="gramStart"/>
      <w:r w:rsidRPr="004B5732">
        <w:rPr>
          <w:rFonts w:asciiTheme="minorHAnsi" w:hAnsiTheme="minorHAnsi"/>
        </w:rPr>
        <w:t>Designer</w:t>
      </w:r>
      <w:proofErr w:type="gramEnd"/>
      <w:r w:rsidRPr="004B5732">
        <w:rPr>
          <w:rFonts w:asciiTheme="minorHAnsi" w:hAnsiTheme="minorHAnsi"/>
        </w:rPr>
        <w:t xml:space="preserve"> should </w:t>
      </w:r>
      <w:proofErr w:type="gramStart"/>
      <w:r w:rsidRPr="004B5732">
        <w:rPr>
          <w:rFonts w:asciiTheme="minorHAnsi" w:hAnsiTheme="minorHAnsi"/>
        </w:rPr>
        <w:t>be identified</w:t>
      </w:r>
      <w:proofErr w:type="gramEnd"/>
      <w:r w:rsidRPr="004B5732">
        <w:rPr>
          <w:rFonts w:asciiTheme="minorHAnsi" w:hAnsiTheme="minorHAnsi"/>
        </w:rPr>
        <w:t xml:space="preserve"> item </w:t>
      </w:r>
      <w:proofErr w:type="gramStart"/>
      <w:r w:rsidRPr="004B5732">
        <w:rPr>
          <w:rFonts w:asciiTheme="minorHAnsi" w:hAnsiTheme="minorHAnsi"/>
        </w:rPr>
        <w:t>number</w:t>
      </w:r>
      <w:proofErr w:type="gramEnd"/>
      <w:r w:rsidRPr="004B5732">
        <w:rPr>
          <w:rFonts w:asciiTheme="minorHAnsi" w:hAnsiTheme="minorHAnsi"/>
        </w:rPr>
        <w:t xml:space="preserve"> which </w:t>
      </w:r>
      <w:proofErr w:type="gramStart"/>
      <w:r w:rsidRPr="004B5732">
        <w:rPr>
          <w:rFonts w:asciiTheme="minorHAnsi" w:hAnsiTheme="minorHAnsi"/>
        </w:rPr>
        <w:t>available</w:t>
      </w:r>
      <w:proofErr w:type="gramEnd"/>
      <w:r w:rsidRPr="004B5732">
        <w:rPr>
          <w:rFonts w:asciiTheme="minorHAnsi" w:hAnsiTheme="minorHAnsi"/>
        </w:rPr>
        <w:t xml:space="preserve"> in SAP system into BOM before </w:t>
      </w:r>
      <w:proofErr w:type="gramStart"/>
      <w:r w:rsidRPr="004B5732">
        <w:rPr>
          <w:rFonts w:asciiTheme="minorHAnsi" w:hAnsiTheme="minorHAnsi"/>
        </w:rPr>
        <w:t>request</w:t>
      </w:r>
      <w:proofErr w:type="gramEnd"/>
      <w:r w:rsidRPr="004B5732">
        <w:rPr>
          <w:rFonts w:asciiTheme="minorHAnsi" w:hAnsiTheme="minorHAnsi"/>
        </w:rPr>
        <w:t xml:space="preserve"> approval or request generate new code from EE. Admin.</w:t>
      </w:r>
    </w:p>
    <w:p w14:paraId="6F147B74" w14:textId="2D501C0A" w:rsidR="004B5732" w:rsidRPr="004B5732" w:rsidRDefault="004B5732" w:rsidP="00CC7B42">
      <w:pPr>
        <w:pStyle w:val="ListParagraph"/>
        <w:numPr>
          <w:ilvl w:val="0"/>
          <w:numId w:val="43"/>
        </w:numPr>
        <w:spacing w:after="120" w:line="276" w:lineRule="auto"/>
        <w:ind w:left="1620" w:hanging="900"/>
        <w:jc w:val="thaiDistribute"/>
        <w:rPr>
          <w:rFonts w:asciiTheme="minorHAnsi" w:hAnsiTheme="minorHAnsi"/>
        </w:rPr>
      </w:pPr>
      <w:r w:rsidRPr="004B5732">
        <w:rPr>
          <w:rFonts w:asciiTheme="minorHAnsi" w:hAnsiTheme="minorHAnsi"/>
        </w:rPr>
        <w:t xml:space="preserve">If EE. Admin found </w:t>
      </w:r>
      <w:proofErr w:type="gramStart"/>
      <w:r w:rsidRPr="004B5732">
        <w:rPr>
          <w:rFonts w:asciiTheme="minorHAnsi" w:hAnsiTheme="minorHAnsi"/>
        </w:rPr>
        <w:t>issue</w:t>
      </w:r>
      <w:proofErr w:type="gramEnd"/>
      <w:r w:rsidRPr="004B5732">
        <w:rPr>
          <w:rFonts w:asciiTheme="minorHAnsi" w:hAnsiTheme="minorHAnsi"/>
        </w:rPr>
        <w:t xml:space="preserve"> such </w:t>
      </w:r>
      <w:proofErr w:type="gramStart"/>
      <w:r w:rsidRPr="004B5732">
        <w:rPr>
          <w:rFonts w:asciiTheme="minorHAnsi" w:hAnsiTheme="minorHAnsi"/>
        </w:rPr>
        <w:t>as,</w:t>
      </w:r>
      <w:proofErr w:type="gramEnd"/>
      <w:r w:rsidRPr="004B5732">
        <w:rPr>
          <w:rFonts w:asciiTheme="minorHAnsi" w:hAnsiTheme="minorHAnsi"/>
        </w:rPr>
        <w:t xml:space="preserve"> duplicate </w:t>
      </w:r>
      <w:proofErr w:type="gramStart"/>
      <w:r w:rsidRPr="004B5732">
        <w:rPr>
          <w:rFonts w:asciiTheme="minorHAnsi" w:hAnsiTheme="minorHAnsi"/>
        </w:rPr>
        <w:t>item</w:t>
      </w:r>
      <w:proofErr w:type="gramEnd"/>
      <w:r w:rsidRPr="004B5732">
        <w:rPr>
          <w:rFonts w:asciiTheme="minorHAnsi" w:hAnsiTheme="minorHAnsi"/>
        </w:rPr>
        <w:t xml:space="preserve">, request generate new SAP but duplicate to available on system, item description is incorrect to standard. Thus, requesting </w:t>
      </w:r>
      <w:r w:rsidRPr="00344A7F">
        <w:rPr>
          <w:rFonts w:asciiTheme="minorHAnsi" w:hAnsiTheme="minorHAnsi"/>
          <w:b/>
          <w:bCs/>
          <w:u w:val="single"/>
        </w:rPr>
        <w:t>MUST</w:t>
      </w:r>
      <w:r w:rsidRPr="004B5732">
        <w:rPr>
          <w:rFonts w:asciiTheme="minorHAnsi" w:hAnsiTheme="minorHAnsi"/>
        </w:rPr>
        <w:t xml:space="preserve"> be rejected then inform </w:t>
      </w:r>
      <w:proofErr w:type="gramStart"/>
      <w:r w:rsidRPr="004B5732">
        <w:rPr>
          <w:rFonts w:asciiTheme="minorHAnsi" w:hAnsiTheme="minorHAnsi"/>
        </w:rPr>
        <w:t>designer</w:t>
      </w:r>
      <w:proofErr w:type="gramEnd"/>
      <w:r w:rsidRPr="004B5732">
        <w:rPr>
          <w:rFonts w:asciiTheme="minorHAnsi" w:hAnsiTheme="minorHAnsi"/>
        </w:rPr>
        <w:t xml:space="preserve"> about their issue.</w:t>
      </w:r>
    </w:p>
    <w:p w14:paraId="7FD1116A" w14:textId="28B8F4A9" w:rsidR="004B5732" w:rsidRDefault="004B5732" w:rsidP="00CC7B42">
      <w:pPr>
        <w:pStyle w:val="ListParagraph"/>
        <w:numPr>
          <w:ilvl w:val="0"/>
          <w:numId w:val="43"/>
        </w:numPr>
        <w:spacing w:after="120" w:line="276" w:lineRule="auto"/>
        <w:ind w:left="1620" w:hanging="900"/>
        <w:jc w:val="thaiDistribute"/>
        <w:rPr>
          <w:rFonts w:asciiTheme="minorHAnsi" w:hAnsiTheme="minorHAnsi"/>
        </w:rPr>
      </w:pPr>
      <w:r w:rsidRPr="004B5732">
        <w:rPr>
          <w:rFonts w:asciiTheme="minorHAnsi" w:hAnsiTheme="minorHAnsi"/>
        </w:rPr>
        <w:t xml:space="preserve">If project was </w:t>
      </w:r>
      <w:proofErr w:type="gramStart"/>
      <w:r w:rsidRPr="004B5732">
        <w:rPr>
          <w:rFonts w:asciiTheme="minorHAnsi" w:hAnsiTheme="minorHAnsi"/>
        </w:rPr>
        <w:t>slow</w:t>
      </w:r>
      <w:proofErr w:type="gramEnd"/>
      <w:r w:rsidRPr="004B5732">
        <w:rPr>
          <w:rFonts w:asciiTheme="minorHAnsi" w:hAnsiTheme="minorHAnsi"/>
        </w:rPr>
        <w:t xml:space="preserve"> down due to rejected process, designer shall be responsible for </w:t>
      </w:r>
      <w:proofErr w:type="gramStart"/>
      <w:r w:rsidRPr="004B5732">
        <w:rPr>
          <w:rFonts w:asciiTheme="minorHAnsi" w:hAnsiTheme="minorHAnsi"/>
        </w:rPr>
        <w:t>complained</w:t>
      </w:r>
      <w:proofErr w:type="gramEnd"/>
      <w:r w:rsidRPr="004B5732">
        <w:rPr>
          <w:rFonts w:asciiTheme="minorHAnsi" w:hAnsiTheme="minorHAnsi"/>
        </w:rPr>
        <w:t>.</w:t>
      </w:r>
    </w:p>
    <w:p w14:paraId="75835C67" w14:textId="77777777" w:rsidR="009E5840" w:rsidRPr="009E5840" w:rsidRDefault="009E5840" w:rsidP="00CC7B42">
      <w:pPr>
        <w:pStyle w:val="ListParagraph"/>
        <w:numPr>
          <w:ilvl w:val="3"/>
          <w:numId w:val="17"/>
        </w:numPr>
        <w:spacing w:after="120"/>
        <w:ind w:left="1620" w:hanging="900"/>
        <w:jc w:val="thaiDistribute"/>
        <w:rPr>
          <w:rFonts w:asciiTheme="minorHAnsi" w:hAnsiTheme="minorHAnsi" w:cstheme="minorHAnsi"/>
        </w:rPr>
      </w:pPr>
      <w:r w:rsidRPr="009E5840">
        <w:rPr>
          <w:rFonts w:asciiTheme="minorHAnsi" w:hAnsiTheme="minorHAnsi" w:cstheme="minorHAnsi"/>
        </w:rPr>
        <w:t>Board Design Name</w:t>
      </w:r>
    </w:p>
    <w:p w14:paraId="21B78CEF" w14:textId="77777777" w:rsidR="004B5732" w:rsidRPr="004B5732" w:rsidRDefault="004B5732" w:rsidP="00CC7B42">
      <w:pPr>
        <w:spacing w:after="120"/>
        <w:ind w:left="1620"/>
        <w:jc w:val="thaiDistribute"/>
        <w:rPr>
          <w:rFonts w:asciiTheme="minorHAnsi" w:hAnsiTheme="minorHAnsi"/>
          <w:b/>
          <w:bCs/>
        </w:rPr>
      </w:pPr>
      <w:r w:rsidRPr="004B5732">
        <w:rPr>
          <w:rFonts w:asciiTheme="minorHAnsi" w:hAnsiTheme="minorHAnsi"/>
          <w:b/>
          <w:bCs/>
        </w:rPr>
        <w:t>SYSTEM TYPE, FUNCTIONAL/ SPECIFICATION/, …, …, VERSION + REVISION</w:t>
      </w:r>
    </w:p>
    <w:p w14:paraId="19A68265" w14:textId="77777777" w:rsidR="004B5732" w:rsidRPr="004B5732" w:rsidRDefault="004B5732" w:rsidP="00CC7B42">
      <w:pPr>
        <w:pStyle w:val="ListParagraph"/>
        <w:numPr>
          <w:ilvl w:val="1"/>
          <w:numId w:val="44"/>
        </w:numPr>
        <w:tabs>
          <w:tab w:val="left" w:pos="3060"/>
        </w:tabs>
        <w:spacing w:after="120" w:line="276" w:lineRule="auto"/>
        <w:ind w:left="1620" w:hanging="900"/>
        <w:contextualSpacing/>
        <w:jc w:val="thaiDistribute"/>
        <w:rPr>
          <w:rFonts w:asciiTheme="minorHAnsi" w:hAnsiTheme="minorHAnsi"/>
        </w:rPr>
      </w:pPr>
      <w:r w:rsidRPr="004B5732">
        <w:rPr>
          <w:rFonts w:asciiTheme="minorHAnsi" w:hAnsiTheme="minorHAnsi"/>
          <w:b/>
          <w:bCs/>
        </w:rPr>
        <w:t>Version</w:t>
      </w:r>
      <w:r w:rsidRPr="004B5732">
        <w:rPr>
          <w:rFonts w:asciiTheme="minorHAnsi" w:hAnsiTheme="minorHAnsi"/>
        </w:rPr>
        <w:t>:</w:t>
      </w:r>
      <w:r w:rsidRPr="004B5732">
        <w:rPr>
          <w:rFonts w:asciiTheme="minorHAnsi" w:hAnsiTheme="minorHAnsi"/>
        </w:rPr>
        <w:tab/>
        <w:t>Number will change when circuit was changed, and revision number must be always starting from 00</w:t>
      </w:r>
    </w:p>
    <w:p w14:paraId="23E520CE" w14:textId="77777777" w:rsidR="004B5732" w:rsidRPr="004B5732" w:rsidRDefault="004B5732" w:rsidP="00CC7B42">
      <w:pPr>
        <w:pStyle w:val="ListParagraph"/>
        <w:numPr>
          <w:ilvl w:val="1"/>
          <w:numId w:val="44"/>
        </w:numPr>
        <w:tabs>
          <w:tab w:val="left" w:pos="3060"/>
        </w:tabs>
        <w:spacing w:after="120" w:line="276" w:lineRule="auto"/>
        <w:ind w:left="1620" w:hanging="900"/>
        <w:contextualSpacing/>
        <w:jc w:val="thaiDistribute"/>
        <w:rPr>
          <w:rFonts w:asciiTheme="minorHAnsi" w:hAnsiTheme="minorHAnsi"/>
        </w:rPr>
      </w:pPr>
      <w:r w:rsidRPr="004B5732">
        <w:rPr>
          <w:rFonts w:asciiTheme="minorHAnsi" w:hAnsiTheme="minorHAnsi"/>
          <w:b/>
          <w:bCs/>
        </w:rPr>
        <w:t>Revision</w:t>
      </w:r>
      <w:r w:rsidRPr="004B5732">
        <w:rPr>
          <w:rFonts w:asciiTheme="minorHAnsi" w:hAnsiTheme="minorHAnsi"/>
        </w:rPr>
        <w:t>:</w:t>
      </w:r>
      <w:r w:rsidRPr="004B5732">
        <w:rPr>
          <w:rFonts w:asciiTheme="minorHAnsi" w:hAnsiTheme="minorHAnsi"/>
        </w:rPr>
        <w:tab/>
        <w:t>Number will change when layout has updates (colors, components position, etc.) but circuit keep original circuit.</w:t>
      </w:r>
    </w:p>
    <w:p w14:paraId="082DF446" w14:textId="77777777" w:rsidR="00CF3EFF" w:rsidRDefault="004B5732" w:rsidP="00AB36A8">
      <w:pPr>
        <w:ind w:left="720"/>
        <w:jc w:val="thaiDistribute"/>
        <w:rPr>
          <w:rFonts w:asciiTheme="minorHAnsi" w:hAnsiTheme="minorHAnsi"/>
        </w:rPr>
      </w:pPr>
      <w:r w:rsidRPr="004B5732">
        <w:rPr>
          <w:rFonts w:asciiTheme="minorHAnsi" w:hAnsiTheme="minorHAnsi"/>
        </w:rPr>
        <w:t xml:space="preserve">Shall register design name in all UPPERCASE character and maintain short </w:t>
      </w:r>
      <w:proofErr w:type="gramStart"/>
      <w:r w:rsidRPr="004B5732">
        <w:rPr>
          <w:rFonts w:asciiTheme="minorHAnsi" w:hAnsiTheme="minorHAnsi"/>
        </w:rPr>
        <w:t>word</w:t>
      </w:r>
      <w:proofErr w:type="gramEnd"/>
      <w:r w:rsidRPr="004B5732">
        <w:rPr>
          <w:rFonts w:asciiTheme="minorHAnsi" w:hAnsiTheme="minorHAnsi"/>
        </w:rPr>
        <w:t xml:space="preserve"> in meaning per above format.</w:t>
      </w:r>
    </w:p>
    <w:p w14:paraId="7B35C800" w14:textId="244BBA11" w:rsidR="00AB36A8" w:rsidRDefault="00AB36A8" w:rsidP="00CF3EFF">
      <w:pPr>
        <w:jc w:val="thaiDistribute"/>
        <w:rPr>
          <w:rFonts w:asciiTheme="minorHAnsi" w:hAnsiTheme="minorHAnsi"/>
        </w:rPr>
      </w:pPr>
      <w:r>
        <w:rPr>
          <w:rFonts w:asciiTheme="minorHAnsi" w:hAnsiTheme="minorHAnsi"/>
        </w:rPr>
        <w:br w:type="page"/>
      </w:r>
    </w:p>
    <w:p w14:paraId="27198182" w14:textId="01D106EB" w:rsidR="00C657C3" w:rsidRPr="004C3698" w:rsidRDefault="004C3698" w:rsidP="004D2BDC">
      <w:pPr>
        <w:pStyle w:val="Heading3"/>
        <w:numPr>
          <w:ilvl w:val="1"/>
          <w:numId w:val="17"/>
        </w:numPr>
        <w:spacing w:before="120" w:after="120"/>
        <w:ind w:left="720" w:hanging="720"/>
        <w:rPr>
          <w:rFonts w:ascii="Calibri" w:hAnsi="Calibri" w:cs="Calibri"/>
          <w:b/>
          <w:bCs/>
          <w:sz w:val="24"/>
          <w:szCs w:val="24"/>
        </w:rPr>
      </w:pPr>
      <w:r w:rsidRPr="004C3698">
        <w:rPr>
          <w:rFonts w:ascii="Calibri" w:hAnsi="Calibri" w:cs="Calibri"/>
          <w:b/>
          <w:bCs/>
          <w:sz w:val="24"/>
          <w:szCs w:val="24"/>
        </w:rPr>
        <w:lastRenderedPageBreak/>
        <w:t>FILES MENEGEMENTS</w:t>
      </w:r>
    </w:p>
    <w:p w14:paraId="188A26AE" w14:textId="77777777" w:rsidR="00C657C3" w:rsidRDefault="00C657C3" w:rsidP="006A2B41">
      <w:pPr>
        <w:spacing w:before="40"/>
        <w:jc w:val="center"/>
      </w:pPr>
      <w:r w:rsidRPr="00DA4FBB">
        <w:rPr>
          <w:noProof/>
        </w:rPr>
        <w:drawing>
          <wp:inline distT="0" distB="0" distL="0" distR="0" wp14:anchorId="366C257E" wp14:editId="63CC2ADF">
            <wp:extent cx="4679005" cy="2286000"/>
            <wp:effectExtent l="0" t="0" r="26670" b="19050"/>
            <wp:docPr id="8" name="Diagram 8">
              <a:extLst xmlns:a="http://schemas.openxmlformats.org/drawingml/2006/main">
                <a:ext uri="{FF2B5EF4-FFF2-40B4-BE49-F238E27FC236}">
                  <a16:creationId xmlns:a16="http://schemas.microsoft.com/office/drawing/2014/main" id="{8E7CBF5B-DC13-41E5-8581-72A5523D668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06FA9B82" w14:textId="77777777" w:rsidR="00C657C3" w:rsidRPr="006A2B41" w:rsidRDefault="00C657C3" w:rsidP="00CC7B42">
      <w:pPr>
        <w:pStyle w:val="ListParagraph"/>
        <w:numPr>
          <w:ilvl w:val="0"/>
          <w:numId w:val="7"/>
        </w:numPr>
        <w:tabs>
          <w:tab w:val="left" w:pos="3060"/>
        </w:tabs>
        <w:spacing w:before="120" w:after="120" w:line="276" w:lineRule="auto"/>
        <w:ind w:left="1620" w:hanging="900"/>
        <w:jc w:val="thaiDistribute"/>
        <w:rPr>
          <w:rFonts w:asciiTheme="minorHAnsi" w:hAnsiTheme="minorHAnsi"/>
        </w:rPr>
      </w:pPr>
      <w:r w:rsidRPr="006A2B41">
        <w:rPr>
          <w:rFonts w:asciiTheme="minorHAnsi" w:hAnsiTheme="minorHAnsi"/>
          <w:b/>
          <w:bCs/>
        </w:rPr>
        <w:t>SharePoint</w:t>
      </w:r>
      <w:r w:rsidRPr="006A2B41">
        <w:rPr>
          <w:rFonts w:asciiTheme="minorHAnsi" w:hAnsiTheme="minorHAnsi"/>
        </w:rPr>
        <w:t>:</w:t>
      </w:r>
      <w:r w:rsidRPr="006A2B41">
        <w:rPr>
          <w:rFonts w:asciiTheme="minorHAnsi" w:hAnsiTheme="minorHAnsi"/>
        </w:rPr>
        <w:tab/>
        <w:t xml:space="preserve">Useful for storage data </w:t>
      </w:r>
      <w:proofErr w:type="gramStart"/>
      <w:r w:rsidRPr="006A2B41">
        <w:rPr>
          <w:rFonts w:asciiTheme="minorHAnsi" w:hAnsiTheme="minorHAnsi"/>
        </w:rPr>
        <w:t>file</w:t>
      </w:r>
      <w:proofErr w:type="gramEnd"/>
      <w:r w:rsidRPr="006A2B41">
        <w:rPr>
          <w:rFonts w:asciiTheme="minorHAnsi" w:hAnsiTheme="minorHAnsi"/>
        </w:rPr>
        <w:t xml:space="preserve"> and all documents in online </w:t>
      </w:r>
      <w:proofErr w:type="gramStart"/>
      <w:r w:rsidRPr="006A2B41">
        <w:rPr>
          <w:rFonts w:asciiTheme="minorHAnsi" w:hAnsiTheme="minorHAnsi"/>
        </w:rPr>
        <w:t>server</w:t>
      </w:r>
      <w:proofErr w:type="gramEnd"/>
      <w:r w:rsidRPr="006A2B41">
        <w:rPr>
          <w:rFonts w:asciiTheme="minorHAnsi" w:hAnsiTheme="minorHAnsi"/>
        </w:rPr>
        <w:t xml:space="preserve"> which can be </w:t>
      </w:r>
      <w:proofErr w:type="gramStart"/>
      <w:r w:rsidRPr="006A2B41">
        <w:rPr>
          <w:rFonts w:asciiTheme="minorHAnsi" w:hAnsiTheme="minorHAnsi"/>
        </w:rPr>
        <w:t>access for</w:t>
      </w:r>
      <w:proofErr w:type="gramEnd"/>
      <w:r w:rsidRPr="006A2B41">
        <w:rPr>
          <w:rFonts w:asciiTheme="minorHAnsi" w:hAnsiTheme="minorHAnsi"/>
        </w:rPr>
        <w:t xml:space="preserve"> anywhere and types of devices. </w:t>
      </w:r>
      <w:proofErr w:type="gramStart"/>
      <w:r w:rsidRPr="006A2B41">
        <w:rPr>
          <w:rFonts w:asciiTheme="minorHAnsi" w:hAnsiTheme="minorHAnsi"/>
        </w:rPr>
        <w:t>Finish</w:t>
      </w:r>
      <w:proofErr w:type="gramEnd"/>
      <w:r w:rsidRPr="006A2B41">
        <w:rPr>
          <w:rFonts w:asciiTheme="minorHAnsi" w:hAnsiTheme="minorHAnsi"/>
        </w:rPr>
        <w:t xml:space="preserve"> good product shall be present to public to </w:t>
      </w:r>
      <w:proofErr w:type="gramStart"/>
      <w:r w:rsidRPr="006A2B41">
        <w:rPr>
          <w:rFonts w:asciiTheme="minorHAnsi" w:hAnsiTheme="minorHAnsi"/>
        </w:rPr>
        <w:t>explained</w:t>
      </w:r>
      <w:proofErr w:type="gramEnd"/>
      <w:r w:rsidRPr="006A2B41">
        <w:rPr>
          <w:rFonts w:asciiTheme="minorHAnsi" w:hAnsiTheme="minorHAnsi"/>
        </w:rPr>
        <w:t xml:space="preserve"> of design details and results validation.</w:t>
      </w:r>
    </w:p>
    <w:p w14:paraId="572C89D7" w14:textId="77777777" w:rsidR="00C657C3" w:rsidRPr="006A2B41" w:rsidRDefault="00C657C3" w:rsidP="00CC7B42">
      <w:pPr>
        <w:pStyle w:val="ListParagraph"/>
        <w:numPr>
          <w:ilvl w:val="0"/>
          <w:numId w:val="7"/>
        </w:numPr>
        <w:tabs>
          <w:tab w:val="left" w:pos="3060"/>
        </w:tabs>
        <w:spacing w:after="120" w:line="276" w:lineRule="auto"/>
        <w:ind w:left="1620" w:hanging="900"/>
        <w:jc w:val="thaiDistribute"/>
        <w:rPr>
          <w:rFonts w:asciiTheme="minorHAnsi" w:hAnsiTheme="minorHAnsi"/>
        </w:rPr>
      </w:pPr>
      <w:r w:rsidRPr="006A2B41">
        <w:rPr>
          <w:rFonts w:asciiTheme="minorHAnsi" w:hAnsiTheme="minorHAnsi"/>
          <w:b/>
          <w:bCs/>
        </w:rPr>
        <w:t>MS Teams</w:t>
      </w:r>
      <w:r w:rsidRPr="006A2B41">
        <w:rPr>
          <w:rFonts w:asciiTheme="minorHAnsi" w:hAnsiTheme="minorHAnsi"/>
        </w:rPr>
        <w:t>:</w:t>
      </w:r>
      <w:r w:rsidRPr="006A2B41">
        <w:rPr>
          <w:rFonts w:asciiTheme="minorHAnsi" w:hAnsiTheme="minorHAnsi"/>
        </w:rPr>
        <w:tab/>
        <w:t xml:space="preserve">Helpful for update work in progress and communication in formal and private discussion. Issue requisition </w:t>
      </w:r>
      <w:proofErr w:type="gramStart"/>
      <w:r w:rsidRPr="006A2B41">
        <w:rPr>
          <w:rFonts w:asciiTheme="minorHAnsi" w:hAnsiTheme="minorHAnsi"/>
        </w:rPr>
        <w:t>form</w:t>
      </w:r>
      <w:proofErr w:type="gramEnd"/>
      <w:r w:rsidRPr="006A2B41">
        <w:rPr>
          <w:rFonts w:asciiTheme="minorHAnsi" w:hAnsiTheme="minorHAnsi"/>
        </w:rPr>
        <w:t xml:space="preserve"> </w:t>
      </w:r>
      <w:proofErr w:type="gramStart"/>
      <w:r w:rsidRPr="006A2B41">
        <w:rPr>
          <w:rFonts w:asciiTheme="minorHAnsi" w:hAnsiTheme="minorHAnsi"/>
        </w:rPr>
        <w:t>have</w:t>
      </w:r>
      <w:proofErr w:type="gramEnd"/>
      <w:r w:rsidRPr="006A2B41">
        <w:rPr>
          <w:rFonts w:asciiTheme="minorHAnsi" w:hAnsiTheme="minorHAnsi"/>
        </w:rPr>
        <w:t xml:space="preserve"> been included in this platform.</w:t>
      </w:r>
    </w:p>
    <w:p w14:paraId="62B0DF1C" w14:textId="77777777" w:rsidR="00C657C3" w:rsidRPr="006A2B41" w:rsidRDefault="00C657C3" w:rsidP="00CC7B42">
      <w:pPr>
        <w:pStyle w:val="ListParagraph"/>
        <w:numPr>
          <w:ilvl w:val="0"/>
          <w:numId w:val="7"/>
        </w:numPr>
        <w:tabs>
          <w:tab w:val="left" w:pos="3060"/>
        </w:tabs>
        <w:spacing w:after="120" w:line="276" w:lineRule="auto"/>
        <w:ind w:left="1620" w:hanging="900"/>
        <w:jc w:val="thaiDistribute"/>
        <w:rPr>
          <w:rFonts w:asciiTheme="minorHAnsi" w:hAnsiTheme="minorHAnsi"/>
        </w:rPr>
      </w:pPr>
      <w:r w:rsidRPr="006A2B41">
        <w:rPr>
          <w:rFonts w:asciiTheme="minorHAnsi" w:hAnsiTheme="minorHAnsi"/>
          <w:b/>
          <w:bCs/>
        </w:rPr>
        <w:t>OneNote</w:t>
      </w:r>
      <w:r w:rsidRPr="006A2B41">
        <w:rPr>
          <w:rFonts w:asciiTheme="minorHAnsi" w:hAnsiTheme="minorHAnsi"/>
        </w:rPr>
        <w:t>:</w:t>
      </w:r>
      <w:r w:rsidRPr="006A2B41">
        <w:rPr>
          <w:rFonts w:asciiTheme="minorHAnsi" w:hAnsiTheme="minorHAnsi"/>
        </w:rPr>
        <w:tab/>
        <w:t>Products library which collected resources and master files which can be published to public within authorized.</w:t>
      </w:r>
    </w:p>
    <w:p w14:paraId="4EA448FF" w14:textId="76BEC4BA" w:rsidR="00AB36A8" w:rsidRDefault="005A115B" w:rsidP="001128C5">
      <w:pPr>
        <w:pStyle w:val="Heading4"/>
        <w:numPr>
          <w:ilvl w:val="2"/>
          <w:numId w:val="17"/>
        </w:numPr>
        <w:tabs>
          <w:tab w:val="clear" w:pos="0"/>
          <w:tab w:val="clear" w:pos="1260"/>
          <w:tab w:val="clear" w:pos="1440"/>
          <w:tab w:val="clear" w:pos="2160"/>
          <w:tab w:val="clear" w:pos="2880"/>
          <w:tab w:val="clear" w:pos="3600"/>
          <w:tab w:val="clear" w:pos="4320"/>
          <w:tab w:val="clear" w:pos="5040"/>
          <w:tab w:val="clear" w:pos="5760"/>
          <w:tab w:val="clear" w:pos="6480"/>
        </w:tabs>
        <w:jc w:val="thaiDistribute"/>
        <w:rPr>
          <w:rFonts w:asciiTheme="minorHAnsi" w:hAnsiTheme="minorHAnsi" w:cstheme="minorHAnsi"/>
        </w:rPr>
      </w:pPr>
      <w:bookmarkStart w:id="24" w:name="_Toc70421245"/>
      <w:r w:rsidRPr="005A115B">
        <w:rPr>
          <w:rFonts w:asciiTheme="minorHAnsi" w:hAnsiTheme="minorHAnsi" w:cstheme="minorHAnsi"/>
        </w:rPr>
        <w:t xml:space="preserve">Microsoft </w:t>
      </w:r>
      <w:r w:rsidR="00B53F0C" w:rsidRPr="00AB36A8">
        <w:rPr>
          <w:rFonts w:asciiTheme="minorHAnsi" w:hAnsiTheme="minorHAnsi" w:cstheme="minorHAnsi"/>
        </w:rPr>
        <w:t>SharePoint</w:t>
      </w:r>
      <w:bookmarkStart w:id="25" w:name="_Toc70421246"/>
      <w:bookmarkEnd w:id="24"/>
    </w:p>
    <w:p w14:paraId="4FF4A2C0" w14:textId="77777777" w:rsidR="00AB36A8" w:rsidRPr="00AB36A8" w:rsidRDefault="00B53F0C" w:rsidP="001128C5">
      <w:pPr>
        <w:pStyle w:val="Heading5"/>
        <w:numPr>
          <w:ilvl w:val="3"/>
          <w:numId w:val="17"/>
        </w:numPr>
        <w:spacing w:after="120"/>
        <w:ind w:left="1620" w:hanging="900"/>
        <w:jc w:val="thaiDistribute"/>
      </w:pPr>
      <w:r w:rsidRPr="00AB36A8">
        <w:rPr>
          <w:rFonts w:asciiTheme="minorHAnsi" w:hAnsiTheme="minorHAnsi" w:cstheme="minorHAnsi"/>
          <w:b w:val="0"/>
          <w:bCs w:val="0"/>
        </w:rPr>
        <w:t>File Storage</w:t>
      </w:r>
      <w:bookmarkEnd w:id="25"/>
    </w:p>
    <w:p w14:paraId="4F78B7BB" w14:textId="2A959B62" w:rsidR="003E1C2B" w:rsidRPr="00B53F0C" w:rsidRDefault="00B53F0C" w:rsidP="00AB36A8">
      <w:pPr>
        <w:pStyle w:val="ListParagraph"/>
        <w:spacing w:after="240"/>
        <w:jc w:val="thaiDistribute"/>
        <w:rPr>
          <w:rFonts w:asciiTheme="minorHAnsi" w:hAnsiTheme="minorHAnsi"/>
        </w:rPr>
      </w:pPr>
      <w:r w:rsidRPr="00B53F0C">
        <w:rPr>
          <w:rFonts w:asciiTheme="minorHAnsi" w:hAnsiTheme="minorHAnsi"/>
        </w:rPr>
        <w:t xml:space="preserve">System folder which should not </w:t>
      </w:r>
      <w:r w:rsidR="001A39BC">
        <w:rPr>
          <w:rFonts w:asciiTheme="minorHAnsi" w:hAnsiTheme="minorHAnsi"/>
        </w:rPr>
        <w:t xml:space="preserve">be </w:t>
      </w:r>
      <w:r w:rsidRPr="00B53F0C">
        <w:rPr>
          <w:rFonts w:asciiTheme="minorHAnsi" w:hAnsiTheme="minorHAnsi"/>
        </w:rPr>
        <w:t>remove</w:t>
      </w:r>
      <w:r w:rsidR="00961605">
        <w:rPr>
          <w:rFonts w:asciiTheme="minorHAnsi" w:hAnsiTheme="minorHAnsi" w:cs="Angsana New"/>
          <w:szCs w:val="30"/>
          <w:lang w:bidi="th-TH"/>
        </w:rPr>
        <w:t>d</w:t>
      </w:r>
      <w:r w:rsidRPr="00B53F0C">
        <w:rPr>
          <w:rFonts w:asciiTheme="minorHAnsi" w:hAnsiTheme="minorHAnsi"/>
        </w:rPr>
        <w:t xml:space="preserve"> or move</w:t>
      </w:r>
      <w:r w:rsidR="001A39BC">
        <w:rPr>
          <w:rFonts w:asciiTheme="minorHAnsi" w:hAnsiTheme="minorHAnsi"/>
        </w:rPr>
        <w:t>d</w:t>
      </w:r>
      <w:r w:rsidRPr="00B53F0C">
        <w:rPr>
          <w:rFonts w:asciiTheme="minorHAnsi" w:hAnsiTheme="minorHAnsi"/>
        </w:rPr>
        <w:t xml:space="preserve"> </w:t>
      </w:r>
      <w:r w:rsidR="00F002C4">
        <w:rPr>
          <w:rFonts w:asciiTheme="minorHAnsi" w:hAnsiTheme="minorHAnsi"/>
        </w:rPr>
        <w:t>are</w:t>
      </w:r>
      <w:r w:rsidRPr="00B53F0C">
        <w:rPr>
          <w:rFonts w:asciiTheme="minorHAnsi" w:hAnsiTheme="minorHAnsi"/>
        </w:rPr>
        <w:t xml:space="preserve"> “</w:t>
      </w:r>
      <w:r w:rsidRPr="00AB36A8">
        <w:rPr>
          <w:rFonts w:asciiTheme="minorHAnsi" w:hAnsiTheme="minorHAnsi"/>
        </w:rPr>
        <w:t>Apps” and “Request Form”</w:t>
      </w:r>
      <w:r w:rsidRPr="00B53F0C">
        <w:rPr>
          <w:rFonts w:asciiTheme="minorHAnsi" w:hAnsiTheme="minorHAnsi"/>
        </w:rPr>
        <w:t xml:space="preserve"> because will affect to </w:t>
      </w:r>
      <w:r w:rsidR="0061336F">
        <w:rPr>
          <w:rFonts w:asciiTheme="minorHAnsi" w:hAnsiTheme="minorHAnsi"/>
        </w:rPr>
        <w:t xml:space="preserve">the </w:t>
      </w:r>
      <w:r w:rsidRPr="00B53F0C">
        <w:rPr>
          <w:rFonts w:asciiTheme="minorHAnsi" w:hAnsiTheme="minorHAnsi"/>
        </w:rPr>
        <w:t>performing background. Cover page image shall be store</w:t>
      </w:r>
      <w:r w:rsidR="0010686E">
        <w:rPr>
          <w:rFonts w:asciiTheme="minorHAnsi" w:hAnsiTheme="minorHAnsi"/>
        </w:rPr>
        <w:t>d</w:t>
      </w:r>
      <w:r w:rsidRPr="00B53F0C">
        <w:rPr>
          <w:rFonts w:asciiTheme="minorHAnsi" w:hAnsiTheme="minorHAnsi"/>
        </w:rPr>
        <w:t xml:space="preserve"> in folder “</w:t>
      </w:r>
      <w:r w:rsidRPr="00AB36A8">
        <w:rPr>
          <w:rFonts w:asciiTheme="minorHAnsi" w:hAnsiTheme="minorHAnsi"/>
        </w:rPr>
        <w:t>MS Teams Cover Page</w:t>
      </w:r>
      <w:r w:rsidRPr="00B53F0C">
        <w:rPr>
          <w:rFonts w:asciiTheme="minorHAnsi" w:hAnsiTheme="minorHAnsi"/>
        </w:rPr>
        <w:t>” by 1 item per project to present of conceptual.</w:t>
      </w:r>
    </w:p>
    <w:p w14:paraId="4EBA4000" w14:textId="5CD986D2" w:rsidR="00731AA3" w:rsidRDefault="00B53F0C" w:rsidP="00A92EC5">
      <w:pPr>
        <w:jc w:val="center"/>
        <w:rPr>
          <w:rFonts w:asciiTheme="minorHAnsi" w:hAnsiTheme="minorHAnsi"/>
        </w:rPr>
      </w:pPr>
      <w:r w:rsidRPr="00B53F0C">
        <w:rPr>
          <w:rFonts w:asciiTheme="minorHAnsi" w:hAnsiTheme="minorHAnsi"/>
          <w:noProof/>
        </w:rPr>
        <w:drawing>
          <wp:inline distT="0" distB="0" distL="0" distR="0" wp14:anchorId="4829A328" wp14:editId="426B03B8">
            <wp:extent cx="5943600" cy="2743200"/>
            <wp:effectExtent l="0" t="0" r="0" b="19050"/>
            <wp:docPr id="11" name="Diagram 11">
              <a:extLst xmlns:a="http://schemas.openxmlformats.org/drawingml/2006/main">
                <a:ext uri="{FF2B5EF4-FFF2-40B4-BE49-F238E27FC236}">
                  <a16:creationId xmlns:a16="http://schemas.microsoft.com/office/drawing/2014/main" id="{364C9938-6874-4C11-B2DA-F563ABE8132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r w:rsidR="00731AA3">
        <w:rPr>
          <w:rFonts w:asciiTheme="minorHAnsi" w:hAnsiTheme="minorHAnsi"/>
        </w:rPr>
        <w:br w:type="page"/>
      </w:r>
    </w:p>
    <w:p w14:paraId="3DF4CA69" w14:textId="112F5C84" w:rsidR="00B53F0C" w:rsidRPr="00AB36A8" w:rsidRDefault="00B53F0C" w:rsidP="001128C5">
      <w:pPr>
        <w:pStyle w:val="Heading5"/>
        <w:numPr>
          <w:ilvl w:val="3"/>
          <w:numId w:val="17"/>
        </w:numPr>
        <w:spacing w:after="120"/>
        <w:ind w:left="1620" w:hanging="900"/>
        <w:rPr>
          <w:rFonts w:ascii="Times New Roman" w:hAnsi="Times New Roman" w:cs="Times New Roman"/>
          <w:b w:val="0"/>
          <w:bCs w:val="0"/>
        </w:rPr>
      </w:pPr>
      <w:hyperlink r:id="rId33" w:history="1">
        <w:r w:rsidRPr="00AB36A8">
          <w:rPr>
            <w:rStyle w:val="Hyperlink"/>
            <w:rFonts w:asciiTheme="minorHAnsi" w:hAnsiTheme="minorHAnsi" w:cstheme="minorHAnsi"/>
            <w:b w:val="0"/>
            <w:bCs w:val="0"/>
          </w:rPr>
          <w:t>Electronic Design</w:t>
        </w:r>
      </w:hyperlink>
      <w:r w:rsidRPr="00AB36A8">
        <w:rPr>
          <w:rFonts w:asciiTheme="minorHAnsi" w:hAnsiTheme="minorHAnsi" w:cstheme="minorHAnsi"/>
          <w:b w:val="0"/>
          <w:bCs w:val="0"/>
        </w:rPr>
        <w:t xml:space="preserve"> and Files Associated</w:t>
      </w:r>
    </w:p>
    <w:p w14:paraId="179FC0FF" w14:textId="4FEC8059" w:rsidR="009E3606" w:rsidRDefault="00B53F0C" w:rsidP="00AB36A8">
      <w:pPr>
        <w:pStyle w:val="ListParagraph"/>
        <w:spacing w:after="120"/>
        <w:jc w:val="thaiDistribute"/>
        <w:rPr>
          <w:rFonts w:asciiTheme="minorHAnsi" w:hAnsiTheme="minorHAnsi"/>
          <w:u w:val="dotted"/>
        </w:rPr>
      </w:pPr>
      <w:r w:rsidRPr="00B53F0C">
        <w:rPr>
          <w:rFonts w:asciiTheme="minorHAnsi" w:hAnsiTheme="minorHAnsi"/>
        </w:rPr>
        <w:t xml:space="preserve">Almost files </w:t>
      </w:r>
      <w:r w:rsidR="00B928E1">
        <w:rPr>
          <w:rFonts w:asciiTheme="minorHAnsi" w:hAnsiTheme="minorHAnsi"/>
        </w:rPr>
        <w:t>on</w:t>
      </w:r>
      <w:r w:rsidRPr="00B53F0C">
        <w:rPr>
          <w:rFonts w:asciiTheme="minorHAnsi" w:hAnsiTheme="minorHAnsi"/>
        </w:rPr>
        <w:t xml:space="preserve"> </w:t>
      </w:r>
      <w:r w:rsidR="00CD321F">
        <w:rPr>
          <w:rFonts w:asciiTheme="minorHAnsi" w:hAnsiTheme="minorHAnsi"/>
        </w:rPr>
        <w:t xml:space="preserve">the list </w:t>
      </w:r>
      <w:r w:rsidRPr="00B53F0C">
        <w:rPr>
          <w:rFonts w:asciiTheme="minorHAnsi" w:hAnsiTheme="minorHAnsi"/>
        </w:rPr>
        <w:t>below have been generated automatically from design software (Altium Designer) but some of them need to be create</w:t>
      </w:r>
      <w:r w:rsidR="00AD069E">
        <w:rPr>
          <w:rFonts w:asciiTheme="minorHAnsi" w:hAnsiTheme="minorHAnsi"/>
        </w:rPr>
        <w:t>d</w:t>
      </w:r>
      <w:r w:rsidRPr="00B53F0C">
        <w:rPr>
          <w:rFonts w:asciiTheme="minorHAnsi" w:hAnsiTheme="minorHAnsi"/>
        </w:rPr>
        <w:t xml:space="preserve"> manual</w:t>
      </w:r>
      <w:r w:rsidR="00AD069E">
        <w:rPr>
          <w:rFonts w:asciiTheme="minorHAnsi" w:hAnsiTheme="minorHAnsi"/>
        </w:rPr>
        <w:t>ly</w:t>
      </w:r>
      <w:r w:rsidRPr="00B53F0C">
        <w:rPr>
          <w:rFonts w:asciiTheme="minorHAnsi" w:hAnsiTheme="minorHAnsi"/>
        </w:rPr>
        <w:t xml:space="preserve"> by designer.</w:t>
      </w:r>
      <w:r w:rsidR="00344A7F">
        <w:rPr>
          <w:rFonts w:asciiTheme="minorHAnsi" w:hAnsiTheme="minorHAnsi"/>
        </w:rPr>
        <w:t xml:space="preserve"> </w:t>
      </w:r>
      <w:r w:rsidR="00B52231" w:rsidRPr="00344A7F">
        <w:rPr>
          <w:rFonts w:asciiTheme="minorHAnsi" w:hAnsiTheme="minorHAnsi" w:cstheme="minorHAnsi"/>
        </w:rPr>
        <w:t xml:space="preserve">(EEP and EEQ should follow this template, but EEQ </w:t>
      </w:r>
      <w:r w:rsidR="00906FC1" w:rsidRPr="00344A7F">
        <w:rPr>
          <w:rFonts w:asciiTheme="minorHAnsi" w:hAnsiTheme="minorHAnsi" w:cstheme="minorHAnsi"/>
        </w:rPr>
        <w:t>has not be</w:t>
      </w:r>
      <w:r w:rsidR="00B52231" w:rsidRPr="00344A7F">
        <w:rPr>
          <w:rFonts w:asciiTheme="minorHAnsi" w:hAnsiTheme="minorHAnsi" w:cstheme="minorHAnsi"/>
        </w:rPr>
        <w:t xml:space="preserve"> controlled and can be </w:t>
      </w:r>
      <w:del w:id="26" w:author="Ekkarat Titawong" w:date="2022-01-10T15:37:00Z">
        <w:r w:rsidR="00B52231" w:rsidRPr="00344A7F" w:rsidDel="00663EA2">
          <w:rPr>
            <w:rFonts w:asciiTheme="minorHAnsi" w:hAnsiTheme="minorHAnsi" w:cstheme="minorHAnsi"/>
          </w:rPr>
          <w:delText>skip</w:delText>
        </w:r>
      </w:del>
      <w:ins w:id="27" w:author="Ekkarat Titawong" w:date="2022-01-10T15:37:00Z">
        <w:r w:rsidR="00663EA2" w:rsidRPr="00344A7F">
          <w:rPr>
            <w:rFonts w:asciiTheme="minorHAnsi" w:hAnsiTheme="minorHAnsi" w:cstheme="minorHAnsi"/>
          </w:rPr>
          <w:t>skipped</w:t>
        </w:r>
      </w:ins>
      <w:r w:rsidR="00E65095" w:rsidRPr="00344A7F">
        <w:rPr>
          <w:rFonts w:asciiTheme="minorHAnsi" w:hAnsiTheme="minorHAnsi" w:cstheme="minorHAnsi"/>
        </w:rPr>
        <w:t xml:space="preserve"> to be </w:t>
      </w:r>
      <w:r w:rsidR="00B52231" w:rsidRPr="00344A7F">
        <w:rPr>
          <w:rFonts w:asciiTheme="minorHAnsi" w:hAnsiTheme="minorHAnsi" w:cstheme="minorHAnsi"/>
        </w:rPr>
        <w:t>optional files.)</w:t>
      </w:r>
    </w:p>
    <w:tbl>
      <w:tblPr>
        <w:tblW w:w="9360" w:type="dxa"/>
        <w:jc w:val="center"/>
        <w:tblCellMar>
          <w:left w:w="0" w:type="dxa"/>
          <w:right w:w="0" w:type="dxa"/>
        </w:tblCellMar>
        <w:tblLook w:val="0420" w:firstRow="1" w:lastRow="0" w:firstColumn="0" w:lastColumn="0" w:noHBand="0" w:noVBand="1"/>
      </w:tblPr>
      <w:tblGrid>
        <w:gridCol w:w="1440"/>
        <w:gridCol w:w="7920"/>
      </w:tblGrid>
      <w:tr w:rsidR="00412FB9" w:rsidRPr="00AE5D29" w14:paraId="544BB555" w14:textId="77777777" w:rsidTr="005641F9">
        <w:trPr>
          <w:trHeight w:val="288"/>
          <w:jc w:val="center"/>
        </w:trPr>
        <w:tc>
          <w:tcPr>
            <w:tcW w:w="1440" w:type="dxa"/>
            <w:tcBorders>
              <w:top w:val="single" w:sz="18" w:space="0" w:color="000000"/>
              <w:left w:val="nil"/>
              <w:bottom w:val="single" w:sz="18" w:space="0" w:color="000000"/>
              <w:right w:val="nil"/>
            </w:tcBorders>
            <w:tcMar>
              <w:top w:w="72" w:type="dxa"/>
              <w:left w:w="144" w:type="dxa"/>
              <w:bottom w:w="72" w:type="dxa"/>
              <w:right w:w="144" w:type="dxa"/>
            </w:tcMar>
            <w:vAlign w:val="center"/>
            <w:hideMark/>
          </w:tcPr>
          <w:p w14:paraId="7A558F2F" w14:textId="77777777" w:rsidR="00412FB9" w:rsidRPr="00731AA3" w:rsidRDefault="00412FB9" w:rsidP="00AB36A8">
            <w:pPr>
              <w:jc w:val="center"/>
              <w:rPr>
                <w:rFonts w:asciiTheme="minorHAnsi" w:hAnsiTheme="minorHAnsi"/>
                <w:sz w:val="22"/>
                <w:szCs w:val="28"/>
              </w:rPr>
            </w:pPr>
            <w:r w:rsidRPr="00731AA3">
              <w:rPr>
                <w:rFonts w:asciiTheme="minorHAnsi" w:hAnsiTheme="minorHAnsi"/>
                <w:b/>
                <w:bCs/>
                <w:sz w:val="22"/>
                <w:szCs w:val="28"/>
              </w:rPr>
              <w:t>FILE TYPE</w:t>
            </w:r>
          </w:p>
        </w:tc>
        <w:tc>
          <w:tcPr>
            <w:tcW w:w="7920" w:type="dxa"/>
            <w:tcBorders>
              <w:top w:val="single" w:sz="18" w:space="0" w:color="000000"/>
              <w:left w:val="nil"/>
              <w:bottom w:val="single" w:sz="18" w:space="0" w:color="000000"/>
              <w:right w:val="nil"/>
            </w:tcBorders>
            <w:tcMar>
              <w:top w:w="72" w:type="dxa"/>
              <w:left w:w="144" w:type="dxa"/>
              <w:bottom w:w="72" w:type="dxa"/>
              <w:right w:w="144" w:type="dxa"/>
            </w:tcMar>
            <w:vAlign w:val="center"/>
            <w:hideMark/>
          </w:tcPr>
          <w:p w14:paraId="3F6301E0" w14:textId="77777777" w:rsidR="00412FB9" w:rsidRPr="00731AA3" w:rsidRDefault="00412FB9" w:rsidP="00AB36A8">
            <w:pPr>
              <w:jc w:val="center"/>
              <w:rPr>
                <w:rFonts w:asciiTheme="minorHAnsi" w:hAnsiTheme="minorHAnsi"/>
                <w:sz w:val="22"/>
                <w:szCs w:val="28"/>
              </w:rPr>
            </w:pPr>
            <w:r w:rsidRPr="00731AA3">
              <w:rPr>
                <w:rFonts w:asciiTheme="minorHAnsi" w:hAnsiTheme="minorHAnsi"/>
                <w:b/>
                <w:bCs/>
                <w:sz w:val="22"/>
                <w:szCs w:val="28"/>
              </w:rPr>
              <w:t>DESCRIPTION</w:t>
            </w:r>
          </w:p>
        </w:tc>
      </w:tr>
      <w:tr w:rsidR="00412FB9" w:rsidRPr="00AE5D29" w14:paraId="0A4929A8" w14:textId="77777777" w:rsidTr="005641F9">
        <w:trPr>
          <w:trHeight w:val="244"/>
          <w:jc w:val="center"/>
        </w:trPr>
        <w:tc>
          <w:tcPr>
            <w:tcW w:w="1440" w:type="dxa"/>
            <w:tcBorders>
              <w:top w:val="single" w:sz="18" w:space="0" w:color="000000"/>
              <w:left w:val="nil"/>
              <w:bottom w:val="nil"/>
              <w:right w:val="nil"/>
            </w:tcBorders>
            <w:tcMar>
              <w:top w:w="72" w:type="dxa"/>
              <w:left w:w="144" w:type="dxa"/>
              <w:bottom w:w="72" w:type="dxa"/>
              <w:right w:w="144" w:type="dxa"/>
            </w:tcMar>
            <w:vAlign w:val="center"/>
            <w:hideMark/>
          </w:tcPr>
          <w:p w14:paraId="7778583D"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xml:space="preserve">*. </w:t>
            </w:r>
            <w:proofErr w:type="spellStart"/>
            <w:r w:rsidRPr="00731AA3">
              <w:rPr>
                <w:rFonts w:asciiTheme="minorHAnsi" w:hAnsiTheme="minorHAnsi"/>
                <w:sz w:val="22"/>
                <w:szCs w:val="28"/>
              </w:rPr>
              <w:t>PrjPCB</w:t>
            </w:r>
            <w:proofErr w:type="spellEnd"/>
          </w:p>
        </w:tc>
        <w:tc>
          <w:tcPr>
            <w:tcW w:w="7920" w:type="dxa"/>
            <w:tcBorders>
              <w:top w:val="single" w:sz="18" w:space="0" w:color="000000"/>
              <w:left w:val="nil"/>
              <w:bottom w:val="nil"/>
              <w:right w:val="nil"/>
            </w:tcBorders>
            <w:tcMar>
              <w:top w:w="72" w:type="dxa"/>
              <w:left w:w="144" w:type="dxa"/>
              <w:bottom w:w="72" w:type="dxa"/>
              <w:right w:w="144" w:type="dxa"/>
            </w:tcMar>
            <w:vAlign w:val="center"/>
            <w:hideMark/>
          </w:tcPr>
          <w:p w14:paraId="5EDE1E9C"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Altium PCB Project</w:t>
            </w:r>
          </w:p>
        </w:tc>
      </w:tr>
      <w:tr w:rsidR="00412FB9" w:rsidRPr="00AE5D29" w14:paraId="2D586EE6"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33CFC37C"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xml:space="preserve">*. </w:t>
            </w:r>
            <w:proofErr w:type="spellStart"/>
            <w:r w:rsidRPr="00731AA3">
              <w:rPr>
                <w:rFonts w:asciiTheme="minorHAnsi" w:hAnsiTheme="minorHAnsi"/>
                <w:sz w:val="22"/>
                <w:szCs w:val="28"/>
              </w:rPr>
              <w:t>SchDoc</w:t>
            </w:r>
            <w:proofErr w:type="spellEnd"/>
          </w:p>
        </w:tc>
        <w:tc>
          <w:tcPr>
            <w:tcW w:w="7920" w:type="dxa"/>
            <w:tcBorders>
              <w:top w:val="nil"/>
              <w:left w:val="nil"/>
              <w:bottom w:val="nil"/>
              <w:right w:val="nil"/>
            </w:tcBorders>
            <w:tcMar>
              <w:top w:w="72" w:type="dxa"/>
              <w:left w:w="144" w:type="dxa"/>
              <w:bottom w:w="72" w:type="dxa"/>
              <w:right w:w="144" w:type="dxa"/>
            </w:tcMar>
            <w:vAlign w:val="center"/>
            <w:hideMark/>
          </w:tcPr>
          <w:p w14:paraId="448B4164"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Altium Schematic Document</w:t>
            </w:r>
          </w:p>
        </w:tc>
      </w:tr>
      <w:tr w:rsidR="00412FB9" w:rsidRPr="00AE5D29" w14:paraId="075437E3"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34A331AA"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xml:space="preserve">*. </w:t>
            </w:r>
            <w:proofErr w:type="spellStart"/>
            <w:r w:rsidRPr="00731AA3">
              <w:rPr>
                <w:rFonts w:asciiTheme="minorHAnsi" w:hAnsiTheme="minorHAnsi"/>
                <w:sz w:val="22"/>
                <w:szCs w:val="28"/>
              </w:rPr>
              <w:t>PcbDoc</w:t>
            </w:r>
            <w:proofErr w:type="spellEnd"/>
          </w:p>
        </w:tc>
        <w:tc>
          <w:tcPr>
            <w:tcW w:w="7920" w:type="dxa"/>
            <w:tcBorders>
              <w:top w:val="nil"/>
              <w:left w:val="nil"/>
              <w:bottom w:val="nil"/>
              <w:right w:val="nil"/>
            </w:tcBorders>
            <w:tcMar>
              <w:top w:w="72" w:type="dxa"/>
              <w:left w:w="144" w:type="dxa"/>
              <w:bottom w:w="72" w:type="dxa"/>
              <w:right w:w="144" w:type="dxa"/>
            </w:tcMar>
            <w:vAlign w:val="center"/>
            <w:hideMark/>
          </w:tcPr>
          <w:p w14:paraId="73B524DD"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Altium PCB Document</w:t>
            </w:r>
          </w:p>
        </w:tc>
      </w:tr>
      <w:tr w:rsidR="00412FB9" w:rsidRPr="00AE5D29" w14:paraId="1707D889"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44F0ADD8"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xml:space="preserve">*. </w:t>
            </w:r>
            <w:proofErr w:type="spellStart"/>
            <w:r w:rsidRPr="00731AA3">
              <w:rPr>
                <w:rFonts w:asciiTheme="minorHAnsi" w:hAnsiTheme="minorHAnsi"/>
                <w:sz w:val="22"/>
                <w:szCs w:val="28"/>
              </w:rPr>
              <w:t>PCBDwf</w:t>
            </w:r>
            <w:proofErr w:type="spellEnd"/>
          </w:p>
        </w:tc>
        <w:tc>
          <w:tcPr>
            <w:tcW w:w="7920" w:type="dxa"/>
            <w:tcBorders>
              <w:top w:val="nil"/>
              <w:left w:val="nil"/>
              <w:bottom w:val="nil"/>
              <w:right w:val="nil"/>
            </w:tcBorders>
            <w:tcMar>
              <w:top w:w="72" w:type="dxa"/>
              <w:left w:w="144" w:type="dxa"/>
              <w:bottom w:w="72" w:type="dxa"/>
              <w:right w:w="144" w:type="dxa"/>
            </w:tcMar>
            <w:vAlign w:val="center"/>
            <w:hideMark/>
          </w:tcPr>
          <w:p w14:paraId="604A2204"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Assemble Drawing</w:t>
            </w:r>
          </w:p>
        </w:tc>
      </w:tr>
      <w:tr w:rsidR="00412FB9" w:rsidRPr="00AE5D29" w14:paraId="093ED47C"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230AB485"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Cam</w:t>
            </w:r>
          </w:p>
        </w:tc>
        <w:tc>
          <w:tcPr>
            <w:tcW w:w="7920" w:type="dxa"/>
            <w:tcBorders>
              <w:top w:val="nil"/>
              <w:left w:val="nil"/>
              <w:bottom w:val="nil"/>
              <w:right w:val="nil"/>
            </w:tcBorders>
            <w:tcMar>
              <w:top w:w="72" w:type="dxa"/>
              <w:left w:w="144" w:type="dxa"/>
              <w:bottom w:w="72" w:type="dxa"/>
              <w:right w:w="144" w:type="dxa"/>
            </w:tcMar>
            <w:vAlign w:val="center"/>
            <w:hideMark/>
          </w:tcPr>
          <w:p w14:paraId="6CBC275C"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xml:space="preserve">Altium </w:t>
            </w:r>
            <w:proofErr w:type="spellStart"/>
            <w:r w:rsidRPr="00731AA3">
              <w:rPr>
                <w:rFonts w:asciiTheme="minorHAnsi" w:hAnsiTheme="minorHAnsi"/>
                <w:sz w:val="22"/>
                <w:szCs w:val="28"/>
              </w:rPr>
              <w:t>CAMtastic</w:t>
            </w:r>
            <w:proofErr w:type="spellEnd"/>
            <w:r w:rsidRPr="00731AA3">
              <w:rPr>
                <w:rFonts w:asciiTheme="minorHAnsi" w:hAnsiTheme="minorHAnsi"/>
                <w:sz w:val="22"/>
                <w:szCs w:val="28"/>
              </w:rPr>
              <w:t xml:space="preserve"> Document (including Gerber generated)</w:t>
            </w:r>
          </w:p>
        </w:tc>
      </w:tr>
      <w:tr w:rsidR="00412FB9" w:rsidRPr="00AE5D29" w14:paraId="290F6F85"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4A6A476D"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csv</w:t>
            </w:r>
          </w:p>
        </w:tc>
        <w:tc>
          <w:tcPr>
            <w:tcW w:w="7920" w:type="dxa"/>
            <w:tcBorders>
              <w:top w:val="nil"/>
              <w:left w:val="nil"/>
              <w:bottom w:val="nil"/>
              <w:right w:val="nil"/>
            </w:tcBorders>
            <w:tcMar>
              <w:top w:w="72" w:type="dxa"/>
              <w:left w:w="144" w:type="dxa"/>
              <w:bottom w:w="72" w:type="dxa"/>
              <w:right w:w="144" w:type="dxa"/>
            </w:tcMar>
            <w:vAlign w:val="center"/>
            <w:hideMark/>
          </w:tcPr>
          <w:p w14:paraId="6A430B25"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Pick and Place</w:t>
            </w:r>
          </w:p>
        </w:tc>
      </w:tr>
      <w:tr w:rsidR="00412FB9" w:rsidRPr="00AE5D29" w14:paraId="1FE16F6C" w14:textId="77777777" w:rsidTr="005641F9">
        <w:trPr>
          <w:trHeight w:val="245"/>
          <w:jc w:val="center"/>
        </w:trPr>
        <w:tc>
          <w:tcPr>
            <w:tcW w:w="1440" w:type="dxa"/>
            <w:tcBorders>
              <w:top w:val="nil"/>
              <w:left w:val="nil"/>
              <w:bottom w:val="nil"/>
              <w:right w:val="nil"/>
            </w:tcBorders>
            <w:tcMar>
              <w:top w:w="72" w:type="dxa"/>
              <w:left w:w="144" w:type="dxa"/>
              <w:bottom w:w="72" w:type="dxa"/>
              <w:right w:w="144" w:type="dxa"/>
            </w:tcMar>
            <w:vAlign w:val="center"/>
            <w:hideMark/>
          </w:tcPr>
          <w:p w14:paraId="50361C6E"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xml:space="preserve">*. </w:t>
            </w:r>
            <w:proofErr w:type="spellStart"/>
            <w:r w:rsidRPr="00731AA3">
              <w:rPr>
                <w:rFonts w:asciiTheme="minorHAnsi" w:hAnsiTheme="minorHAnsi"/>
                <w:sz w:val="22"/>
                <w:szCs w:val="28"/>
              </w:rPr>
              <w:t>xls</w:t>
            </w:r>
            <w:proofErr w:type="spellEnd"/>
          </w:p>
        </w:tc>
        <w:tc>
          <w:tcPr>
            <w:tcW w:w="7920" w:type="dxa"/>
            <w:tcBorders>
              <w:top w:val="nil"/>
              <w:left w:val="nil"/>
              <w:bottom w:val="nil"/>
              <w:right w:val="nil"/>
            </w:tcBorders>
            <w:tcMar>
              <w:top w:w="72" w:type="dxa"/>
              <w:left w:w="144" w:type="dxa"/>
              <w:bottom w:w="72" w:type="dxa"/>
              <w:right w:w="144" w:type="dxa"/>
            </w:tcMar>
            <w:vAlign w:val="center"/>
            <w:hideMark/>
          </w:tcPr>
          <w:p w14:paraId="46ED7D01"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Bill of Material</w:t>
            </w:r>
          </w:p>
        </w:tc>
      </w:tr>
      <w:tr w:rsidR="00412FB9" w:rsidRPr="00AE5D29" w14:paraId="475EEA72"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267C56D5"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step</w:t>
            </w:r>
          </w:p>
        </w:tc>
        <w:tc>
          <w:tcPr>
            <w:tcW w:w="7920" w:type="dxa"/>
            <w:tcBorders>
              <w:top w:val="nil"/>
              <w:left w:val="nil"/>
              <w:bottom w:val="nil"/>
              <w:right w:val="nil"/>
            </w:tcBorders>
            <w:tcMar>
              <w:top w:w="72" w:type="dxa"/>
              <w:left w:w="144" w:type="dxa"/>
              <w:bottom w:w="72" w:type="dxa"/>
              <w:right w:w="144" w:type="dxa"/>
            </w:tcMar>
            <w:vAlign w:val="center"/>
            <w:hideMark/>
          </w:tcPr>
          <w:p w14:paraId="0B1BDFA1"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3D Model</w:t>
            </w:r>
          </w:p>
        </w:tc>
      </w:tr>
      <w:tr w:rsidR="00412FB9" w:rsidRPr="00AE5D29" w14:paraId="6E0EDB24"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1F54F1C8"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pdf</w:t>
            </w:r>
          </w:p>
        </w:tc>
        <w:tc>
          <w:tcPr>
            <w:tcW w:w="7920" w:type="dxa"/>
            <w:tcBorders>
              <w:top w:val="nil"/>
              <w:left w:val="nil"/>
              <w:bottom w:val="nil"/>
              <w:right w:val="nil"/>
            </w:tcBorders>
            <w:tcMar>
              <w:top w:w="72" w:type="dxa"/>
              <w:left w:w="144" w:type="dxa"/>
              <w:bottom w:w="72" w:type="dxa"/>
              <w:right w:w="144" w:type="dxa"/>
            </w:tcMar>
            <w:vAlign w:val="center"/>
            <w:hideMark/>
          </w:tcPr>
          <w:p w14:paraId="18CC3B62"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Schematic</w:t>
            </w:r>
          </w:p>
        </w:tc>
      </w:tr>
      <w:tr w:rsidR="00412FB9" w:rsidRPr="00AE5D29" w14:paraId="3627BE66"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4AF9EB4A"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pdf</w:t>
            </w:r>
          </w:p>
        </w:tc>
        <w:tc>
          <w:tcPr>
            <w:tcW w:w="7920" w:type="dxa"/>
            <w:tcBorders>
              <w:top w:val="nil"/>
              <w:left w:val="nil"/>
              <w:bottom w:val="nil"/>
              <w:right w:val="nil"/>
            </w:tcBorders>
            <w:tcMar>
              <w:top w:w="72" w:type="dxa"/>
              <w:left w:w="144" w:type="dxa"/>
              <w:bottom w:w="72" w:type="dxa"/>
              <w:right w:w="144" w:type="dxa"/>
            </w:tcMar>
            <w:vAlign w:val="center"/>
            <w:hideMark/>
          </w:tcPr>
          <w:p w14:paraId="70C44F6B"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Assemble Drawing (EEP? _FAB)</w:t>
            </w:r>
          </w:p>
        </w:tc>
      </w:tr>
      <w:tr w:rsidR="00412FB9" w:rsidRPr="00AE5D29" w14:paraId="1A564A0A"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2DC012B7"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docx</w:t>
            </w:r>
          </w:p>
        </w:tc>
        <w:tc>
          <w:tcPr>
            <w:tcW w:w="7920" w:type="dxa"/>
            <w:tcBorders>
              <w:top w:val="nil"/>
              <w:left w:val="nil"/>
              <w:bottom w:val="nil"/>
              <w:right w:val="nil"/>
            </w:tcBorders>
            <w:tcMar>
              <w:top w:w="72" w:type="dxa"/>
              <w:left w:w="144" w:type="dxa"/>
              <w:bottom w:w="72" w:type="dxa"/>
              <w:right w:w="144" w:type="dxa"/>
            </w:tcMar>
            <w:vAlign w:val="center"/>
            <w:hideMark/>
          </w:tcPr>
          <w:p w14:paraId="3C9AD125"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Validation Report (storage in main circuit, share link to associated design)</w:t>
            </w:r>
          </w:p>
        </w:tc>
      </w:tr>
      <w:tr w:rsidR="00412FB9" w:rsidRPr="00AE5D29" w14:paraId="10B2A0C8"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7B63340D"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pdf</w:t>
            </w:r>
          </w:p>
        </w:tc>
        <w:tc>
          <w:tcPr>
            <w:tcW w:w="7920" w:type="dxa"/>
            <w:tcBorders>
              <w:top w:val="nil"/>
              <w:left w:val="nil"/>
              <w:bottom w:val="nil"/>
              <w:right w:val="nil"/>
            </w:tcBorders>
            <w:tcMar>
              <w:top w:w="72" w:type="dxa"/>
              <w:left w:w="144" w:type="dxa"/>
              <w:bottom w:w="72" w:type="dxa"/>
              <w:right w:w="144" w:type="dxa"/>
            </w:tcMar>
            <w:vAlign w:val="center"/>
            <w:hideMark/>
          </w:tcPr>
          <w:p w14:paraId="27D0CF6F"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Quotation (PCBA, including functional tests cost in optional)</w:t>
            </w:r>
          </w:p>
        </w:tc>
      </w:tr>
      <w:tr w:rsidR="00412FB9" w:rsidRPr="00AE5D29" w14:paraId="20E5507E" w14:textId="77777777" w:rsidTr="005641F9">
        <w:trPr>
          <w:trHeight w:val="244"/>
          <w:jc w:val="center"/>
        </w:trPr>
        <w:tc>
          <w:tcPr>
            <w:tcW w:w="1440" w:type="dxa"/>
            <w:tcBorders>
              <w:top w:val="nil"/>
              <w:left w:val="nil"/>
              <w:bottom w:val="nil"/>
              <w:right w:val="nil"/>
            </w:tcBorders>
            <w:tcMar>
              <w:top w:w="72" w:type="dxa"/>
              <w:left w:w="144" w:type="dxa"/>
              <w:bottom w:w="72" w:type="dxa"/>
              <w:right w:w="144" w:type="dxa"/>
            </w:tcMar>
            <w:vAlign w:val="center"/>
            <w:hideMark/>
          </w:tcPr>
          <w:p w14:paraId="2FCEC8C3"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docx</w:t>
            </w:r>
          </w:p>
        </w:tc>
        <w:tc>
          <w:tcPr>
            <w:tcW w:w="7920" w:type="dxa"/>
            <w:tcBorders>
              <w:top w:val="nil"/>
              <w:left w:val="nil"/>
              <w:bottom w:val="nil"/>
              <w:right w:val="nil"/>
            </w:tcBorders>
            <w:tcMar>
              <w:top w:w="72" w:type="dxa"/>
              <w:left w:w="144" w:type="dxa"/>
              <w:bottom w:w="72" w:type="dxa"/>
              <w:right w:w="144" w:type="dxa"/>
            </w:tcMar>
            <w:vAlign w:val="center"/>
            <w:hideMark/>
          </w:tcPr>
          <w:p w14:paraId="2AF8ABD8"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QA/ QC Testing Procedures (optional)</w:t>
            </w:r>
          </w:p>
        </w:tc>
      </w:tr>
      <w:tr w:rsidR="00412FB9" w:rsidRPr="00AE5D29" w14:paraId="24DA25B1" w14:textId="77777777" w:rsidTr="005641F9">
        <w:trPr>
          <w:trHeight w:val="245"/>
          <w:jc w:val="center"/>
        </w:trPr>
        <w:tc>
          <w:tcPr>
            <w:tcW w:w="1440" w:type="dxa"/>
            <w:tcBorders>
              <w:top w:val="nil"/>
              <w:left w:val="nil"/>
              <w:bottom w:val="single" w:sz="18" w:space="0" w:color="000000"/>
              <w:right w:val="nil"/>
            </w:tcBorders>
            <w:tcMar>
              <w:top w:w="72" w:type="dxa"/>
              <w:left w:w="144" w:type="dxa"/>
              <w:bottom w:w="72" w:type="dxa"/>
              <w:right w:w="144" w:type="dxa"/>
            </w:tcMar>
            <w:vAlign w:val="center"/>
            <w:hideMark/>
          </w:tcPr>
          <w:p w14:paraId="184DAF24"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 xlsx</w:t>
            </w:r>
          </w:p>
        </w:tc>
        <w:tc>
          <w:tcPr>
            <w:tcW w:w="7920" w:type="dxa"/>
            <w:tcBorders>
              <w:top w:val="nil"/>
              <w:left w:val="nil"/>
              <w:bottom w:val="single" w:sz="18" w:space="0" w:color="000000"/>
              <w:right w:val="nil"/>
            </w:tcBorders>
            <w:tcMar>
              <w:top w:w="72" w:type="dxa"/>
              <w:left w:w="144" w:type="dxa"/>
              <w:bottom w:w="72" w:type="dxa"/>
              <w:right w:w="144" w:type="dxa"/>
            </w:tcMar>
            <w:vAlign w:val="center"/>
            <w:hideMark/>
          </w:tcPr>
          <w:p w14:paraId="7744C8D9" w14:textId="77777777" w:rsidR="00412FB9" w:rsidRPr="00731AA3" w:rsidRDefault="00412FB9" w:rsidP="00AB36A8">
            <w:pPr>
              <w:rPr>
                <w:rFonts w:asciiTheme="minorHAnsi" w:hAnsiTheme="minorHAnsi"/>
                <w:sz w:val="22"/>
                <w:szCs w:val="28"/>
              </w:rPr>
            </w:pPr>
            <w:r w:rsidRPr="00731AA3">
              <w:rPr>
                <w:rFonts w:asciiTheme="minorHAnsi" w:hAnsiTheme="minorHAnsi"/>
                <w:sz w:val="22"/>
                <w:szCs w:val="28"/>
              </w:rPr>
              <w:t>QA/ QC Check-sheet (optional)</w:t>
            </w:r>
          </w:p>
        </w:tc>
      </w:tr>
    </w:tbl>
    <w:p w14:paraId="0B38DF07" w14:textId="275D07C5" w:rsidR="000236CD" w:rsidRPr="00AB36A8" w:rsidRDefault="000236CD" w:rsidP="001128C5">
      <w:pPr>
        <w:pStyle w:val="Heading5"/>
        <w:numPr>
          <w:ilvl w:val="3"/>
          <w:numId w:val="17"/>
        </w:numPr>
        <w:spacing w:before="240" w:after="120"/>
        <w:ind w:left="1620" w:hanging="900"/>
        <w:jc w:val="thaiDistribute"/>
        <w:rPr>
          <w:rFonts w:asciiTheme="minorHAnsi" w:hAnsiTheme="minorHAnsi" w:cstheme="minorHAnsi"/>
          <w:b w:val="0"/>
          <w:bCs w:val="0"/>
        </w:rPr>
      </w:pPr>
      <w:hyperlink r:id="rId34" w:history="1">
        <w:r w:rsidRPr="00AB36A8">
          <w:rPr>
            <w:rStyle w:val="Hyperlink"/>
            <w:rFonts w:asciiTheme="minorHAnsi" w:hAnsiTheme="minorHAnsi" w:cstheme="minorHAnsi"/>
            <w:b w:val="0"/>
            <w:bCs w:val="0"/>
          </w:rPr>
          <w:t>Project Resources</w:t>
        </w:r>
      </w:hyperlink>
    </w:p>
    <w:p w14:paraId="1FD0C08C" w14:textId="3BC40BBE" w:rsidR="000236CD" w:rsidRDefault="000236CD" w:rsidP="00AB36A8">
      <w:pPr>
        <w:pStyle w:val="ListParagraph"/>
        <w:spacing w:after="120"/>
        <w:jc w:val="thaiDistribute"/>
        <w:rPr>
          <w:rFonts w:asciiTheme="minorHAnsi" w:hAnsiTheme="minorHAnsi" w:cstheme="minorHAnsi"/>
        </w:rPr>
      </w:pPr>
      <w:r w:rsidRPr="00815910">
        <w:rPr>
          <w:rFonts w:asciiTheme="minorHAnsi" w:hAnsiTheme="minorHAnsi" w:cstheme="minorHAnsi"/>
        </w:rPr>
        <w:t>Sub-folder will be grouping by year as the priority, then will be separate again by project number and numbering shall be provided from accountant. Master BOM in release version will be provid</w:t>
      </w:r>
      <w:r w:rsidR="006E5A8C">
        <w:rPr>
          <w:rFonts w:asciiTheme="minorHAnsi" w:hAnsiTheme="minorHAnsi" w:cstheme="minorHAnsi"/>
        </w:rPr>
        <w:t>ed</w:t>
      </w:r>
      <w:r w:rsidRPr="00815910">
        <w:rPr>
          <w:rFonts w:asciiTheme="minorHAnsi" w:hAnsiTheme="minorHAnsi" w:cstheme="minorHAnsi"/>
        </w:rPr>
        <w:t xml:space="preserve"> to production for assembly product.</w:t>
      </w:r>
    </w:p>
    <w:p w14:paraId="26778CC2" w14:textId="77777777" w:rsidR="000236CD" w:rsidRDefault="000236CD" w:rsidP="00AB36A8">
      <w:pPr>
        <w:jc w:val="center"/>
      </w:pPr>
      <w:r w:rsidRPr="0043547B">
        <w:rPr>
          <w:noProof/>
        </w:rPr>
        <w:drawing>
          <wp:inline distT="0" distB="0" distL="0" distR="0" wp14:anchorId="535FB668" wp14:editId="4B6CFAD3">
            <wp:extent cx="5943600" cy="2286000"/>
            <wp:effectExtent l="0" t="0" r="0" b="19050"/>
            <wp:docPr id="12" name="Diagram 12">
              <a:extLst xmlns:a="http://schemas.openxmlformats.org/drawingml/2006/main">
                <a:ext uri="{FF2B5EF4-FFF2-40B4-BE49-F238E27FC236}">
                  <a16:creationId xmlns:a16="http://schemas.microsoft.com/office/drawing/2014/main" id="{364C9938-6874-4C11-B2DA-F563ABE8132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154D9ED9" w14:textId="77777777" w:rsidR="0094019D" w:rsidRPr="00AB36A8" w:rsidRDefault="0094019D" w:rsidP="001128C5">
      <w:pPr>
        <w:pStyle w:val="Heading5"/>
        <w:numPr>
          <w:ilvl w:val="3"/>
          <w:numId w:val="17"/>
        </w:numPr>
        <w:spacing w:after="120"/>
        <w:ind w:left="1620" w:hanging="900"/>
        <w:jc w:val="thaiDistribute"/>
        <w:rPr>
          <w:rFonts w:asciiTheme="minorHAnsi" w:hAnsiTheme="minorHAnsi" w:cstheme="minorHAnsi"/>
          <w:b w:val="0"/>
          <w:bCs w:val="0"/>
        </w:rPr>
      </w:pPr>
      <w:hyperlink r:id="rId40" w:history="1">
        <w:r w:rsidRPr="00AB36A8">
          <w:rPr>
            <w:rStyle w:val="Hyperlink"/>
            <w:rFonts w:asciiTheme="minorHAnsi" w:hAnsiTheme="minorHAnsi" w:cstheme="minorHAnsi"/>
            <w:b w:val="0"/>
            <w:bCs w:val="0"/>
          </w:rPr>
          <w:t>Documents Control</w:t>
        </w:r>
      </w:hyperlink>
    </w:p>
    <w:p w14:paraId="5DD39BC2" w14:textId="1DAEF667" w:rsidR="0094019D" w:rsidRPr="0094019D" w:rsidRDefault="006A78AF" w:rsidP="001F2EC6">
      <w:pPr>
        <w:pStyle w:val="ListParagraph"/>
        <w:spacing w:after="120"/>
        <w:jc w:val="thaiDistribute"/>
        <w:rPr>
          <w:rFonts w:asciiTheme="minorHAnsi" w:hAnsiTheme="minorHAnsi" w:cstheme="minorHAnsi"/>
        </w:rPr>
      </w:pPr>
      <w:r>
        <w:rPr>
          <w:rFonts w:asciiTheme="minorHAnsi" w:hAnsiTheme="minorHAnsi" w:cstheme="minorHAnsi"/>
        </w:rPr>
        <w:t>It</w:t>
      </w:r>
      <w:r w:rsidR="0094019D" w:rsidRPr="0094019D">
        <w:rPr>
          <w:rFonts w:asciiTheme="minorHAnsi" w:hAnsiTheme="minorHAnsi" w:cstheme="minorHAnsi"/>
        </w:rPr>
        <w:t xml:space="preserve"> sto</w:t>
      </w:r>
      <w:r w:rsidR="007053FE">
        <w:rPr>
          <w:rFonts w:asciiTheme="minorHAnsi" w:hAnsiTheme="minorHAnsi" w:cstheme="minorHAnsi"/>
        </w:rPr>
        <w:t>red</w:t>
      </w:r>
      <w:r w:rsidR="0094019D" w:rsidRPr="0094019D">
        <w:rPr>
          <w:rFonts w:asciiTheme="minorHAnsi" w:hAnsiTheme="minorHAnsi" w:cstheme="minorHAnsi"/>
        </w:rPr>
        <w:t xml:space="preserve"> relevant template files </w:t>
      </w:r>
      <w:r w:rsidR="004039AA">
        <w:rPr>
          <w:rFonts w:asciiTheme="minorHAnsi" w:hAnsiTheme="minorHAnsi" w:cstheme="minorHAnsi"/>
        </w:rPr>
        <w:t>that</w:t>
      </w:r>
      <w:r w:rsidR="0094019D" w:rsidRPr="0094019D">
        <w:rPr>
          <w:rFonts w:asciiTheme="minorHAnsi" w:hAnsiTheme="minorHAnsi" w:cstheme="minorHAnsi"/>
        </w:rPr>
        <w:t xml:space="preserve"> designer must refer</w:t>
      </w:r>
      <w:r w:rsidR="007053FE">
        <w:rPr>
          <w:rFonts w:asciiTheme="minorHAnsi" w:hAnsiTheme="minorHAnsi" w:cstheme="minorHAnsi"/>
        </w:rPr>
        <w:t xml:space="preserve"> </w:t>
      </w:r>
      <w:r w:rsidR="0094019D" w:rsidRPr="0094019D">
        <w:rPr>
          <w:rFonts w:asciiTheme="minorHAnsi" w:hAnsiTheme="minorHAnsi" w:cstheme="minorHAnsi"/>
        </w:rPr>
        <w:t>performing</w:t>
      </w:r>
      <w:r w:rsidR="000107AB">
        <w:rPr>
          <w:rFonts w:asciiTheme="minorHAnsi" w:hAnsiTheme="minorHAnsi" w:cstheme="minorHAnsi"/>
        </w:rPr>
        <w:t xml:space="preserve"> </w:t>
      </w:r>
      <w:r w:rsidR="0094019D" w:rsidRPr="0094019D">
        <w:rPr>
          <w:rFonts w:asciiTheme="minorHAnsi" w:hAnsiTheme="minorHAnsi" w:cstheme="minorHAnsi"/>
        </w:rPr>
        <w:t>project.</w:t>
      </w:r>
    </w:p>
    <w:p w14:paraId="1A0B52C5" w14:textId="3571E0B1" w:rsidR="0094019D" w:rsidRPr="0094019D" w:rsidRDefault="0094019D" w:rsidP="003D46FC">
      <w:pPr>
        <w:pStyle w:val="ListParagraph"/>
        <w:numPr>
          <w:ilvl w:val="0"/>
          <w:numId w:val="9"/>
        </w:numPr>
        <w:tabs>
          <w:tab w:val="left" w:pos="3240"/>
        </w:tabs>
        <w:spacing w:after="120" w:line="276" w:lineRule="auto"/>
        <w:ind w:left="1620" w:hanging="900"/>
        <w:contextualSpacing/>
        <w:jc w:val="thaiDistribute"/>
        <w:rPr>
          <w:rFonts w:asciiTheme="minorHAnsi" w:hAnsiTheme="minorHAnsi" w:cstheme="minorHAnsi"/>
        </w:rPr>
      </w:pPr>
      <w:r w:rsidRPr="0094019D">
        <w:rPr>
          <w:rFonts w:asciiTheme="minorHAnsi" w:hAnsiTheme="minorHAnsi" w:cstheme="minorHAnsi"/>
        </w:rPr>
        <w:t>W</w:t>
      </w:r>
      <w:r w:rsidR="003D46FC">
        <w:rPr>
          <w:rFonts w:asciiTheme="minorHAnsi" w:hAnsiTheme="minorHAnsi" w:cstheme="minorHAnsi"/>
        </w:rPr>
        <w:t>:</w:t>
      </w:r>
      <w:r w:rsidR="003D46FC">
        <w:rPr>
          <w:rFonts w:asciiTheme="minorHAnsi" w:hAnsiTheme="minorHAnsi" w:cstheme="minorHAnsi"/>
        </w:rPr>
        <w:tab/>
      </w:r>
      <w:r w:rsidRPr="0094019D">
        <w:rPr>
          <w:rFonts w:asciiTheme="minorHAnsi" w:hAnsiTheme="minorHAnsi" w:cstheme="minorHAnsi"/>
        </w:rPr>
        <w:t>Work Instruction _Subject of contents</w:t>
      </w:r>
    </w:p>
    <w:p w14:paraId="3F731B9E" w14:textId="773E2FB5" w:rsidR="0094019D" w:rsidRPr="0094019D" w:rsidRDefault="0094019D" w:rsidP="003D46FC">
      <w:pPr>
        <w:pStyle w:val="ListParagraph"/>
        <w:numPr>
          <w:ilvl w:val="0"/>
          <w:numId w:val="9"/>
        </w:numPr>
        <w:tabs>
          <w:tab w:val="left" w:pos="3240"/>
        </w:tabs>
        <w:spacing w:after="120" w:line="276" w:lineRule="auto"/>
        <w:ind w:left="1620" w:hanging="900"/>
        <w:contextualSpacing/>
        <w:jc w:val="thaiDistribute"/>
        <w:rPr>
          <w:rFonts w:asciiTheme="minorHAnsi" w:hAnsiTheme="minorHAnsi" w:cstheme="minorHAnsi"/>
        </w:rPr>
      </w:pPr>
      <w:r w:rsidRPr="0094019D">
        <w:rPr>
          <w:rFonts w:asciiTheme="minorHAnsi" w:hAnsiTheme="minorHAnsi" w:cstheme="minorHAnsi"/>
        </w:rPr>
        <w:t>P:</w:t>
      </w:r>
      <w:r w:rsidR="003D46FC">
        <w:rPr>
          <w:rFonts w:asciiTheme="minorHAnsi" w:hAnsiTheme="minorHAnsi" w:cstheme="minorHAnsi"/>
        </w:rPr>
        <w:tab/>
      </w:r>
      <w:r w:rsidRPr="0094019D">
        <w:rPr>
          <w:rFonts w:asciiTheme="minorHAnsi" w:hAnsiTheme="minorHAnsi" w:cstheme="minorHAnsi"/>
        </w:rPr>
        <w:t>Procedures _ Subject of contents</w:t>
      </w:r>
    </w:p>
    <w:p w14:paraId="3DF76440" w14:textId="054C851E" w:rsidR="0094019D" w:rsidRPr="0094019D" w:rsidRDefault="0094019D" w:rsidP="003D46FC">
      <w:pPr>
        <w:pStyle w:val="ListParagraph"/>
        <w:numPr>
          <w:ilvl w:val="0"/>
          <w:numId w:val="9"/>
        </w:numPr>
        <w:tabs>
          <w:tab w:val="left" w:pos="3240"/>
        </w:tabs>
        <w:spacing w:after="120" w:line="276" w:lineRule="auto"/>
        <w:ind w:left="1620" w:hanging="900"/>
        <w:contextualSpacing/>
        <w:jc w:val="thaiDistribute"/>
        <w:rPr>
          <w:rFonts w:asciiTheme="minorHAnsi" w:hAnsiTheme="minorHAnsi" w:cstheme="minorHAnsi"/>
        </w:rPr>
      </w:pPr>
      <w:r w:rsidRPr="0094019D">
        <w:rPr>
          <w:rFonts w:asciiTheme="minorHAnsi" w:hAnsiTheme="minorHAnsi" w:cstheme="minorHAnsi"/>
        </w:rPr>
        <w:t>NCR Number:</w:t>
      </w:r>
      <w:r w:rsidR="003D46FC">
        <w:rPr>
          <w:rFonts w:asciiTheme="minorHAnsi" w:hAnsiTheme="minorHAnsi" w:cstheme="minorHAnsi"/>
        </w:rPr>
        <w:tab/>
      </w:r>
      <w:r w:rsidRPr="0094019D">
        <w:rPr>
          <w:rFonts w:asciiTheme="minorHAnsi" w:hAnsiTheme="minorHAnsi" w:cstheme="minorHAnsi"/>
        </w:rPr>
        <w:t>Shall be provided from QSMS.</w:t>
      </w:r>
    </w:p>
    <w:p w14:paraId="56CDBBA6" w14:textId="77777777" w:rsidR="0094019D" w:rsidRPr="0094019D" w:rsidRDefault="0094019D" w:rsidP="00EE1BC3">
      <w:pPr>
        <w:jc w:val="center"/>
        <w:rPr>
          <w:rFonts w:asciiTheme="minorHAnsi" w:hAnsiTheme="minorHAnsi" w:cstheme="minorHAnsi"/>
        </w:rPr>
      </w:pPr>
      <w:r w:rsidRPr="0094019D">
        <w:rPr>
          <w:rFonts w:asciiTheme="minorHAnsi" w:hAnsiTheme="minorHAnsi" w:cstheme="minorHAnsi"/>
          <w:noProof/>
        </w:rPr>
        <w:drawing>
          <wp:inline distT="0" distB="0" distL="0" distR="0" wp14:anchorId="206728B6" wp14:editId="1F06E948">
            <wp:extent cx="5943600" cy="2713517"/>
            <wp:effectExtent l="0" t="0" r="0" b="29845"/>
            <wp:docPr id="13" name="Diagram 13">
              <a:extLst xmlns:a="http://schemas.openxmlformats.org/drawingml/2006/main">
                <a:ext uri="{FF2B5EF4-FFF2-40B4-BE49-F238E27FC236}">
                  <a16:creationId xmlns:a16="http://schemas.microsoft.com/office/drawing/2014/main" id="{364C9938-6874-4C11-B2DA-F563ABE8132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4DD109B0" w14:textId="7CC41F04" w:rsidR="002F4E20" w:rsidRPr="002F4E20" w:rsidRDefault="002F4E20" w:rsidP="002F4E20">
      <w:pPr>
        <w:pStyle w:val="Heading5"/>
        <w:numPr>
          <w:ilvl w:val="3"/>
          <w:numId w:val="17"/>
        </w:numPr>
        <w:spacing w:before="120" w:after="120"/>
        <w:ind w:left="1620" w:hanging="900"/>
        <w:jc w:val="thaiDistribute"/>
        <w:rPr>
          <w:rFonts w:asciiTheme="minorHAnsi" w:hAnsiTheme="minorHAnsi" w:cstheme="minorHAnsi"/>
          <w:b w:val="0"/>
          <w:bCs w:val="0"/>
        </w:rPr>
      </w:pPr>
      <w:r w:rsidRPr="002F4E20">
        <w:rPr>
          <w:rFonts w:asciiTheme="minorHAnsi" w:hAnsiTheme="minorHAnsi"/>
          <w:b w:val="0"/>
          <w:bCs w:val="0"/>
        </w:rPr>
        <w:t>Project Presentation</w:t>
      </w:r>
    </w:p>
    <w:p w14:paraId="116FF74F" w14:textId="77777777" w:rsidR="002F4E20" w:rsidRDefault="002F4E20" w:rsidP="002F4E20">
      <w:pPr>
        <w:pStyle w:val="ListParagraph"/>
        <w:numPr>
          <w:ilvl w:val="4"/>
          <w:numId w:val="8"/>
        </w:numPr>
        <w:spacing w:after="60" w:line="276" w:lineRule="auto"/>
        <w:ind w:left="1620" w:hanging="900"/>
        <w:contextualSpacing/>
        <w:jc w:val="thaiDistribute"/>
        <w:rPr>
          <w:rFonts w:asciiTheme="minorHAnsi" w:hAnsiTheme="minorHAnsi" w:cstheme="minorHAnsi"/>
        </w:rPr>
      </w:pPr>
      <w:r w:rsidRPr="002F4E20">
        <w:rPr>
          <w:rFonts w:asciiTheme="minorHAnsi" w:hAnsiTheme="minorHAnsi" w:cstheme="minorHAnsi"/>
        </w:rPr>
        <w:t>Go to “</w:t>
      </w:r>
      <w:hyperlink r:id="rId46" w:history="1">
        <w:r w:rsidRPr="002F4E20">
          <w:rPr>
            <w:rStyle w:val="Hyperlink"/>
            <w:rFonts w:asciiTheme="minorHAnsi" w:hAnsiTheme="minorHAnsi" w:cstheme="minorHAnsi"/>
          </w:rPr>
          <w:t>RDE Electronics</w:t>
        </w:r>
      </w:hyperlink>
      <w:r w:rsidRPr="002F4E20">
        <w:rPr>
          <w:rFonts w:asciiTheme="minorHAnsi" w:hAnsiTheme="minorHAnsi" w:cstheme="minorHAnsi"/>
        </w:rPr>
        <w:t>” page and choose “Add” and “News post”</w:t>
      </w:r>
    </w:p>
    <w:p w14:paraId="22F789F4" w14:textId="77777777" w:rsidR="002F4E20" w:rsidRDefault="002F4E20" w:rsidP="002F4E20">
      <w:pPr>
        <w:pStyle w:val="ListParagraph"/>
        <w:numPr>
          <w:ilvl w:val="4"/>
          <w:numId w:val="8"/>
        </w:numPr>
        <w:spacing w:after="60" w:line="276" w:lineRule="auto"/>
        <w:ind w:left="1620" w:hanging="900"/>
        <w:contextualSpacing/>
        <w:jc w:val="thaiDistribute"/>
        <w:rPr>
          <w:rFonts w:asciiTheme="minorHAnsi" w:hAnsiTheme="minorHAnsi" w:cstheme="minorHAnsi"/>
        </w:rPr>
      </w:pPr>
      <w:r w:rsidRPr="002F4E20">
        <w:rPr>
          <w:rFonts w:asciiTheme="minorHAnsi" w:hAnsiTheme="minorHAnsi" w:cstheme="minorHAnsi"/>
        </w:rPr>
        <w:t>Select template and create presentation content.</w:t>
      </w:r>
    </w:p>
    <w:p w14:paraId="6667779C" w14:textId="24D1E2D3" w:rsidR="002F4E20" w:rsidRPr="002F4E20" w:rsidRDefault="002F4E20" w:rsidP="002F4E20">
      <w:pPr>
        <w:pStyle w:val="ListParagraph"/>
        <w:numPr>
          <w:ilvl w:val="4"/>
          <w:numId w:val="8"/>
        </w:numPr>
        <w:spacing w:after="120" w:line="276" w:lineRule="auto"/>
        <w:ind w:left="1620" w:hanging="900"/>
        <w:contextualSpacing/>
        <w:jc w:val="thaiDistribute"/>
        <w:rPr>
          <w:rFonts w:asciiTheme="minorHAnsi" w:hAnsiTheme="minorHAnsi" w:cstheme="minorHAnsi"/>
        </w:rPr>
      </w:pPr>
      <w:r w:rsidRPr="002F4E20">
        <w:rPr>
          <w:rFonts w:asciiTheme="minorHAnsi" w:hAnsiTheme="minorHAnsi" w:cstheme="minorHAnsi"/>
        </w:rPr>
        <w:t>Published post for presenting of successfully event, can be modified content by “Edit” option on the right tap.</w:t>
      </w:r>
    </w:p>
    <w:p w14:paraId="2A647C1B" w14:textId="77777777" w:rsidR="002F4E20" w:rsidRPr="00A85AD9" w:rsidRDefault="002F4E20" w:rsidP="002F4E20">
      <w:pPr>
        <w:jc w:val="center"/>
        <w:rPr>
          <w:rFonts w:asciiTheme="minorHAnsi" w:hAnsiTheme="minorHAnsi" w:cstheme="minorHAnsi"/>
        </w:rPr>
      </w:pPr>
      <w:r w:rsidRPr="00A85AD9">
        <w:rPr>
          <w:rFonts w:asciiTheme="minorHAnsi" w:hAnsiTheme="minorHAnsi" w:cstheme="minorHAnsi"/>
          <w:noProof/>
        </w:rPr>
        <w:drawing>
          <wp:inline distT="0" distB="0" distL="0" distR="0" wp14:anchorId="6BF9E8E1" wp14:editId="2E767A16">
            <wp:extent cx="5851801" cy="3006090"/>
            <wp:effectExtent l="19050" t="19050" r="15875"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8681"/>
                    <a:stretch/>
                  </pic:blipFill>
                  <pic:spPr bwMode="auto">
                    <a:xfrm>
                      <a:off x="0" y="0"/>
                      <a:ext cx="5852160" cy="3006274"/>
                    </a:xfrm>
                    <a:prstGeom prst="rect">
                      <a:avLst/>
                    </a:prstGeom>
                    <a:ln w="9525" cap="flat" cmpd="sng" algn="ctr">
                      <a:solidFill>
                        <a:sysClr val="window" lastClr="FFFFFF">
                          <a:lumMod val="9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D9823F" w14:textId="1501B0AE" w:rsidR="00754B8D" w:rsidRPr="001F2EC6" w:rsidRDefault="00C668B3" w:rsidP="002F4E20">
      <w:pPr>
        <w:pStyle w:val="Heading4"/>
        <w:numPr>
          <w:ilvl w:val="2"/>
          <w:numId w:val="17"/>
        </w:numPr>
        <w:spacing w:before="120"/>
        <w:jc w:val="thaiDistribute"/>
        <w:rPr>
          <w:rFonts w:asciiTheme="minorHAnsi" w:hAnsiTheme="minorHAnsi" w:cstheme="minorHAnsi"/>
        </w:rPr>
      </w:pPr>
      <w:hyperlink r:id="rId48" w:anchor="/apps/com.microsoft.teamspace.tab.planner/sections/mytasks?slug=28:d0d939d5-edca-47cc-993e-782e66aec9c7" w:history="1">
        <w:bookmarkStart w:id="28" w:name="_Toc70421248"/>
        <w:r w:rsidRPr="001F2EC6">
          <w:rPr>
            <w:rStyle w:val="Hyperlink"/>
            <w:rFonts w:asciiTheme="minorHAnsi" w:hAnsiTheme="minorHAnsi" w:cstheme="minorHAnsi"/>
          </w:rPr>
          <w:t>Microsoft Teams</w:t>
        </w:r>
        <w:bookmarkEnd w:id="28"/>
      </w:hyperlink>
      <w:bookmarkStart w:id="29" w:name="_Toc70421249"/>
    </w:p>
    <w:p w14:paraId="66F6656F" w14:textId="77777777" w:rsidR="001F2EC6" w:rsidRDefault="00C668B3" w:rsidP="002F4E20">
      <w:pPr>
        <w:pStyle w:val="Heading5"/>
        <w:numPr>
          <w:ilvl w:val="3"/>
          <w:numId w:val="17"/>
        </w:numPr>
        <w:spacing w:after="120"/>
        <w:ind w:left="1620" w:hanging="900"/>
        <w:jc w:val="thaiDistribute"/>
        <w:rPr>
          <w:rFonts w:asciiTheme="minorHAnsi" w:hAnsiTheme="minorHAnsi" w:cstheme="minorHAnsi"/>
          <w:b w:val="0"/>
          <w:bCs w:val="0"/>
        </w:rPr>
      </w:pPr>
      <w:r w:rsidRPr="001F2EC6">
        <w:rPr>
          <w:rFonts w:asciiTheme="minorHAnsi" w:hAnsiTheme="minorHAnsi" w:cstheme="minorHAnsi"/>
          <w:b w:val="0"/>
          <w:bCs w:val="0"/>
        </w:rPr>
        <w:t>Bucket Structures</w:t>
      </w:r>
      <w:bookmarkEnd w:id="29"/>
    </w:p>
    <w:p w14:paraId="0A4ED090" w14:textId="41DA18CE" w:rsidR="00C668B3" w:rsidRPr="001F2EC6" w:rsidRDefault="00C668B3" w:rsidP="001F2EC6">
      <w:pPr>
        <w:spacing w:after="120"/>
        <w:ind w:left="720"/>
        <w:rPr>
          <w:rFonts w:asciiTheme="minorHAnsi" w:hAnsiTheme="minorHAnsi" w:cstheme="minorHAnsi"/>
        </w:rPr>
      </w:pPr>
      <w:r w:rsidRPr="001F2EC6">
        <w:rPr>
          <w:rFonts w:asciiTheme="minorHAnsi" w:hAnsiTheme="minorHAnsi" w:cstheme="minorHAnsi"/>
        </w:rPr>
        <w:t xml:space="preserve">System has allowed to complete activity for task only. Bucket will </w:t>
      </w:r>
      <w:r w:rsidR="00916176" w:rsidRPr="001F2EC6">
        <w:rPr>
          <w:rFonts w:asciiTheme="minorHAnsi" w:hAnsiTheme="minorHAnsi" w:cstheme="minorHAnsi"/>
        </w:rPr>
        <w:t xml:space="preserve">be </w:t>
      </w:r>
      <w:r w:rsidRPr="001F2EC6">
        <w:rPr>
          <w:rFonts w:asciiTheme="minorHAnsi" w:hAnsiTheme="minorHAnsi" w:cstheme="minorHAnsi"/>
        </w:rPr>
        <w:t>separate</w:t>
      </w:r>
      <w:r w:rsidR="00916176" w:rsidRPr="001F2EC6">
        <w:rPr>
          <w:rFonts w:asciiTheme="minorHAnsi" w:hAnsiTheme="minorHAnsi" w:cstheme="minorHAnsi"/>
        </w:rPr>
        <w:t>d</w:t>
      </w:r>
      <w:r w:rsidRPr="001F2EC6">
        <w:rPr>
          <w:rFonts w:asciiTheme="minorHAnsi" w:hAnsiTheme="minorHAnsi" w:cstheme="minorHAnsi"/>
        </w:rPr>
        <w:t xml:space="preserve"> by activity types and will register project/ task under relevant bucket.</w:t>
      </w:r>
    </w:p>
    <w:p w14:paraId="0CA3CD14" w14:textId="12367C41" w:rsidR="001F2EC6" w:rsidRDefault="00C668B3" w:rsidP="00EE1BC3">
      <w:r w:rsidRPr="00C668B3">
        <w:rPr>
          <w:noProof/>
        </w:rPr>
        <w:drawing>
          <wp:inline distT="0" distB="0" distL="0" distR="0" wp14:anchorId="2DA3F6FC" wp14:editId="2FD78DE3">
            <wp:extent cx="5943600" cy="2286000"/>
            <wp:effectExtent l="0" t="0" r="0" b="19050"/>
            <wp:docPr id="20" name="Diagram 20">
              <a:extLst xmlns:a="http://schemas.openxmlformats.org/drawingml/2006/main">
                <a:ext uri="{FF2B5EF4-FFF2-40B4-BE49-F238E27FC236}">
                  <a16:creationId xmlns:a16="http://schemas.microsoft.com/office/drawing/2014/main" id="{364C9938-6874-4C11-B2DA-F563ABE8132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02FF248D" w14:textId="2BCD0502" w:rsidR="00C668B3" w:rsidRDefault="00C668B3" w:rsidP="002F4E20">
      <w:pPr>
        <w:pStyle w:val="Heading5"/>
        <w:numPr>
          <w:ilvl w:val="3"/>
          <w:numId w:val="17"/>
        </w:numPr>
        <w:spacing w:after="120"/>
        <w:ind w:left="1620" w:hanging="900"/>
        <w:rPr>
          <w:rFonts w:asciiTheme="minorHAnsi" w:hAnsiTheme="minorHAnsi" w:cstheme="minorHAnsi"/>
          <w:b w:val="0"/>
          <w:bCs w:val="0"/>
        </w:rPr>
      </w:pPr>
      <w:bookmarkStart w:id="30" w:name="_Toc70421250"/>
      <w:r w:rsidRPr="001101B6">
        <w:rPr>
          <w:rFonts w:asciiTheme="minorHAnsi" w:hAnsiTheme="minorHAnsi" w:cstheme="minorHAnsi"/>
          <w:b w:val="0"/>
          <w:bCs w:val="0"/>
        </w:rPr>
        <w:t>Tasks Template</w:t>
      </w:r>
      <w:bookmarkEnd w:id="30"/>
    </w:p>
    <w:p w14:paraId="594A13C1" w14:textId="4D24080E" w:rsidR="001F2EC6" w:rsidRPr="001F2EC6" w:rsidRDefault="00C668B3" w:rsidP="002F4E20">
      <w:pPr>
        <w:pStyle w:val="ListParagraph"/>
        <w:numPr>
          <w:ilvl w:val="4"/>
          <w:numId w:val="17"/>
        </w:numPr>
        <w:spacing w:after="60"/>
        <w:ind w:left="1620" w:hanging="900"/>
        <w:rPr>
          <w:rFonts w:asciiTheme="minorHAnsi" w:hAnsiTheme="minorHAnsi" w:cstheme="minorHAnsi"/>
        </w:rPr>
      </w:pPr>
      <w:r w:rsidRPr="001101B6">
        <w:rPr>
          <w:rFonts w:asciiTheme="minorHAnsi" w:hAnsiTheme="minorHAnsi" w:cstheme="minorHAnsi"/>
          <w:b/>
          <w:bCs/>
        </w:rPr>
        <w:t>PROJECT NUMBER: PROJECT NAME</w:t>
      </w:r>
      <w:r w:rsidR="001F2EC6">
        <w:rPr>
          <w:rFonts w:asciiTheme="minorHAnsi" w:hAnsiTheme="minorHAnsi" w:cstheme="minorHAnsi"/>
        </w:rPr>
        <w:br/>
      </w:r>
      <w:r w:rsidRPr="001101B6">
        <w:rPr>
          <w:rFonts w:asciiTheme="minorHAnsi" w:hAnsiTheme="minorHAnsi" w:cstheme="minorHAnsi"/>
          <w:sz w:val="22"/>
          <w:szCs w:val="22"/>
        </w:rPr>
        <w:t>Please use 7 digits for project number and UPPERCASE style for project name.</w:t>
      </w:r>
    </w:p>
    <w:p w14:paraId="497E3266" w14:textId="519747CD" w:rsidR="001F2EC6" w:rsidRPr="001F2EC6" w:rsidRDefault="00C668B3" w:rsidP="002F4E20">
      <w:pPr>
        <w:pStyle w:val="ListParagraph"/>
        <w:numPr>
          <w:ilvl w:val="4"/>
          <w:numId w:val="17"/>
        </w:numPr>
        <w:spacing w:after="60"/>
        <w:ind w:left="1620" w:hanging="900"/>
        <w:rPr>
          <w:rFonts w:asciiTheme="minorHAnsi" w:hAnsiTheme="minorHAnsi" w:cstheme="minorHAnsi"/>
        </w:rPr>
      </w:pPr>
      <w:r w:rsidRPr="001101B6">
        <w:rPr>
          <w:rFonts w:asciiTheme="minorHAnsi" w:hAnsiTheme="minorHAnsi" w:cstheme="minorHAnsi"/>
          <w:b/>
          <w:bCs/>
        </w:rPr>
        <w:t>Date Start – End</w:t>
      </w:r>
      <w:r w:rsidR="001F2EC6">
        <w:rPr>
          <w:rFonts w:asciiTheme="minorHAnsi" w:hAnsiTheme="minorHAnsi" w:cstheme="minorHAnsi"/>
        </w:rPr>
        <w:br/>
      </w:r>
      <w:r w:rsidRPr="001101B6">
        <w:rPr>
          <w:rFonts w:asciiTheme="minorHAnsi" w:hAnsiTheme="minorHAnsi" w:cstheme="minorHAnsi"/>
          <w:sz w:val="22"/>
          <w:szCs w:val="22"/>
        </w:rPr>
        <w:t>Starting from project approved to estimated completed but can be extend by inform via memo when close project.</w:t>
      </w:r>
    </w:p>
    <w:p w14:paraId="38C08D0A" w14:textId="3F6066FC" w:rsidR="00C668B3" w:rsidRPr="001F2EC6" w:rsidRDefault="00C668B3" w:rsidP="002F4E20">
      <w:pPr>
        <w:pStyle w:val="ListParagraph"/>
        <w:numPr>
          <w:ilvl w:val="4"/>
          <w:numId w:val="17"/>
        </w:numPr>
        <w:spacing w:after="60"/>
        <w:ind w:left="1620" w:hanging="900"/>
        <w:rPr>
          <w:rFonts w:asciiTheme="minorHAnsi" w:hAnsiTheme="minorHAnsi" w:cstheme="minorHAnsi"/>
        </w:rPr>
      </w:pPr>
      <w:r w:rsidRPr="001101B6">
        <w:rPr>
          <w:rFonts w:asciiTheme="minorHAnsi" w:hAnsiTheme="minorHAnsi" w:cstheme="minorHAnsi"/>
          <w:b/>
          <w:bCs/>
        </w:rPr>
        <w:t>Note</w:t>
      </w:r>
      <w:bookmarkStart w:id="31" w:name="_Hlk72077850"/>
      <w:r w:rsidR="001F2EC6">
        <w:rPr>
          <w:rFonts w:asciiTheme="minorHAnsi" w:hAnsiTheme="minorHAnsi" w:cstheme="minorHAnsi"/>
        </w:rPr>
        <w:br/>
      </w:r>
      <w:r w:rsidRPr="001101B6">
        <w:rPr>
          <w:rFonts w:asciiTheme="minorHAnsi" w:hAnsiTheme="minorHAnsi" w:cstheme="minorHAnsi"/>
          <w:sz w:val="22"/>
          <w:szCs w:val="22"/>
        </w:rPr>
        <w:t>R</w:t>
      </w:r>
      <w:bookmarkEnd w:id="31"/>
      <w:r w:rsidRPr="001101B6">
        <w:rPr>
          <w:rFonts w:asciiTheme="minorHAnsi" w:hAnsiTheme="minorHAnsi" w:cstheme="minorHAnsi"/>
          <w:sz w:val="22"/>
          <w:szCs w:val="22"/>
        </w:rPr>
        <w:t>eferences to project description which declared in project memorandum.</w:t>
      </w:r>
    </w:p>
    <w:p w14:paraId="5012A5ED" w14:textId="225321CF" w:rsidR="001F2EC6" w:rsidRPr="001101B6" w:rsidRDefault="00C668B3" w:rsidP="002F4E20">
      <w:pPr>
        <w:pStyle w:val="ListParagraph"/>
        <w:numPr>
          <w:ilvl w:val="4"/>
          <w:numId w:val="17"/>
        </w:numPr>
        <w:spacing w:after="60"/>
        <w:ind w:left="1620" w:hanging="900"/>
        <w:rPr>
          <w:rFonts w:asciiTheme="minorHAnsi" w:hAnsiTheme="minorHAnsi" w:cstheme="minorHAnsi"/>
          <w:b/>
          <w:bCs/>
        </w:rPr>
      </w:pPr>
      <w:r w:rsidRPr="001101B6">
        <w:rPr>
          <w:rFonts w:asciiTheme="minorHAnsi" w:hAnsiTheme="minorHAnsi" w:cstheme="minorHAnsi"/>
          <w:b/>
          <w:bCs/>
        </w:rPr>
        <w:t>Checklist</w:t>
      </w:r>
    </w:p>
    <w:p w14:paraId="702CE196" w14:textId="1C67E385" w:rsidR="001F2EC6" w:rsidRPr="001101B6" w:rsidRDefault="00C668B3" w:rsidP="001128C5">
      <w:pPr>
        <w:pStyle w:val="ListParagraph"/>
        <w:numPr>
          <w:ilvl w:val="0"/>
          <w:numId w:val="19"/>
        </w:numPr>
        <w:spacing w:after="60"/>
        <w:ind w:left="2340"/>
        <w:rPr>
          <w:rFonts w:asciiTheme="minorHAnsi" w:hAnsiTheme="minorHAnsi" w:cstheme="minorHAnsi"/>
          <w:sz w:val="20"/>
          <w:szCs w:val="20"/>
        </w:rPr>
      </w:pPr>
      <w:r w:rsidRPr="001101B6">
        <w:rPr>
          <w:rFonts w:asciiTheme="minorHAnsi" w:hAnsiTheme="minorHAnsi" w:cstheme="minorHAnsi"/>
          <w:sz w:val="20"/>
          <w:szCs w:val="20"/>
          <w:u w:val="single"/>
        </w:rPr>
        <w:t>YYYY DD MM Assigned, FINISH GOOD NUMBER</w:t>
      </w:r>
      <w:r w:rsidRPr="001101B6">
        <w:rPr>
          <w:rFonts w:asciiTheme="minorHAnsi" w:hAnsiTheme="minorHAnsi" w:cstheme="minorHAnsi"/>
          <w:sz w:val="20"/>
          <w:szCs w:val="20"/>
        </w:rPr>
        <w:t>: Conceptual and project approval (%)</w:t>
      </w:r>
      <w:r w:rsidR="001101B6">
        <w:rPr>
          <w:rFonts w:asciiTheme="minorHAnsi" w:hAnsiTheme="minorHAnsi" w:cstheme="minorHAnsi"/>
          <w:sz w:val="20"/>
          <w:szCs w:val="20"/>
        </w:rPr>
        <w:br/>
      </w:r>
      <w:r w:rsidRPr="001101B6">
        <w:rPr>
          <w:rFonts w:asciiTheme="minorHAnsi" w:hAnsiTheme="minorHAnsi" w:cstheme="minorHAnsi"/>
          <w:b/>
          <w:bCs/>
          <w:sz w:val="20"/>
          <w:szCs w:val="20"/>
        </w:rPr>
        <w:t>Complete</w:t>
      </w:r>
      <w:r w:rsidRPr="001101B6">
        <w:rPr>
          <w:rFonts w:asciiTheme="minorHAnsi" w:hAnsiTheme="minorHAnsi" w:cstheme="minorHAnsi"/>
          <w:sz w:val="20"/>
          <w:szCs w:val="20"/>
        </w:rPr>
        <w:t>: Top managements has been approved your project</w:t>
      </w:r>
    </w:p>
    <w:p w14:paraId="3D9D9638" w14:textId="444294EF" w:rsidR="001F2EC6" w:rsidRPr="001101B6" w:rsidRDefault="00C668B3" w:rsidP="001128C5">
      <w:pPr>
        <w:pStyle w:val="ListParagraph"/>
        <w:numPr>
          <w:ilvl w:val="0"/>
          <w:numId w:val="19"/>
        </w:numPr>
        <w:spacing w:after="60"/>
        <w:ind w:left="2340"/>
        <w:rPr>
          <w:rFonts w:asciiTheme="minorHAnsi" w:hAnsiTheme="minorHAnsi" w:cstheme="minorHAnsi"/>
          <w:sz w:val="20"/>
          <w:szCs w:val="20"/>
        </w:rPr>
      </w:pPr>
      <w:r w:rsidRPr="001101B6">
        <w:rPr>
          <w:rFonts w:asciiTheme="minorHAnsi" w:hAnsiTheme="minorHAnsi" w:cstheme="minorHAnsi"/>
          <w:sz w:val="20"/>
          <w:szCs w:val="20"/>
          <w:u w:val="single"/>
        </w:rPr>
        <w:t>YYYY DD MM Assigned, FINISH GOOD NUMBER</w:t>
      </w:r>
      <w:r w:rsidRPr="001101B6">
        <w:rPr>
          <w:rFonts w:asciiTheme="minorHAnsi" w:hAnsiTheme="minorHAnsi" w:cstheme="minorHAnsi"/>
          <w:sz w:val="20"/>
          <w:szCs w:val="20"/>
        </w:rPr>
        <w:t>: Circuit design (%)</w:t>
      </w:r>
      <w:r w:rsidR="001101B6">
        <w:rPr>
          <w:rFonts w:asciiTheme="minorHAnsi" w:hAnsiTheme="minorHAnsi" w:cstheme="minorHAnsi"/>
          <w:sz w:val="20"/>
          <w:szCs w:val="20"/>
        </w:rPr>
        <w:br/>
      </w:r>
      <w:r w:rsidRPr="001101B6">
        <w:rPr>
          <w:rFonts w:asciiTheme="minorHAnsi" w:hAnsiTheme="minorHAnsi" w:cstheme="minorHAnsi"/>
          <w:b/>
          <w:bCs/>
          <w:sz w:val="20"/>
          <w:szCs w:val="20"/>
        </w:rPr>
        <w:t>Complete</w:t>
      </w:r>
      <w:r w:rsidRPr="001101B6">
        <w:rPr>
          <w:rFonts w:asciiTheme="minorHAnsi" w:hAnsiTheme="minorHAnsi" w:cstheme="minorHAnsi"/>
          <w:sz w:val="20"/>
          <w:szCs w:val="20"/>
        </w:rPr>
        <w:t>: Design has been reviewed by partner engineer and senior level</w:t>
      </w:r>
    </w:p>
    <w:p w14:paraId="7029B90B" w14:textId="15065353" w:rsidR="001F2EC6" w:rsidRPr="001101B6" w:rsidRDefault="00C668B3" w:rsidP="001128C5">
      <w:pPr>
        <w:pStyle w:val="ListParagraph"/>
        <w:numPr>
          <w:ilvl w:val="0"/>
          <w:numId w:val="19"/>
        </w:numPr>
        <w:spacing w:after="60"/>
        <w:ind w:left="2340"/>
        <w:rPr>
          <w:rFonts w:asciiTheme="minorHAnsi" w:hAnsiTheme="minorHAnsi" w:cstheme="minorHAnsi"/>
          <w:sz w:val="20"/>
          <w:szCs w:val="20"/>
        </w:rPr>
      </w:pPr>
      <w:r w:rsidRPr="001101B6">
        <w:rPr>
          <w:rFonts w:asciiTheme="minorHAnsi" w:hAnsiTheme="minorHAnsi" w:cstheme="minorHAnsi"/>
          <w:sz w:val="20"/>
          <w:szCs w:val="20"/>
          <w:u w:val="single"/>
        </w:rPr>
        <w:t>YYYY DD MM Assigned, FINISH GOOD NUMBER</w:t>
      </w:r>
      <w:r w:rsidRPr="001101B6">
        <w:rPr>
          <w:rFonts w:asciiTheme="minorHAnsi" w:hAnsiTheme="minorHAnsi" w:cstheme="minorHAnsi"/>
          <w:sz w:val="20"/>
          <w:szCs w:val="20"/>
        </w:rPr>
        <w:t>: Components request (%)</w:t>
      </w:r>
      <w:r w:rsidR="001101B6">
        <w:rPr>
          <w:rFonts w:asciiTheme="minorHAnsi" w:hAnsiTheme="minorHAnsi" w:cstheme="minorHAnsi"/>
          <w:sz w:val="20"/>
          <w:szCs w:val="20"/>
        </w:rPr>
        <w:br/>
      </w:r>
      <w:r w:rsidRPr="001101B6">
        <w:rPr>
          <w:rFonts w:asciiTheme="minorHAnsi" w:hAnsiTheme="minorHAnsi" w:cstheme="minorHAnsi"/>
          <w:b/>
          <w:bCs/>
          <w:sz w:val="20"/>
          <w:szCs w:val="20"/>
        </w:rPr>
        <w:t>Complete</w:t>
      </w:r>
      <w:r w:rsidRPr="001101B6">
        <w:rPr>
          <w:rFonts w:asciiTheme="minorHAnsi" w:hAnsiTheme="minorHAnsi" w:cstheme="minorHAnsi"/>
          <w:sz w:val="20"/>
          <w:szCs w:val="20"/>
        </w:rPr>
        <w:t>: List of order has been submitted to issue PR</w:t>
      </w:r>
    </w:p>
    <w:p w14:paraId="5E666B04" w14:textId="79F494D8" w:rsidR="001F2EC6" w:rsidRPr="001101B6" w:rsidRDefault="00C668B3" w:rsidP="001128C5">
      <w:pPr>
        <w:pStyle w:val="ListParagraph"/>
        <w:numPr>
          <w:ilvl w:val="0"/>
          <w:numId w:val="19"/>
        </w:numPr>
        <w:spacing w:after="60"/>
        <w:ind w:left="2340"/>
        <w:rPr>
          <w:rFonts w:asciiTheme="minorHAnsi" w:hAnsiTheme="minorHAnsi" w:cstheme="minorHAnsi"/>
          <w:sz w:val="20"/>
          <w:szCs w:val="20"/>
        </w:rPr>
      </w:pPr>
      <w:r w:rsidRPr="001101B6">
        <w:rPr>
          <w:rFonts w:asciiTheme="minorHAnsi" w:hAnsiTheme="minorHAnsi" w:cstheme="minorHAnsi"/>
          <w:sz w:val="20"/>
          <w:szCs w:val="20"/>
          <w:u w:val="single"/>
        </w:rPr>
        <w:t>YYYY DD MM Assigned, FINISH GOOD NUMBER</w:t>
      </w:r>
      <w:r w:rsidRPr="001101B6">
        <w:rPr>
          <w:rFonts w:asciiTheme="minorHAnsi" w:hAnsiTheme="minorHAnsi" w:cstheme="minorHAnsi"/>
          <w:sz w:val="20"/>
          <w:szCs w:val="20"/>
        </w:rPr>
        <w:t>: Fabrication file discussion and quotation (%)</w:t>
      </w:r>
      <w:r w:rsidR="001101B6">
        <w:rPr>
          <w:rFonts w:asciiTheme="minorHAnsi" w:hAnsiTheme="minorHAnsi" w:cstheme="minorHAnsi"/>
          <w:sz w:val="20"/>
          <w:szCs w:val="20"/>
        </w:rPr>
        <w:br/>
      </w:r>
      <w:r w:rsidRPr="001101B6">
        <w:rPr>
          <w:rFonts w:asciiTheme="minorHAnsi" w:hAnsiTheme="minorHAnsi" w:cstheme="minorHAnsi"/>
          <w:b/>
          <w:bCs/>
          <w:sz w:val="20"/>
          <w:szCs w:val="20"/>
        </w:rPr>
        <w:t>Complete</w:t>
      </w:r>
      <w:r w:rsidRPr="001101B6">
        <w:rPr>
          <w:rFonts w:asciiTheme="minorHAnsi" w:hAnsiTheme="minorHAnsi" w:cstheme="minorHAnsi"/>
          <w:sz w:val="20"/>
          <w:szCs w:val="20"/>
        </w:rPr>
        <w:t>: Design has been reviewed by senior level and relevant then got confirmation about receiving PO from supplier</w:t>
      </w:r>
    </w:p>
    <w:p w14:paraId="08B427D7" w14:textId="052FE42E" w:rsidR="001F2EC6" w:rsidRPr="001101B6" w:rsidRDefault="00C668B3" w:rsidP="001128C5">
      <w:pPr>
        <w:pStyle w:val="ListParagraph"/>
        <w:numPr>
          <w:ilvl w:val="0"/>
          <w:numId w:val="19"/>
        </w:numPr>
        <w:spacing w:after="60"/>
        <w:ind w:left="2340"/>
        <w:rPr>
          <w:rFonts w:asciiTheme="minorHAnsi" w:hAnsiTheme="minorHAnsi" w:cstheme="minorHAnsi"/>
          <w:sz w:val="20"/>
          <w:szCs w:val="20"/>
        </w:rPr>
      </w:pPr>
      <w:r w:rsidRPr="001101B6">
        <w:rPr>
          <w:rFonts w:asciiTheme="minorHAnsi" w:hAnsiTheme="minorHAnsi" w:cstheme="minorHAnsi"/>
          <w:sz w:val="20"/>
          <w:szCs w:val="20"/>
          <w:u w:val="single"/>
        </w:rPr>
        <w:t>YYYY DD MM Assigned, FINISH GOOD NUMBER</w:t>
      </w:r>
      <w:r w:rsidRPr="001101B6">
        <w:rPr>
          <w:rFonts w:asciiTheme="minorHAnsi" w:hAnsiTheme="minorHAnsi" w:cstheme="minorHAnsi"/>
          <w:sz w:val="20"/>
          <w:szCs w:val="20"/>
        </w:rPr>
        <w:t>: Prototype board assemble</w:t>
      </w:r>
      <w:r w:rsidR="00A92EC5">
        <w:rPr>
          <w:rFonts w:asciiTheme="minorHAnsi" w:hAnsiTheme="minorHAnsi" w:cstheme="minorHAnsi"/>
          <w:sz w:val="20"/>
          <w:szCs w:val="20"/>
        </w:rPr>
        <w:t xml:space="preserve">, </w:t>
      </w:r>
      <w:r w:rsidRPr="001101B6">
        <w:rPr>
          <w:rFonts w:asciiTheme="minorHAnsi" w:hAnsiTheme="minorHAnsi" w:cstheme="minorHAnsi"/>
          <w:sz w:val="20"/>
          <w:szCs w:val="20"/>
        </w:rPr>
        <w:t>manual (%)</w:t>
      </w:r>
      <w:r w:rsidR="001101B6">
        <w:rPr>
          <w:rFonts w:asciiTheme="minorHAnsi" w:hAnsiTheme="minorHAnsi" w:cstheme="minorHAnsi"/>
          <w:sz w:val="20"/>
          <w:szCs w:val="20"/>
        </w:rPr>
        <w:br/>
      </w:r>
      <w:r w:rsidRPr="001101B6">
        <w:rPr>
          <w:rFonts w:asciiTheme="minorHAnsi" w:hAnsiTheme="minorHAnsi" w:cstheme="minorHAnsi"/>
          <w:b/>
          <w:bCs/>
          <w:sz w:val="20"/>
          <w:szCs w:val="20"/>
        </w:rPr>
        <w:t>Complete</w:t>
      </w:r>
      <w:r w:rsidRPr="001101B6">
        <w:rPr>
          <w:rFonts w:asciiTheme="minorHAnsi" w:hAnsiTheme="minorHAnsi" w:cstheme="minorHAnsi"/>
          <w:sz w:val="20"/>
          <w:szCs w:val="20"/>
        </w:rPr>
        <w:t>: Testing result has been approved from senior level or HOD. Production supervisor confirm received delivery item.</w:t>
      </w:r>
    </w:p>
    <w:p w14:paraId="36839E5A" w14:textId="56704CFF" w:rsidR="001F2EC6" w:rsidRPr="001101B6" w:rsidRDefault="00C668B3" w:rsidP="001128C5">
      <w:pPr>
        <w:pStyle w:val="ListParagraph"/>
        <w:numPr>
          <w:ilvl w:val="0"/>
          <w:numId w:val="19"/>
        </w:numPr>
        <w:spacing w:after="60"/>
        <w:ind w:left="2340"/>
        <w:rPr>
          <w:rFonts w:asciiTheme="minorHAnsi" w:hAnsiTheme="minorHAnsi" w:cstheme="minorHAnsi"/>
          <w:sz w:val="20"/>
          <w:szCs w:val="20"/>
        </w:rPr>
      </w:pPr>
      <w:r w:rsidRPr="001101B6">
        <w:rPr>
          <w:rFonts w:asciiTheme="minorHAnsi" w:hAnsiTheme="minorHAnsi" w:cstheme="minorHAnsi"/>
          <w:sz w:val="20"/>
          <w:szCs w:val="20"/>
          <w:u w:val="single"/>
        </w:rPr>
        <w:t>YYYY DD MM Assigned, FINISH GOOD NUMBER</w:t>
      </w:r>
      <w:r w:rsidRPr="001101B6">
        <w:rPr>
          <w:rFonts w:asciiTheme="minorHAnsi" w:hAnsiTheme="minorHAnsi" w:cstheme="minorHAnsi"/>
          <w:sz w:val="20"/>
          <w:szCs w:val="20"/>
        </w:rPr>
        <w:t>: Registered design and Close project (%)</w:t>
      </w:r>
      <w:r w:rsidR="001101B6">
        <w:rPr>
          <w:rFonts w:asciiTheme="minorHAnsi" w:hAnsiTheme="minorHAnsi" w:cstheme="minorHAnsi"/>
          <w:sz w:val="20"/>
          <w:szCs w:val="20"/>
        </w:rPr>
        <w:br/>
      </w:r>
      <w:r w:rsidRPr="001101B6">
        <w:rPr>
          <w:rFonts w:asciiTheme="minorHAnsi" w:hAnsiTheme="minorHAnsi" w:cstheme="minorHAnsi"/>
          <w:b/>
          <w:bCs/>
          <w:sz w:val="20"/>
          <w:szCs w:val="20"/>
        </w:rPr>
        <w:t>Complete</w:t>
      </w:r>
      <w:r w:rsidRPr="001101B6">
        <w:rPr>
          <w:rFonts w:asciiTheme="minorHAnsi" w:hAnsiTheme="minorHAnsi" w:cstheme="minorHAnsi"/>
          <w:sz w:val="20"/>
          <w:szCs w:val="20"/>
        </w:rPr>
        <w:t>: HOD confirm to close project</w:t>
      </w:r>
    </w:p>
    <w:p w14:paraId="64A7FC32" w14:textId="1718E085" w:rsidR="00C668B3" w:rsidRPr="001101B6" w:rsidRDefault="00C668B3" w:rsidP="002F4E20">
      <w:pPr>
        <w:pStyle w:val="ListParagraph"/>
        <w:numPr>
          <w:ilvl w:val="4"/>
          <w:numId w:val="17"/>
        </w:numPr>
        <w:spacing w:after="120"/>
        <w:ind w:left="1620" w:hanging="900"/>
        <w:jc w:val="thaiDistribute"/>
        <w:rPr>
          <w:rFonts w:asciiTheme="minorHAnsi" w:hAnsiTheme="minorHAnsi" w:cstheme="minorHAnsi"/>
          <w:b/>
          <w:bCs/>
        </w:rPr>
      </w:pPr>
      <w:r w:rsidRPr="001101B6">
        <w:rPr>
          <w:rFonts w:asciiTheme="minorHAnsi" w:hAnsiTheme="minorHAnsi" w:cstheme="minorHAnsi"/>
          <w:b/>
          <w:bCs/>
        </w:rPr>
        <w:t>Comments</w:t>
      </w:r>
      <w:r w:rsidR="001101B6">
        <w:rPr>
          <w:rFonts w:asciiTheme="minorHAnsi" w:hAnsiTheme="minorHAnsi" w:cstheme="minorHAnsi"/>
          <w:b/>
          <w:bCs/>
        </w:rPr>
        <w:br/>
      </w:r>
      <w:r w:rsidRPr="001101B6">
        <w:rPr>
          <w:rFonts w:asciiTheme="minorHAnsi" w:hAnsiTheme="minorHAnsi" w:cstheme="minorHAnsi"/>
        </w:rPr>
        <w:t>Update status, Issue, and changes by Engineer and comments, decision by Senior Level, Relevant, and HOD</w:t>
      </w:r>
    </w:p>
    <w:p w14:paraId="48C3F0F4" w14:textId="77777777" w:rsidR="00D202FA" w:rsidRDefault="00C668B3" w:rsidP="002F4E20">
      <w:pPr>
        <w:pStyle w:val="Heading5"/>
        <w:numPr>
          <w:ilvl w:val="3"/>
          <w:numId w:val="17"/>
        </w:numPr>
        <w:spacing w:after="120"/>
        <w:ind w:left="1620" w:hanging="900"/>
        <w:jc w:val="thaiDistribute"/>
        <w:rPr>
          <w:rFonts w:asciiTheme="minorHAnsi" w:hAnsiTheme="minorHAnsi" w:cstheme="minorHAnsi"/>
          <w:b w:val="0"/>
          <w:bCs w:val="0"/>
        </w:rPr>
      </w:pPr>
      <w:bookmarkStart w:id="32" w:name="_Toc70421251"/>
      <w:r w:rsidRPr="00D202FA">
        <w:rPr>
          <w:rFonts w:asciiTheme="minorHAnsi" w:hAnsiTheme="minorHAnsi" w:cstheme="minorHAnsi"/>
          <w:b w:val="0"/>
          <w:bCs w:val="0"/>
        </w:rPr>
        <w:lastRenderedPageBreak/>
        <w:t>Tasks Update</w:t>
      </w:r>
      <w:bookmarkEnd w:id="32"/>
    </w:p>
    <w:p w14:paraId="1A16EE74" w14:textId="549017C7" w:rsidR="00D202FA" w:rsidRPr="00D202FA" w:rsidRDefault="00C668B3" w:rsidP="002F4E20">
      <w:pPr>
        <w:pStyle w:val="ListParagraph"/>
        <w:numPr>
          <w:ilvl w:val="4"/>
          <w:numId w:val="17"/>
        </w:numPr>
        <w:spacing w:after="60"/>
        <w:ind w:left="1620" w:hanging="900"/>
        <w:jc w:val="thaiDistribute"/>
        <w:rPr>
          <w:rFonts w:asciiTheme="minorHAnsi" w:hAnsiTheme="minorHAnsi" w:cstheme="minorHAnsi"/>
        </w:rPr>
      </w:pPr>
      <w:r w:rsidRPr="00D202FA">
        <w:rPr>
          <w:rFonts w:asciiTheme="minorHAnsi" w:hAnsiTheme="minorHAnsi" w:cstheme="minorHAnsi"/>
        </w:rPr>
        <w:t xml:space="preserve">Tasks will be created and assigned from supervisor level and </w:t>
      </w:r>
      <w:del w:id="33" w:author="Dr. Kirkpong Kiatpanichagij" w:date="2021-05-27T09:40:00Z">
        <w:r w:rsidRPr="00D202FA" w:rsidDel="00822570">
          <w:rPr>
            <w:rFonts w:asciiTheme="minorHAnsi" w:hAnsiTheme="minorHAnsi" w:cstheme="minorHAnsi"/>
          </w:rPr>
          <w:delText>submit</w:delText>
        </w:r>
        <w:r w:rsidR="005C0A3F" w:rsidRPr="00D202FA" w:rsidDel="00822570">
          <w:rPr>
            <w:rFonts w:asciiTheme="minorHAnsi" w:hAnsiTheme="minorHAnsi" w:cstheme="minorHAnsi"/>
          </w:rPr>
          <w:delText>ed</w:delText>
        </w:r>
      </w:del>
      <w:ins w:id="34" w:author="Dr. Kirkpong Kiatpanichagij" w:date="2021-05-27T09:40:00Z">
        <w:r w:rsidR="00822570" w:rsidRPr="00D202FA">
          <w:rPr>
            <w:rFonts w:asciiTheme="minorHAnsi" w:hAnsiTheme="minorHAnsi" w:cstheme="minorHAnsi"/>
          </w:rPr>
          <w:t>submitted</w:t>
        </w:r>
      </w:ins>
      <w:r w:rsidRPr="00D202FA">
        <w:rPr>
          <w:rFonts w:asciiTheme="minorHAnsi" w:hAnsiTheme="minorHAnsi" w:cstheme="minorHAnsi"/>
        </w:rPr>
        <w:t xml:space="preserve"> to HOD for approv</w:t>
      </w:r>
      <w:r w:rsidR="005C0A3F" w:rsidRPr="00D202FA">
        <w:rPr>
          <w:rFonts w:asciiTheme="minorHAnsi" w:hAnsiTheme="minorHAnsi" w:cstheme="minorHAnsi"/>
        </w:rPr>
        <w:t>al</w:t>
      </w:r>
      <w:r w:rsidRPr="00D202FA">
        <w:rPr>
          <w:rFonts w:asciiTheme="minorHAnsi" w:hAnsiTheme="minorHAnsi" w:cstheme="minorHAnsi"/>
        </w:rPr>
        <w:t>.</w:t>
      </w:r>
    </w:p>
    <w:p w14:paraId="6E8FCC1E" w14:textId="77777777" w:rsidR="00D202FA" w:rsidRPr="00D202FA" w:rsidRDefault="00C668B3" w:rsidP="002F4E20">
      <w:pPr>
        <w:pStyle w:val="ListParagraph"/>
        <w:numPr>
          <w:ilvl w:val="4"/>
          <w:numId w:val="17"/>
        </w:numPr>
        <w:spacing w:after="60"/>
        <w:ind w:left="1620" w:hanging="900"/>
        <w:jc w:val="thaiDistribute"/>
        <w:rPr>
          <w:rFonts w:asciiTheme="minorHAnsi" w:hAnsiTheme="minorHAnsi" w:cstheme="minorHAnsi"/>
        </w:rPr>
      </w:pPr>
      <w:r w:rsidRPr="00D202FA">
        <w:rPr>
          <w:rFonts w:asciiTheme="minorHAnsi" w:hAnsiTheme="minorHAnsi" w:cstheme="minorHAnsi"/>
        </w:rPr>
        <w:t>Tasks shall be matched schedule with project planning on master file which communicated with other departments.</w:t>
      </w:r>
    </w:p>
    <w:p w14:paraId="41BEFE87" w14:textId="77777777" w:rsidR="00D202FA" w:rsidRPr="00D202FA" w:rsidRDefault="00C668B3" w:rsidP="002F4E20">
      <w:pPr>
        <w:pStyle w:val="ListParagraph"/>
        <w:numPr>
          <w:ilvl w:val="4"/>
          <w:numId w:val="17"/>
        </w:numPr>
        <w:spacing w:after="60"/>
        <w:ind w:left="1620" w:hanging="900"/>
        <w:jc w:val="thaiDistribute"/>
        <w:rPr>
          <w:rFonts w:asciiTheme="minorHAnsi" w:hAnsiTheme="minorHAnsi" w:cstheme="minorHAnsi"/>
        </w:rPr>
      </w:pPr>
      <w:r w:rsidRPr="00D202FA">
        <w:rPr>
          <w:rFonts w:asciiTheme="minorHAnsi" w:hAnsiTheme="minorHAnsi" w:cstheme="minorHAnsi"/>
        </w:rPr>
        <w:t xml:space="preserve">Responsible members shall update progress (checklist, percent completed) at least </w:t>
      </w:r>
      <w:proofErr w:type="gramStart"/>
      <w:r w:rsidRPr="00D202FA">
        <w:rPr>
          <w:rFonts w:asciiTheme="minorHAnsi" w:hAnsiTheme="minorHAnsi" w:cstheme="minorHAnsi"/>
        </w:rPr>
        <w:t>one</w:t>
      </w:r>
      <w:proofErr w:type="gramEnd"/>
      <w:r w:rsidRPr="00D202FA">
        <w:rPr>
          <w:rFonts w:asciiTheme="minorHAnsi" w:hAnsiTheme="minorHAnsi" w:cstheme="minorHAnsi"/>
        </w:rPr>
        <w:t xml:space="preserve"> per week.</w:t>
      </w:r>
    </w:p>
    <w:p w14:paraId="10676EDC" w14:textId="77777777" w:rsidR="00D202FA" w:rsidRPr="00D202FA" w:rsidRDefault="00C668B3" w:rsidP="002F4E20">
      <w:pPr>
        <w:pStyle w:val="ListParagraph"/>
        <w:numPr>
          <w:ilvl w:val="4"/>
          <w:numId w:val="17"/>
        </w:numPr>
        <w:spacing w:after="60"/>
        <w:ind w:left="1620" w:hanging="900"/>
        <w:jc w:val="thaiDistribute"/>
        <w:rPr>
          <w:rFonts w:asciiTheme="minorHAnsi" w:hAnsiTheme="minorHAnsi" w:cstheme="minorHAnsi"/>
        </w:rPr>
      </w:pPr>
      <w:r w:rsidRPr="00D202FA">
        <w:rPr>
          <w:rFonts w:asciiTheme="minorHAnsi" w:hAnsiTheme="minorHAnsi" w:cstheme="minorHAnsi"/>
        </w:rPr>
        <w:t>Supervisor level shall summarize project progressive and submit to HOD to be planning new direction for each task in new week.</w:t>
      </w:r>
    </w:p>
    <w:p w14:paraId="77F9F372" w14:textId="2F8EC5EA" w:rsidR="00C668B3" w:rsidRPr="00A92EC5" w:rsidRDefault="00C668B3" w:rsidP="00A92EC5">
      <w:pPr>
        <w:pStyle w:val="ListParagraph"/>
        <w:numPr>
          <w:ilvl w:val="4"/>
          <w:numId w:val="17"/>
        </w:numPr>
        <w:spacing w:after="120"/>
        <w:ind w:left="1620" w:hanging="900"/>
        <w:jc w:val="thaiDistribute"/>
        <w:rPr>
          <w:rFonts w:asciiTheme="minorHAnsi" w:hAnsiTheme="minorHAnsi" w:cstheme="minorHAnsi"/>
        </w:rPr>
      </w:pPr>
      <w:r w:rsidRPr="00D202FA">
        <w:rPr>
          <w:rFonts w:asciiTheme="minorHAnsi" w:hAnsiTheme="minorHAnsi" w:cstheme="minorHAnsi"/>
        </w:rPr>
        <w:t xml:space="preserve">If members have missing </w:t>
      </w:r>
      <w:r w:rsidR="008727C8" w:rsidRPr="00D202FA">
        <w:rPr>
          <w:rFonts w:asciiTheme="minorHAnsi" w:hAnsiTheme="minorHAnsi" w:cstheme="minorHAnsi"/>
        </w:rPr>
        <w:t xml:space="preserve">to </w:t>
      </w:r>
      <w:r w:rsidRPr="00D202FA">
        <w:rPr>
          <w:rFonts w:asciiTheme="minorHAnsi" w:hAnsiTheme="minorHAnsi" w:cstheme="minorHAnsi"/>
        </w:rPr>
        <w:t xml:space="preserve">update, </w:t>
      </w:r>
      <w:r w:rsidR="008727C8" w:rsidRPr="00D202FA">
        <w:rPr>
          <w:rFonts w:asciiTheme="minorHAnsi" w:hAnsiTheme="minorHAnsi" w:cstheme="minorHAnsi"/>
        </w:rPr>
        <w:t xml:space="preserve">this </w:t>
      </w:r>
      <w:r w:rsidRPr="00D202FA">
        <w:rPr>
          <w:rFonts w:asciiTheme="minorHAnsi" w:hAnsiTheme="minorHAnsi" w:cstheme="minorHAnsi"/>
        </w:rPr>
        <w:t xml:space="preserve">will </w:t>
      </w:r>
      <w:del w:id="35" w:author="Ekkarat Titawong" w:date="2022-01-10T15:37:00Z">
        <w:r w:rsidRPr="00D202FA" w:rsidDel="00663EA2">
          <w:rPr>
            <w:rFonts w:asciiTheme="minorHAnsi" w:hAnsiTheme="minorHAnsi" w:cstheme="minorHAnsi"/>
          </w:rPr>
          <w:delText>affected</w:delText>
        </w:r>
      </w:del>
      <w:ins w:id="36" w:author="Ekkarat Titawong" w:date="2022-01-10T15:37:00Z">
        <w:r w:rsidR="00663EA2" w:rsidRPr="00D202FA">
          <w:rPr>
            <w:rFonts w:asciiTheme="minorHAnsi" w:hAnsiTheme="minorHAnsi" w:cstheme="minorHAnsi"/>
          </w:rPr>
          <w:t>be affected</w:t>
        </w:r>
      </w:ins>
      <w:r w:rsidRPr="00D202FA">
        <w:rPr>
          <w:rFonts w:asciiTheme="minorHAnsi" w:hAnsiTheme="minorHAnsi" w:cstheme="minorHAnsi"/>
        </w:rPr>
        <w:t xml:space="preserve"> to KPI score in yearly evaluation.</w:t>
      </w:r>
    </w:p>
    <w:p w14:paraId="6B029413" w14:textId="77777777" w:rsidR="009E37C8" w:rsidRDefault="00C668B3" w:rsidP="002F4E20">
      <w:pPr>
        <w:pStyle w:val="Heading5"/>
        <w:numPr>
          <w:ilvl w:val="3"/>
          <w:numId w:val="17"/>
        </w:numPr>
        <w:spacing w:after="120"/>
        <w:ind w:left="1620" w:hanging="900"/>
        <w:rPr>
          <w:rFonts w:asciiTheme="minorHAnsi" w:hAnsiTheme="minorHAnsi" w:cstheme="minorHAnsi"/>
          <w:b w:val="0"/>
          <w:bCs w:val="0"/>
        </w:rPr>
      </w:pPr>
      <w:bookmarkStart w:id="37" w:name="_Toc70421252"/>
      <w:r w:rsidRPr="00D202FA">
        <w:rPr>
          <w:rFonts w:asciiTheme="minorHAnsi" w:hAnsiTheme="minorHAnsi" w:cstheme="minorHAnsi"/>
          <w:b w:val="0"/>
          <w:bCs w:val="0"/>
        </w:rPr>
        <w:t>Attachments</w:t>
      </w:r>
      <w:bookmarkEnd w:id="37"/>
    </w:p>
    <w:p w14:paraId="0AEA89C8" w14:textId="77777777" w:rsidR="00D202FA" w:rsidRPr="00D202FA" w:rsidRDefault="00C668B3" w:rsidP="002F4E20">
      <w:pPr>
        <w:pStyle w:val="ListParagraph"/>
        <w:numPr>
          <w:ilvl w:val="4"/>
          <w:numId w:val="17"/>
        </w:numPr>
        <w:spacing w:after="60"/>
        <w:ind w:left="1620" w:hanging="900"/>
        <w:rPr>
          <w:rStyle w:val="Hyperlink"/>
          <w:rFonts w:asciiTheme="minorHAnsi" w:hAnsiTheme="minorHAnsi" w:cstheme="minorHAnsi"/>
          <w:color w:val="auto"/>
          <w:u w:val="none"/>
        </w:rPr>
      </w:pPr>
      <w:r w:rsidRPr="00D202FA">
        <w:rPr>
          <w:rFonts w:asciiTheme="minorHAnsi" w:hAnsiTheme="minorHAnsi" w:cstheme="minorHAnsi"/>
        </w:rPr>
        <w:t>Upload file to SharePoint to correctly location which system allowed.</w:t>
      </w:r>
      <w:r w:rsidR="00D202FA" w:rsidRPr="00D202FA">
        <w:rPr>
          <w:rFonts w:asciiTheme="minorHAnsi" w:hAnsiTheme="minorHAnsi" w:cstheme="minorHAnsi"/>
        </w:rPr>
        <w:br/>
      </w:r>
      <w:hyperlink r:id="rId54" w:history="1">
        <w:r w:rsidR="004D0F8D" w:rsidRPr="00D202FA">
          <w:rPr>
            <w:rStyle w:val="Hyperlink"/>
            <w:rFonts w:asciiTheme="minorHAnsi" w:hAnsiTheme="minorHAnsi" w:cstheme="minorHAnsi"/>
          </w:rPr>
          <w:t>RDE Electronics - MS Teams Cover Page - All Documents (sharepoint.com)</w:t>
        </w:r>
      </w:hyperlink>
    </w:p>
    <w:p w14:paraId="4E8B8B57" w14:textId="77777777" w:rsidR="00D202FA" w:rsidRPr="00D202FA" w:rsidRDefault="00C668B3" w:rsidP="002F4E20">
      <w:pPr>
        <w:pStyle w:val="ListParagraph"/>
        <w:numPr>
          <w:ilvl w:val="4"/>
          <w:numId w:val="17"/>
        </w:numPr>
        <w:spacing w:after="60"/>
        <w:ind w:left="1620" w:hanging="900"/>
        <w:rPr>
          <w:rFonts w:asciiTheme="minorHAnsi" w:hAnsiTheme="minorHAnsi" w:cstheme="minorHAnsi"/>
          <w:color w:val="auto"/>
        </w:rPr>
      </w:pPr>
      <w:r w:rsidRPr="00D202FA">
        <w:rPr>
          <w:rFonts w:asciiTheme="minorHAnsi" w:hAnsiTheme="minorHAnsi" w:cstheme="minorHAnsi"/>
        </w:rPr>
        <w:t>Select option “Add attachment” and choose “SharePoint”.</w:t>
      </w:r>
    </w:p>
    <w:p w14:paraId="006F4589" w14:textId="77777777" w:rsidR="00D202FA" w:rsidRPr="00D202FA" w:rsidRDefault="00C668B3" w:rsidP="002F4E20">
      <w:pPr>
        <w:pStyle w:val="ListParagraph"/>
        <w:numPr>
          <w:ilvl w:val="4"/>
          <w:numId w:val="17"/>
        </w:numPr>
        <w:spacing w:after="60"/>
        <w:ind w:left="1620" w:hanging="900"/>
        <w:rPr>
          <w:rFonts w:asciiTheme="minorHAnsi" w:hAnsiTheme="minorHAnsi" w:cstheme="minorHAnsi"/>
          <w:color w:val="auto"/>
        </w:rPr>
      </w:pPr>
      <w:r w:rsidRPr="00D202FA">
        <w:rPr>
          <w:rFonts w:asciiTheme="minorHAnsi" w:hAnsiTheme="minorHAnsi" w:cstheme="minorHAnsi"/>
        </w:rPr>
        <w:t>Choose you file which uploaded and press “Save”.</w:t>
      </w:r>
    </w:p>
    <w:p w14:paraId="3FF69603" w14:textId="7694EB04" w:rsidR="00C668B3" w:rsidRPr="00D202FA" w:rsidRDefault="00C668B3" w:rsidP="002F4E20">
      <w:pPr>
        <w:pStyle w:val="ListParagraph"/>
        <w:numPr>
          <w:ilvl w:val="4"/>
          <w:numId w:val="17"/>
        </w:numPr>
        <w:spacing w:after="120"/>
        <w:ind w:left="1620" w:hanging="900"/>
        <w:rPr>
          <w:rFonts w:asciiTheme="minorHAnsi" w:hAnsiTheme="minorHAnsi" w:cstheme="minorHAnsi"/>
          <w:color w:val="auto"/>
        </w:rPr>
      </w:pPr>
      <w:r w:rsidRPr="00D202FA">
        <w:rPr>
          <w:rFonts w:asciiTheme="minorHAnsi" w:hAnsiTheme="minorHAnsi" w:cstheme="minorHAnsi"/>
        </w:rPr>
        <w:t>Click “Shown on card” for present design conceptual.</w:t>
      </w:r>
      <w:r w:rsidR="00D202FA" w:rsidRPr="00D202FA">
        <w:rPr>
          <w:rFonts w:asciiTheme="minorHAnsi" w:hAnsiTheme="minorHAnsi" w:cstheme="minorHAnsi"/>
        </w:rPr>
        <w:br/>
      </w:r>
      <w:r w:rsidR="0037492D" w:rsidRPr="00D202FA">
        <w:rPr>
          <w:rFonts w:asciiTheme="minorHAnsi" w:hAnsiTheme="minorHAnsi" w:cstheme="minorHAnsi"/>
        </w:rPr>
        <w:t>(</w:t>
      </w:r>
      <w:r w:rsidR="003D06FD" w:rsidRPr="00D202FA">
        <w:rPr>
          <w:rFonts w:asciiTheme="minorHAnsi" w:hAnsiTheme="minorHAnsi" w:cstheme="minorHAnsi"/>
        </w:rPr>
        <w:t xml:space="preserve">Share on card shall present only cover page, should </w:t>
      </w:r>
      <w:r w:rsidR="00A00095" w:rsidRPr="00D202FA">
        <w:rPr>
          <w:rFonts w:asciiTheme="minorHAnsi" w:hAnsiTheme="minorHAnsi" w:cstheme="minorHAnsi"/>
        </w:rPr>
        <w:t>0.</w:t>
      </w:r>
      <w:r w:rsidR="003D06FD" w:rsidRPr="00D202FA">
        <w:rPr>
          <w:rFonts w:asciiTheme="minorHAnsi" w:hAnsiTheme="minorHAnsi" w:cstheme="minorHAnsi"/>
        </w:rPr>
        <w:t xml:space="preserve"> show Checklist.</w:t>
      </w:r>
      <w:r w:rsidR="0037492D" w:rsidRPr="00D202FA">
        <w:rPr>
          <w:rFonts w:asciiTheme="minorHAnsi" w:hAnsiTheme="minorHAnsi" w:cstheme="minorHAnsi"/>
        </w:rPr>
        <w:t>)</w:t>
      </w:r>
    </w:p>
    <w:p w14:paraId="7435E80C" w14:textId="77777777" w:rsidR="009E37C8" w:rsidRPr="009E37C8" w:rsidRDefault="00951E07" w:rsidP="002F4E20">
      <w:pPr>
        <w:pStyle w:val="Heading4"/>
        <w:numPr>
          <w:ilvl w:val="2"/>
          <w:numId w:val="17"/>
        </w:numPr>
        <w:tabs>
          <w:tab w:val="clear" w:pos="0"/>
          <w:tab w:val="clear" w:pos="1260"/>
          <w:tab w:val="clear" w:pos="1440"/>
          <w:tab w:val="clear" w:pos="2160"/>
          <w:tab w:val="clear" w:pos="2880"/>
          <w:tab w:val="clear" w:pos="3600"/>
          <w:tab w:val="clear" w:pos="4320"/>
          <w:tab w:val="clear" w:pos="5040"/>
          <w:tab w:val="clear" w:pos="5760"/>
          <w:tab w:val="clear" w:pos="6480"/>
        </w:tabs>
        <w:spacing w:before="120"/>
        <w:rPr>
          <w:rStyle w:val="Hyperlink"/>
          <w:rFonts w:asciiTheme="minorHAnsi" w:hAnsiTheme="minorHAnsi" w:cstheme="minorHAnsi"/>
          <w:color w:val="auto"/>
          <w:u w:val="none"/>
        </w:rPr>
      </w:pPr>
      <w:hyperlink r:id="rId55" w:history="1">
        <w:bookmarkStart w:id="38" w:name="_Toc70421253"/>
        <w:r w:rsidRPr="00305A14">
          <w:rPr>
            <w:rStyle w:val="Hyperlink"/>
            <w:rFonts w:asciiTheme="minorHAnsi" w:hAnsiTheme="minorHAnsi" w:cstheme="minorHAnsi"/>
          </w:rPr>
          <w:t>Microsoft OneNote</w:t>
        </w:r>
        <w:bookmarkEnd w:id="38"/>
      </w:hyperlink>
    </w:p>
    <w:p w14:paraId="39A9BA2A" w14:textId="77777777" w:rsidR="009E37C8" w:rsidRPr="009E37C8" w:rsidRDefault="00951E07" w:rsidP="009E37C8">
      <w:pPr>
        <w:spacing w:after="120"/>
        <w:ind w:left="720"/>
        <w:rPr>
          <w:rFonts w:asciiTheme="minorHAnsi" w:hAnsiTheme="minorHAnsi" w:cstheme="minorHAnsi"/>
        </w:rPr>
      </w:pPr>
      <w:r w:rsidRPr="009E37C8">
        <w:rPr>
          <w:rFonts w:asciiTheme="minorHAnsi" w:hAnsiTheme="minorHAnsi" w:cstheme="minorHAnsi"/>
        </w:rPr>
        <w:t xml:space="preserve">OneNote platform has represented for content library which contained of storage documents files destination. </w:t>
      </w:r>
      <w:r w:rsidRPr="009E37C8">
        <w:rPr>
          <w:rFonts w:asciiTheme="minorHAnsi" w:hAnsiTheme="minorHAnsi" w:cstheme="minorHAnsi"/>
          <w:b/>
          <w:bCs/>
        </w:rPr>
        <w:t>Electronics Design Library</w:t>
      </w:r>
      <w:r w:rsidRPr="009E37C8">
        <w:rPr>
          <w:rFonts w:asciiTheme="minorHAnsi" w:hAnsiTheme="minorHAnsi" w:cstheme="minorHAnsi"/>
        </w:rPr>
        <w:t xml:space="preserve"> has combined in RDE Electronics site on left side screen</w:t>
      </w:r>
      <w:bookmarkStart w:id="39" w:name="_Toc70421254"/>
      <w:r w:rsidR="009E37C8" w:rsidRPr="009E37C8">
        <w:rPr>
          <w:rFonts w:asciiTheme="minorHAnsi" w:hAnsiTheme="minorHAnsi" w:cstheme="minorHAnsi"/>
        </w:rPr>
        <w:t>.</w:t>
      </w:r>
    </w:p>
    <w:p w14:paraId="273CA8A1" w14:textId="77777777" w:rsidR="009E37C8" w:rsidRDefault="00951E07" w:rsidP="002F4E20">
      <w:pPr>
        <w:pStyle w:val="Heading5"/>
        <w:numPr>
          <w:ilvl w:val="3"/>
          <w:numId w:val="17"/>
        </w:numPr>
        <w:spacing w:after="120"/>
        <w:ind w:left="1620" w:hanging="900"/>
        <w:rPr>
          <w:rFonts w:asciiTheme="minorHAnsi" w:hAnsiTheme="minorHAnsi" w:cstheme="minorHAnsi"/>
          <w:b w:val="0"/>
          <w:bCs w:val="0"/>
        </w:rPr>
      </w:pPr>
      <w:r w:rsidRPr="009E37C8">
        <w:rPr>
          <w:rFonts w:asciiTheme="minorHAnsi" w:hAnsiTheme="minorHAnsi" w:cstheme="minorHAnsi"/>
          <w:b w:val="0"/>
          <w:bCs w:val="0"/>
        </w:rPr>
        <w:t>New Content</w:t>
      </w:r>
      <w:bookmarkEnd w:id="39"/>
    </w:p>
    <w:p w14:paraId="7BF5EC25" w14:textId="77777777" w:rsidR="009E37C8" w:rsidRPr="009E37C8" w:rsidRDefault="00CF128D" w:rsidP="002F4E20">
      <w:pPr>
        <w:pStyle w:val="ListParagraph"/>
        <w:numPr>
          <w:ilvl w:val="4"/>
          <w:numId w:val="17"/>
        </w:numPr>
        <w:spacing w:after="60"/>
        <w:ind w:left="1620" w:hanging="900"/>
        <w:rPr>
          <w:rFonts w:asciiTheme="minorHAnsi" w:hAnsiTheme="minorHAnsi" w:cstheme="minorHAnsi"/>
        </w:rPr>
      </w:pPr>
      <w:r w:rsidRPr="009E37C8">
        <w:rPr>
          <w:rFonts w:asciiTheme="minorHAnsi" w:hAnsiTheme="minorHAnsi" w:cstheme="minorHAnsi"/>
        </w:rPr>
        <w:t>Electronics Design Library in OneNote has specified solution to add content with Link only.</w:t>
      </w:r>
    </w:p>
    <w:p w14:paraId="28250918" w14:textId="77777777" w:rsidR="009E37C8" w:rsidRPr="009E37C8" w:rsidRDefault="00951E07" w:rsidP="002F4E20">
      <w:pPr>
        <w:pStyle w:val="ListParagraph"/>
        <w:numPr>
          <w:ilvl w:val="4"/>
          <w:numId w:val="17"/>
        </w:numPr>
        <w:spacing w:after="60"/>
        <w:ind w:left="1620" w:hanging="900"/>
        <w:rPr>
          <w:rFonts w:asciiTheme="minorHAnsi" w:hAnsiTheme="minorHAnsi" w:cstheme="minorHAnsi"/>
        </w:rPr>
      </w:pPr>
      <w:r w:rsidRPr="009E37C8">
        <w:rPr>
          <w:rFonts w:asciiTheme="minorHAnsi" w:hAnsiTheme="minorHAnsi" w:cstheme="minorHAnsi"/>
        </w:rPr>
        <w:t>Upload design</w:t>
      </w:r>
      <w:r w:rsidR="00941348" w:rsidRPr="009E37C8">
        <w:rPr>
          <w:rFonts w:asciiTheme="minorHAnsi" w:hAnsiTheme="minorHAnsi" w:cstheme="minorHAnsi"/>
        </w:rPr>
        <w:t>/</w:t>
      </w:r>
      <w:r w:rsidRPr="009E37C8">
        <w:rPr>
          <w:rFonts w:asciiTheme="minorHAnsi" w:hAnsiTheme="minorHAnsi" w:cstheme="minorHAnsi"/>
        </w:rPr>
        <w:t>documents files to SharePoint folder as recommended location.</w:t>
      </w:r>
    </w:p>
    <w:p w14:paraId="1978BC35" w14:textId="77777777" w:rsidR="009E37C8" w:rsidRPr="009E37C8" w:rsidRDefault="00951E07" w:rsidP="002F4E20">
      <w:pPr>
        <w:pStyle w:val="ListParagraph"/>
        <w:numPr>
          <w:ilvl w:val="4"/>
          <w:numId w:val="17"/>
        </w:numPr>
        <w:spacing w:after="60"/>
        <w:ind w:left="1620" w:hanging="900"/>
        <w:rPr>
          <w:rFonts w:asciiTheme="minorHAnsi" w:hAnsiTheme="minorHAnsi" w:cstheme="minorHAnsi"/>
        </w:rPr>
      </w:pPr>
      <w:r w:rsidRPr="009E37C8">
        <w:rPr>
          <w:rFonts w:asciiTheme="minorHAnsi" w:hAnsiTheme="minorHAnsi" w:cstheme="minorHAnsi"/>
        </w:rPr>
        <w:t xml:space="preserve">Fill display name for link file. (generally, display name </w:t>
      </w:r>
      <w:r w:rsidR="007C17FC" w:rsidRPr="009E37C8">
        <w:rPr>
          <w:rFonts w:asciiTheme="minorHAnsi" w:hAnsiTheme="minorHAnsi" w:cstheme="minorHAnsi"/>
        </w:rPr>
        <w:t>will</w:t>
      </w:r>
      <w:r w:rsidRPr="009E37C8">
        <w:rPr>
          <w:rFonts w:asciiTheme="minorHAnsi" w:hAnsiTheme="minorHAnsi" w:cstheme="minorHAnsi"/>
        </w:rPr>
        <w:t xml:space="preserve"> be same as file name)</w:t>
      </w:r>
    </w:p>
    <w:p w14:paraId="64F7916B" w14:textId="4FA574A5" w:rsidR="00951E07" w:rsidRPr="009E37C8" w:rsidRDefault="00951E07" w:rsidP="002F4E20">
      <w:pPr>
        <w:pStyle w:val="ListParagraph"/>
        <w:numPr>
          <w:ilvl w:val="4"/>
          <w:numId w:val="17"/>
        </w:numPr>
        <w:spacing w:after="120"/>
        <w:ind w:left="1620" w:hanging="900"/>
        <w:rPr>
          <w:rFonts w:asciiTheme="minorHAnsi" w:hAnsiTheme="minorHAnsi" w:cstheme="minorHAnsi"/>
        </w:rPr>
      </w:pPr>
      <w:r w:rsidRPr="009E37C8">
        <w:rPr>
          <w:rFonts w:asciiTheme="minorHAnsi" w:hAnsiTheme="minorHAnsi" w:cstheme="minorHAnsi"/>
        </w:rPr>
        <w:t>Insert link of uploaded file, then press OK.</w:t>
      </w:r>
    </w:p>
    <w:p w14:paraId="08929C01" w14:textId="76FB6651" w:rsidR="00951E07" w:rsidRPr="00951E07" w:rsidRDefault="00951E07" w:rsidP="00A92EC5">
      <w:pPr>
        <w:jc w:val="center"/>
        <w:rPr>
          <w:rFonts w:asciiTheme="minorHAnsi" w:hAnsiTheme="minorHAnsi" w:cstheme="minorHAnsi"/>
        </w:rPr>
      </w:pPr>
      <w:r w:rsidRPr="00951E07">
        <w:rPr>
          <w:rFonts w:asciiTheme="minorHAnsi" w:hAnsiTheme="minorHAnsi" w:cstheme="minorHAnsi"/>
          <w:noProof/>
        </w:rPr>
        <w:drawing>
          <wp:inline distT="0" distB="0" distL="0" distR="0" wp14:anchorId="26E9CECA" wp14:editId="0BA29359">
            <wp:extent cx="5939644" cy="2186609"/>
            <wp:effectExtent l="0" t="0" r="444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6886" b="26278"/>
                    <a:stretch/>
                  </pic:blipFill>
                  <pic:spPr bwMode="auto">
                    <a:xfrm>
                      <a:off x="0" y="0"/>
                      <a:ext cx="5943600" cy="2188065"/>
                    </a:xfrm>
                    <a:prstGeom prst="rect">
                      <a:avLst/>
                    </a:prstGeom>
                    <a:noFill/>
                    <a:ln>
                      <a:noFill/>
                    </a:ln>
                    <a:extLst>
                      <a:ext uri="{53640926-AAD7-44D8-BBD7-CCE9431645EC}">
                        <a14:shadowObscured xmlns:a14="http://schemas.microsoft.com/office/drawing/2010/main"/>
                      </a:ext>
                    </a:extLst>
                  </pic:spPr>
                </pic:pic>
              </a:graphicData>
            </a:graphic>
          </wp:inline>
        </w:drawing>
      </w:r>
      <w:r w:rsidRPr="00951E07">
        <w:rPr>
          <w:rFonts w:asciiTheme="minorHAnsi" w:hAnsiTheme="minorHAnsi" w:cstheme="minorHAnsi"/>
        </w:rPr>
        <w:br w:type="page"/>
      </w:r>
    </w:p>
    <w:p w14:paraId="31F5B6A9" w14:textId="77777777" w:rsidR="005A115B" w:rsidRDefault="00951E07" w:rsidP="005A115B">
      <w:pPr>
        <w:pStyle w:val="Heading5"/>
        <w:numPr>
          <w:ilvl w:val="3"/>
          <w:numId w:val="17"/>
        </w:numPr>
        <w:spacing w:after="120"/>
        <w:ind w:left="1620" w:hanging="900"/>
        <w:rPr>
          <w:rFonts w:asciiTheme="minorHAnsi" w:hAnsiTheme="minorHAnsi" w:cstheme="minorHAnsi"/>
          <w:b w:val="0"/>
          <w:bCs w:val="0"/>
        </w:rPr>
      </w:pPr>
      <w:bookmarkStart w:id="40" w:name="_Toc70421255"/>
      <w:r w:rsidRPr="009E37C8">
        <w:rPr>
          <w:rFonts w:asciiTheme="minorHAnsi" w:hAnsiTheme="minorHAnsi" w:cstheme="minorHAnsi"/>
          <w:b w:val="0"/>
          <w:bCs w:val="0"/>
        </w:rPr>
        <w:lastRenderedPageBreak/>
        <w:t>Content Registration</w:t>
      </w:r>
      <w:bookmarkEnd w:id="40"/>
    </w:p>
    <w:p w14:paraId="30E696D8" w14:textId="44C2C994" w:rsidR="00951E07" w:rsidRDefault="009F6979" w:rsidP="00EE1BC3">
      <w:pPr>
        <w:jc w:val="center"/>
        <w:rPr>
          <w:rFonts w:asciiTheme="minorHAnsi" w:hAnsiTheme="minorHAnsi" w:cstheme="minorHAnsi"/>
          <w:color w:val="auto"/>
        </w:rPr>
      </w:pPr>
      <w:r>
        <w:rPr>
          <w:rFonts w:asciiTheme="minorHAnsi" w:hAnsiTheme="minorHAnsi" w:cstheme="minorHAnsi"/>
          <w:noProof/>
        </w:rPr>
        <mc:AlternateContent>
          <mc:Choice Requires="wpg">
            <w:drawing>
              <wp:anchor distT="0" distB="0" distL="114300" distR="114300" simplePos="0" relativeHeight="251658244" behindDoc="0" locked="0" layoutInCell="1" allowOverlap="1" wp14:anchorId="1BE7F5F9" wp14:editId="059B016C">
                <wp:simplePos x="0" y="0"/>
                <wp:positionH relativeFrom="column">
                  <wp:posOffset>62182</wp:posOffset>
                </wp:positionH>
                <wp:positionV relativeFrom="paragraph">
                  <wp:posOffset>1699763</wp:posOffset>
                </wp:positionV>
                <wp:extent cx="2172599" cy="1007745"/>
                <wp:effectExtent l="19050" t="0" r="56515" b="40005"/>
                <wp:wrapNone/>
                <wp:docPr id="40" name="Group 40"/>
                <wp:cNvGraphicFramePr/>
                <a:graphic xmlns:a="http://schemas.openxmlformats.org/drawingml/2006/main">
                  <a:graphicData uri="http://schemas.microsoft.com/office/word/2010/wordprocessingGroup">
                    <wpg:wgp>
                      <wpg:cNvGrpSpPr/>
                      <wpg:grpSpPr>
                        <a:xfrm>
                          <a:off x="0" y="0"/>
                          <a:ext cx="2172599" cy="1007745"/>
                          <a:chOff x="-138068" y="-28467"/>
                          <a:chExt cx="2173446" cy="1008286"/>
                        </a:xfrm>
                      </wpg:grpSpPr>
                      <wps:wsp>
                        <wps:cNvPr id="204" name="Straight Arrow Connector 204"/>
                        <wps:cNvCnPr/>
                        <wps:spPr>
                          <a:xfrm>
                            <a:off x="583760" y="-28467"/>
                            <a:ext cx="0" cy="249951"/>
                          </a:xfrm>
                          <a:prstGeom prst="straightConnector1">
                            <a:avLst/>
                          </a:prstGeom>
                          <a:noFill/>
                          <a:ln w="19050" cap="flat" cmpd="sng" algn="ctr">
                            <a:solidFill>
                              <a:schemeClr val="tx1"/>
                            </a:solidFill>
                            <a:prstDash val="solid"/>
                            <a:miter lim="800000"/>
                            <a:tailEnd type="triangle"/>
                          </a:ln>
                          <a:effectLst/>
                        </wps:spPr>
                        <wps:bodyPr/>
                      </wps:wsp>
                      <wpg:grpSp>
                        <wpg:cNvPr id="39" name="Group 39"/>
                        <wpg:cNvGrpSpPr/>
                        <wpg:grpSpPr>
                          <a:xfrm>
                            <a:off x="-138068" y="233059"/>
                            <a:ext cx="2173446" cy="746760"/>
                            <a:chOff x="-138068" y="0"/>
                            <a:chExt cx="2173446" cy="746760"/>
                          </a:xfrm>
                        </wpg:grpSpPr>
                        <wps:wsp>
                          <wps:cNvPr id="203" name="Diamond 203"/>
                          <wps:cNvSpPr/>
                          <wps:spPr>
                            <a:xfrm>
                              <a:off x="-138068" y="0"/>
                              <a:ext cx="1442085" cy="746760"/>
                            </a:xfrm>
                            <a:prstGeom prst="diamond">
                              <a:avLst/>
                            </a:prstGeom>
                            <a:noFill/>
                            <a:ln w="19050" cap="flat" cmpd="sng" algn="ctr">
                              <a:solidFill>
                                <a:schemeClr val="tx1"/>
                              </a:solidFill>
                              <a:prstDash val="solid"/>
                              <a:miter lim="800000"/>
                            </a:ln>
                            <a:effectLst/>
                          </wps:spPr>
                          <wps:txbx>
                            <w:txbxContent>
                              <w:p w14:paraId="0CE1D327"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Control Documents</w:t>
                                </w:r>
                              </w:p>
                              <w:p w14:paraId="4E6E3A36" w14:textId="77777777" w:rsidR="0035742D" w:rsidRDefault="0035742D" w:rsidP="00951E07">
                                <w:pPr>
                                  <w:jc w:val="center"/>
                                  <w:rPr>
                                    <w:sz w:val="14"/>
                                    <w:szCs w:val="14"/>
                                  </w:rPr>
                                </w:pPr>
                              </w:p>
                            </w:txbxContent>
                          </wps:txbx>
                          <wps:bodyPr vertOverflow="clip" rtlCol="0" anchor="ctr"/>
                        </wps:wsp>
                        <wps:wsp>
                          <wps:cNvPr id="205" name="Straight Arrow Connector 205"/>
                          <wps:cNvCnPr/>
                          <wps:spPr>
                            <a:xfrm>
                              <a:off x="1303599" y="373299"/>
                              <a:ext cx="731779" cy="0"/>
                            </a:xfrm>
                            <a:prstGeom prst="straightConnector1">
                              <a:avLst/>
                            </a:prstGeom>
                            <a:noFill/>
                            <a:ln w="19050" cap="flat" cmpd="sng" algn="ctr">
                              <a:solidFill>
                                <a:schemeClr val="tx1"/>
                              </a:solidFill>
                              <a:prstDash val="solid"/>
                              <a:miter lim="800000"/>
                              <a:tailEnd type="triangle"/>
                            </a:ln>
                            <a:effectLst/>
                          </wps:spPr>
                          <wps:bodyPr/>
                        </wps:wsp>
                        <wps:wsp>
                          <wps:cNvPr id="206" name="Rectangle 206"/>
                          <wps:cNvSpPr/>
                          <wps:spPr>
                            <a:xfrm>
                              <a:off x="1300300" y="151184"/>
                              <a:ext cx="216535" cy="224155"/>
                            </a:xfrm>
                            <a:prstGeom prst="rect">
                              <a:avLst/>
                            </a:prstGeom>
                            <a:noFill/>
                            <a:ln w="19050" cap="flat" cmpd="sng" algn="ctr">
                              <a:noFill/>
                              <a:prstDash val="solid"/>
                              <a:miter lim="800000"/>
                            </a:ln>
                            <a:effectLst/>
                          </wps:spPr>
                          <wps:txbx>
                            <w:txbxContent>
                              <w:p w14:paraId="32B83553"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Y</w:t>
                                </w:r>
                              </w:p>
                            </w:txbxContent>
                          </wps:txbx>
                          <wps:bodyPr vertOverflow="clip" rtlCol="0" anchor="ctr"/>
                        </wps:wsp>
                      </wpg:grpSp>
                    </wpg:wgp>
                  </a:graphicData>
                </a:graphic>
                <wp14:sizeRelH relativeFrom="margin">
                  <wp14:pctWidth>0</wp14:pctWidth>
                </wp14:sizeRelH>
                <wp14:sizeRelV relativeFrom="margin">
                  <wp14:pctHeight>0</wp14:pctHeight>
                </wp14:sizeRelV>
              </wp:anchor>
            </w:drawing>
          </mc:Choice>
          <mc:Fallback>
            <w:pict>
              <v:group w14:anchorId="1BE7F5F9" id="Group 40" o:spid="_x0000_s1068" style="position:absolute;left:0;text-align:left;margin-left:4.9pt;margin-top:133.85pt;width:171.05pt;height:79.35pt;z-index:251658244;mso-position-horizontal-relative:text;mso-position-vertical-relative:text;mso-width-relative:margin;mso-height-relative:margin" coordorigin="-1380,-284" coordsize="21734,10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">
                <v:shape id="Straight Arrow Connector 204" o:spid="_x0000_s1069" type="#_x0000_t32" style="position:absolute;left:5837;top:-284;width:0;height:24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" strokecolor="black [3213]" strokeweight="1.5pt">
                  <v:stroke endarrow="block" joinstyle="miter"/>
                </v:shape>
                <v:group id="Group 39" o:spid="_x0000_s1070" style="position:absolute;left:-1380;top:2330;width:21733;height:7468" coordorigin="-1380" coordsize="21734,7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Diamond 203" o:spid="_x0000_s1071" type="#_x0000_t4" style="position:absolute;left:-1380;width:14420;height:7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" filled="f" strokecolor="black [3213]" strokeweight="1.5pt">
                    <v:textbox>
                      <w:txbxContent>
                        <w:p w14:paraId="0CE1D327"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Control Documents</w:t>
                          </w:r>
                        </w:p>
                        <w:p w14:paraId="4E6E3A36" w14:textId="77777777" w:rsidR="0035742D" w:rsidRDefault="0035742D" w:rsidP="00951E07">
                          <w:pPr>
                            <w:jc w:val="center"/>
                            <w:rPr>
                              <w:sz w:val="14"/>
                              <w:szCs w:val="14"/>
                            </w:rPr>
                          </w:pPr>
                        </w:p>
                      </w:txbxContent>
                    </v:textbox>
                  </v:shape>
                  <v:shape id="Straight Arrow Connector 205" o:spid="_x0000_s1072" type="#_x0000_t32" style="position:absolute;left:13035;top:3732;width:73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" strokecolor="black [3213]" strokeweight="1.5pt">
                    <v:stroke endarrow="block" joinstyle="miter"/>
                  </v:shape>
                  <v:rect id="Rectangle 206" o:spid="_x0000_s1073" style="position:absolute;left:13003;top:1511;width:2165;height:2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" filled="f" stroked="f" strokeweight="1.5pt">
                    <v:textbox>
                      <w:txbxContent>
                        <w:p w14:paraId="32B83553"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Y</w:t>
                          </w:r>
                        </w:p>
                      </w:txbxContent>
                    </v:textbox>
                  </v:rect>
                </v:group>
              </v:group>
            </w:pict>
          </mc:Fallback>
        </mc:AlternateContent>
      </w:r>
      <w:r w:rsidRPr="00951E07">
        <w:rPr>
          <w:rFonts w:asciiTheme="minorHAnsi" w:hAnsiTheme="minorHAnsi" w:cstheme="minorHAnsi"/>
          <w:noProof/>
        </w:rPr>
        <mc:AlternateContent>
          <mc:Choice Requires="wps">
            <w:drawing>
              <wp:anchor distT="0" distB="0" distL="114300" distR="114300" simplePos="0" relativeHeight="251658245" behindDoc="0" locked="0" layoutInCell="1" allowOverlap="1" wp14:anchorId="3E1980B5" wp14:editId="3AEC278A">
                <wp:simplePos x="0" y="0"/>
                <wp:positionH relativeFrom="column">
                  <wp:posOffset>785124</wp:posOffset>
                </wp:positionH>
                <wp:positionV relativeFrom="paragraph">
                  <wp:posOffset>2654935</wp:posOffset>
                </wp:positionV>
                <wp:extent cx="216535" cy="224155"/>
                <wp:effectExtent l="0" t="0" r="0" b="0"/>
                <wp:wrapNone/>
                <wp:docPr id="207" name="Rectangle 207"/>
                <wp:cNvGraphicFramePr/>
                <a:graphic xmlns:a="http://schemas.openxmlformats.org/drawingml/2006/main">
                  <a:graphicData uri="http://schemas.microsoft.com/office/word/2010/wordprocessingShape">
                    <wps:wsp>
                      <wps:cNvSpPr/>
                      <wps:spPr>
                        <a:xfrm>
                          <a:off x="0" y="0"/>
                          <a:ext cx="216535" cy="224155"/>
                        </a:xfrm>
                        <a:prstGeom prst="rect">
                          <a:avLst/>
                        </a:prstGeom>
                        <a:noFill/>
                        <a:ln w="19050" cap="flat" cmpd="sng" algn="ctr">
                          <a:noFill/>
                          <a:prstDash val="solid"/>
                          <a:miter lim="800000"/>
                        </a:ln>
                        <a:effectLst/>
                      </wps:spPr>
                      <wps:txbx>
                        <w:txbxContent>
                          <w:p w14:paraId="7F94B57E"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N</w:t>
                            </w:r>
                          </w:p>
                        </w:txbxContent>
                      </wps:txbx>
                      <wps:bodyPr vertOverflow="clip" rtlCol="0" anchor="ctr"/>
                    </wps:wsp>
                  </a:graphicData>
                </a:graphic>
                <wp14:sizeRelH relativeFrom="page">
                  <wp14:pctWidth>0</wp14:pctWidth>
                </wp14:sizeRelH>
                <wp14:sizeRelV relativeFrom="page">
                  <wp14:pctHeight>0</wp14:pctHeight>
                </wp14:sizeRelV>
              </wp:anchor>
            </w:drawing>
          </mc:Choice>
          <mc:Fallback>
            <w:pict>
              <v:rect w14:anchorId="3E1980B5" id="Rectangle 207" o:spid="_x0000_s1074" style="position:absolute;left:0;text-align:left;margin-left:61.8pt;margin-top:209.05pt;width:17.05pt;height:17.6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" filled="f" stroked="f" strokeweight="1.5pt">
                <v:textbox>
                  <w:txbxContent>
                    <w:p w14:paraId="7F94B57E"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N</w:t>
                      </w:r>
                    </w:p>
                  </w:txbxContent>
                </v:textbox>
              </v:rect>
            </w:pict>
          </mc:Fallback>
        </mc:AlternateContent>
      </w:r>
      <w:r>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41024328" wp14:editId="0F6C79AE">
                <wp:simplePos x="0" y="0"/>
                <wp:positionH relativeFrom="column">
                  <wp:posOffset>2994025</wp:posOffset>
                </wp:positionH>
                <wp:positionV relativeFrom="paragraph">
                  <wp:posOffset>958850</wp:posOffset>
                </wp:positionV>
                <wp:extent cx="0" cy="207010"/>
                <wp:effectExtent l="76200" t="0" r="57150" b="59690"/>
                <wp:wrapNone/>
                <wp:docPr id="193" name="Straight Arrow Connector 193"/>
                <wp:cNvGraphicFramePr/>
                <a:graphic xmlns:a="http://schemas.openxmlformats.org/drawingml/2006/main">
                  <a:graphicData uri="http://schemas.microsoft.com/office/word/2010/wordprocessingShape">
                    <wps:wsp>
                      <wps:cNvCnPr/>
                      <wps:spPr>
                        <a:xfrm flipH="1">
                          <a:off x="0" y="0"/>
                          <a:ext cx="0" cy="207010"/>
                        </a:xfrm>
                        <a:prstGeom prst="straightConnector1">
                          <a:avLst/>
                        </a:prstGeom>
                        <a:noFill/>
                        <a:ln w="19050" cap="flat" cmpd="sng" algn="ctr">
                          <a:solidFill>
                            <a:schemeClr val="tx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5FC3531" id="Straight Arrow Connector 193" o:spid="_x0000_s1026" type="#_x0000_t32" style="position:absolute;margin-left:235.75pt;margin-top:75.5pt;width:0;height:16.3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" strokecolor="black [3213]" strokeweight="1.5pt">
                <v:stroke endarrow="block" joinstyle="miter"/>
              </v:shape>
            </w:pict>
          </mc:Fallback>
        </mc:AlternateContent>
      </w:r>
      <w:r>
        <w:rPr>
          <w:rFonts w:asciiTheme="minorHAnsi" w:hAnsiTheme="minorHAnsi" w:cstheme="minorHAnsi"/>
          <w:noProof/>
        </w:rPr>
        <mc:AlternateContent>
          <mc:Choice Requires="wps">
            <w:drawing>
              <wp:anchor distT="0" distB="0" distL="114300" distR="114300" simplePos="0" relativeHeight="251658243" behindDoc="0" locked="0" layoutInCell="1" allowOverlap="1" wp14:anchorId="6F96697D" wp14:editId="3D02797D">
                <wp:simplePos x="0" y="0"/>
                <wp:positionH relativeFrom="column">
                  <wp:posOffset>4185603</wp:posOffset>
                </wp:positionH>
                <wp:positionV relativeFrom="paragraph">
                  <wp:posOffset>345493</wp:posOffset>
                </wp:positionV>
                <wp:extent cx="529591" cy="1411843"/>
                <wp:effectExtent l="0" t="79058" r="39053" b="20002"/>
                <wp:wrapNone/>
                <wp:docPr id="202" name="Connector: Elbow 202"/>
                <wp:cNvGraphicFramePr/>
                <a:graphic xmlns:a="http://schemas.openxmlformats.org/drawingml/2006/main">
                  <a:graphicData uri="http://schemas.microsoft.com/office/word/2010/wordprocessingShape">
                    <wps:wsp>
                      <wps:cNvCnPr/>
                      <wps:spPr>
                        <a:xfrm rot="16200000" flipV="1">
                          <a:off x="0" y="0"/>
                          <a:ext cx="529591" cy="1411843"/>
                        </a:xfrm>
                        <a:prstGeom prst="bentConnector2">
                          <a:avLst/>
                        </a:prstGeom>
                        <a:noFill/>
                        <a:ln w="19050" cap="flat" cmpd="sng" algn="ctr">
                          <a:solidFill>
                            <a:schemeClr val="tx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FB448DF" id="Connector: Elbow 202" o:spid="_x0000_s1026" type="#_x0000_t33" style="position:absolute;margin-left:329.6pt;margin-top:27.2pt;width:41.7pt;height:111.15pt;rotation:9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" strokecolor="black [3213]" strokeweight="1.5pt">
                <v:stroke endarrow="block"/>
              </v:shape>
            </w:pict>
          </mc:Fallback>
        </mc:AlternateContent>
      </w:r>
      <w:r>
        <w:rPr>
          <w:rFonts w:asciiTheme="minorHAnsi" w:hAnsiTheme="minorHAnsi" w:cstheme="minorHAnsi"/>
          <w:noProof/>
        </w:rPr>
        <mc:AlternateContent>
          <mc:Choice Requires="wpg">
            <w:drawing>
              <wp:anchor distT="0" distB="0" distL="114300" distR="114300" simplePos="0" relativeHeight="251658246" behindDoc="0" locked="0" layoutInCell="1" allowOverlap="1" wp14:anchorId="4390944D" wp14:editId="705877D5">
                <wp:simplePos x="0" y="0"/>
                <wp:positionH relativeFrom="column">
                  <wp:posOffset>3747458</wp:posOffset>
                </wp:positionH>
                <wp:positionV relativeFrom="paragraph">
                  <wp:posOffset>1711984</wp:posOffset>
                </wp:positionV>
                <wp:extent cx="2122170" cy="1196340"/>
                <wp:effectExtent l="38100" t="38100" r="30480" b="60960"/>
                <wp:wrapNone/>
                <wp:docPr id="38" name="Group 38"/>
                <wp:cNvGraphicFramePr/>
                <a:graphic xmlns:a="http://schemas.openxmlformats.org/drawingml/2006/main">
                  <a:graphicData uri="http://schemas.microsoft.com/office/word/2010/wordprocessingGroup">
                    <wpg:wgp>
                      <wpg:cNvGrpSpPr/>
                      <wpg:grpSpPr>
                        <a:xfrm>
                          <a:off x="0" y="0"/>
                          <a:ext cx="2122170" cy="1196340"/>
                          <a:chOff x="35567" y="0"/>
                          <a:chExt cx="2123127" cy="1197096"/>
                        </a:xfrm>
                      </wpg:grpSpPr>
                      <wpg:grpSp>
                        <wpg:cNvPr id="36" name="Group 36"/>
                        <wpg:cNvGrpSpPr/>
                        <wpg:grpSpPr>
                          <a:xfrm>
                            <a:off x="35567" y="0"/>
                            <a:ext cx="2123127" cy="1161731"/>
                            <a:chOff x="35567" y="0"/>
                            <a:chExt cx="2123127" cy="1161731"/>
                          </a:xfrm>
                        </wpg:grpSpPr>
                        <wps:wsp>
                          <wps:cNvPr id="196" name="Diamond 196"/>
                          <wps:cNvSpPr/>
                          <wps:spPr>
                            <a:xfrm>
                              <a:off x="716609" y="233869"/>
                              <a:ext cx="1442085" cy="746760"/>
                            </a:xfrm>
                            <a:prstGeom prst="diamond">
                              <a:avLst/>
                            </a:prstGeom>
                            <a:noFill/>
                            <a:ln w="19050" cap="flat" cmpd="sng" algn="ctr">
                              <a:solidFill>
                                <a:schemeClr val="tx1"/>
                              </a:solidFill>
                              <a:prstDash val="solid"/>
                              <a:miter lim="800000"/>
                            </a:ln>
                            <a:effectLst/>
                          </wps:spPr>
                          <wps:txbx>
                            <w:txbxContent>
                              <w:p w14:paraId="49A0E862"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QSMS Approved</w:t>
                                </w:r>
                              </w:p>
                            </w:txbxContent>
                          </wps:txbx>
                          <wps:bodyPr vertOverflow="clip" rtlCol="0" anchor="ctr"/>
                        </wps:wsp>
                        <wps:wsp>
                          <wps:cNvPr id="198" name="Straight Arrow Connector 198"/>
                          <wps:cNvCnPr/>
                          <wps:spPr>
                            <a:xfrm>
                              <a:off x="43142" y="610936"/>
                              <a:ext cx="655955" cy="0"/>
                            </a:xfrm>
                            <a:prstGeom prst="straightConnector1">
                              <a:avLst/>
                            </a:prstGeom>
                            <a:noFill/>
                            <a:ln w="19050" cap="flat" cmpd="sng" algn="ctr">
                              <a:solidFill>
                                <a:schemeClr val="tx1"/>
                              </a:solidFill>
                              <a:prstDash val="solid"/>
                              <a:miter lim="800000"/>
                              <a:tailEnd type="triangle"/>
                            </a:ln>
                            <a:effectLst/>
                          </wps:spPr>
                          <wps:bodyPr/>
                        </wps:wsp>
                        <wps:wsp>
                          <wps:cNvPr id="199" name="Straight Arrow Connector 199"/>
                          <wps:cNvCnPr/>
                          <wps:spPr>
                            <a:xfrm flipV="1">
                              <a:off x="1435250" y="0"/>
                              <a:ext cx="0" cy="228600"/>
                            </a:xfrm>
                            <a:prstGeom prst="straightConnector1">
                              <a:avLst/>
                            </a:prstGeom>
                            <a:noFill/>
                            <a:ln w="19050" cap="flat" cmpd="sng" algn="ctr">
                              <a:solidFill>
                                <a:schemeClr val="tx1"/>
                              </a:solidFill>
                              <a:prstDash val="solid"/>
                              <a:miter lim="800000"/>
                              <a:tailEnd type="triangle"/>
                            </a:ln>
                            <a:effectLst/>
                          </wps:spPr>
                          <wps:bodyPr/>
                        </wps:wsp>
                        <wps:wsp>
                          <wps:cNvPr id="201" name="Connector: Elbow 201"/>
                          <wps:cNvCnPr/>
                          <wps:spPr>
                            <a:xfrm rot="10800000" flipV="1">
                              <a:off x="35567" y="989375"/>
                              <a:ext cx="1393754" cy="172356"/>
                            </a:xfrm>
                            <a:prstGeom prst="bentConnector3">
                              <a:avLst>
                                <a:gd name="adj1" fmla="val -103"/>
                              </a:avLst>
                            </a:prstGeom>
                            <a:noFill/>
                            <a:ln w="19050" cap="flat" cmpd="sng" algn="ctr">
                              <a:solidFill>
                                <a:schemeClr val="tx1"/>
                              </a:solidFill>
                              <a:prstDash val="solid"/>
                              <a:miter lim="800000"/>
                              <a:tailEnd type="triangle"/>
                            </a:ln>
                            <a:effectLst/>
                          </wps:spPr>
                          <wps:bodyPr/>
                        </wps:wsp>
                      </wpg:grpSp>
                      <wpg:grpSp>
                        <wpg:cNvPr id="37" name="Group 37"/>
                        <wpg:cNvGrpSpPr/>
                        <wpg:grpSpPr>
                          <a:xfrm>
                            <a:off x="1163266" y="10538"/>
                            <a:ext cx="507562" cy="1186558"/>
                            <a:chOff x="0" y="0"/>
                            <a:chExt cx="507562" cy="1186558"/>
                          </a:xfrm>
                        </wpg:grpSpPr>
                        <wps:wsp>
                          <wps:cNvPr id="208" name="Rectangle 208"/>
                          <wps:cNvSpPr/>
                          <wps:spPr>
                            <a:xfrm>
                              <a:off x="291662" y="0"/>
                              <a:ext cx="215900" cy="223520"/>
                            </a:xfrm>
                            <a:prstGeom prst="rect">
                              <a:avLst/>
                            </a:prstGeom>
                            <a:noFill/>
                            <a:ln w="19050" cap="flat" cmpd="sng" algn="ctr">
                              <a:noFill/>
                              <a:prstDash val="solid"/>
                              <a:miter lim="800000"/>
                            </a:ln>
                            <a:effectLst/>
                          </wps:spPr>
                          <wps:txbx>
                            <w:txbxContent>
                              <w:p w14:paraId="2EC05850"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N</w:t>
                                </w:r>
                              </w:p>
                            </w:txbxContent>
                          </wps:txbx>
                          <wps:bodyPr vertOverflow="clip" rtlCol="0" anchor="ctr"/>
                        </wps:wsp>
                        <wps:wsp>
                          <wps:cNvPr id="209" name="Rectangle 209"/>
                          <wps:cNvSpPr/>
                          <wps:spPr>
                            <a:xfrm>
                              <a:off x="0" y="963038"/>
                              <a:ext cx="215900" cy="223520"/>
                            </a:xfrm>
                            <a:prstGeom prst="rect">
                              <a:avLst/>
                            </a:prstGeom>
                            <a:noFill/>
                            <a:ln w="19050" cap="flat" cmpd="sng" algn="ctr">
                              <a:noFill/>
                              <a:prstDash val="solid"/>
                              <a:miter lim="800000"/>
                            </a:ln>
                            <a:effectLst/>
                          </wps:spPr>
                          <wps:txbx>
                            <w:txbxContent>
                              <w:p w14:paraId="2CD016B8"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Y</w:t>
                                </w:r>
                              </w:p>
                            </w:txbxContent>
                          </wps:txbx>
                          <wps:bodyPr vertOverflow="clip" rtlCol="0" anchor="ctr"/>
                        </wps:wsp>
                      </wpg:grpSp>
                    </wpg:wgp>
                  </a:graphicData>
                </a:graphic>
                <wp14:sizeRelH relativeFrom="margin">
                  <wp14:pctWidth>0</wp14:pctWidth>
                </wp14:sizeRelH>
                <wp14:sizeRelV relativeFrom="margin">
                  <wp14:pctHeight>0</wp14:pctHeight>
                </wp14:sizeRelV>
              </wp:anchor>
            </w:drawing>
          </mc:Choice>
          <mc:Fallback>
            <w:pict>
              <v:group w14:anchorId="4390944D" id="Group 38" o:spid="_x0000_s1075" style="position:absolute;left:0;text-align:left;margin-left:295.1pt;margin-top:134.8pt;width:167.1pt;height:94.2pt;z-index:251658246;mso-position-horizontal-relative:text;mso-position-vertical-relative:text;mso-width-relative:margin;mso-height-relative:margin" coordorigin="355" coordsize="21231,11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">
                <v:group id="Group 36" o:spid="_x0000_s1076" style="position:absolute;left:355;width:21231;height:11617" coordorigin="355" coordsize="21231,1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Diamond 196" o:spid="_x0000_s1077" type="#_x0000_t4" style="position:absolute;left:7166;top:2338;width:14420;height:7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" filled="f" strokecolor="black [3213]" strokeweight="1.5pt">
                    <v:textbox>
                      <w:txbxContent>
                        <w:p w14:paraId="49A0E862"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QSMS Approved</w:t>
                          </w:r>
                        </w:p>
                      </w:txbxContent>
                    </v:textbox>
                  </v:shape>
                  <v:shape id="Straight Arrow Connector 198" o:spid="_x0000_s1078" type="#_x0000_t32" style="position:absolute;left:431;top:6109;width:65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" strokecolor="black [3213]" strokeweight="1.5pt">
                    <v:stroke endarrow="block" joinstyle="miter"/>
                  </v:shape>
                  <v:shape id="Straight Arrow Connector 199" o:spid="_x0000_s1079" type="#_x0000_t32" style="position:absolute;left:14352;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" strokecolor="black [3213]" strokeweight="1.5pt">
                    <v:stroke endarrow="block" joinstyle="miter"/>
                  </v:shape>
                  <v:shape id="Connector: Elbow 201" o:spid="_x0000_s1080" type="#_x0000_t34" style="position:absolute;left:355;top:9893;width:13938;height:172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" adj="-22" strokecolor="black [3213]" strokeweight="1.5pt">
                    <v:stroke endarrow="block"/>
                  </v:shape>
                </v:group>
                <v:group id="Group 37" o:spid="_x0000_s1081" style="position:absolute;left:11632;top:105;width:5076;height:11865" coordsize="5075,1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08" o:spid="_x0000_s1082" style="position:absolute;left:2916;width:2159;height:2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" filled="f" stroked="f" strokeweight="1.5pt">
                    <v:textbox>
                      <w:txbxContent>
                        <w:p w14:paraId="2EC05850"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N</w:t>
                          </w:r>
                        </w:p>
                      </w:txbxContent>
                    </v:textbox>
                  </v:rect>
                  <v:rect id="Rectangle 209" o:spid="_x0000_s1083" style="position:absolute;top:9630;width:2159;height:2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" filled="f" stroked="f" strokeweight="1.5pt">
                    <v:textbox>
                      <w:txbxContent>
                        <w:p w14:paraId="2CD016B8"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Y</w:t>
                          </w:r>
                        </w:p>
                      </w:txbxContent>
                    </v:textbox>
                  </v:rect>
                </v:group>
              </v:group>
            </w:pict>
          </mc:Fallback>
        </mc:AlternateContent>
      </w:r>
      <w:r w:rsidRPr="00951E07">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126A4C66" wp14:editId="7FBC0E06">
                <wp:simplePos x="0" y="0"/>
                <wp:positionH relativeFrom="column">
                  <wp:posOffset>3737610</wp:posOffset>
                </wp:positionH>
                <wp:positionV relativeFrom="paragraph">
                  <wp:posOffset>1527810</wp:posOffset>
                </wp:positionV>
                <wp:extent cx="685800" cy="0"/>
                <wp:effectExtent l="0" t="76200" r="19050" b="95250"/>
                <wp:wrapNone/>
                <wp:docPr id="194" name="Straight Arrow Connector 194"/>
                <wp:cNvGraphicFramePr/>
                <a:graphic xmlns:a="http://schemas.openxmlformats.org/drawingml/2006/main">
                  <a:graphicData uri="http://schemas.microsoft.com/office/word/2010/wordprocessingShape">
                    <wps:wsp>
                      <wps:cNvCnPr/>
                      <wps:spPr>
                        <a:xfrm flipV="1">
                          <a:off x="0" y="0"/>
                          <a:ext cx="685800" cy="0"/>
                        </a:xfrm>
                        <a:prstGeom prst="straightConnector1">
                          <a:avLst/>
                        </a:prstGeom>
                        <a:noFill/>
                        <a:ln w="19050" cap="flat" cmpd="sng" algn="ctr">
                          <a:solidFill>
                            <a:schemeClr val="tx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E0309F5" id="Straight Arrow Connector 194" o:spid="_x0000_s1026" type="#_x0000_t32" style="position:absolute;margin-left:294.3pt;margin-top:120.3pt;width:54pt;height:0;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" strokecolor="black [3213]" strokeweight="1.5pt">
                <v:stroke endarrow="block" joinstyle="miter"/>
              </v:shape>
            </w:pict>
          </mc:Fallback>
        </mc:AlternateContent>
      </w:r>
      <w:r w:rsidR="009E37C8">
        <w:rPr>
          <w:rFonts w:asciiTheme="minorHAnsi" w:hAnsiTheme="minorHAnsi" w:cstheme="minorHAnsi"/>
          <w:noProof/>
        </w:rPr>
        <mc:AlternateContent>
          <mc:Choice Requires="wps">
            <w:drawing>
              <wp:anchor distT="0" distB="0" distL="114300" distR="114300" simplePos="0" relativeHeight="251658241" behindDoc="0" locked="0" layoutInCell="1" allowOverlap="1" wp14:anchorId="30C6EF4C" wp14:editId="0D3EDBC7">
                <wp:simplePos x="0" y="0"/>
                <wp:positionH relativeFrom="column">
                  <wp:posOffset>2269754</wp:posOffset>
                </wp:positionH>
                <wp:positionV relativeFrom="paragraph">
                  <wp:posOffset>589915</wp:posOffset>
                </wp:positionV>
                <wp:extent cx="1442085" cy="372745"/>
                <wp:effectExtent l="0" t="0" r="24765" b="27305"/>
                <wp:wrapNone/>
                <wp:docPr id="192" name="Rectangle 192"/>
                <wp:cNvGraphicFramePr/>
                <a:graphic xmlns:a="http://schemas.openxmlformats.org/drawingml/2006/main">
                  <a:graphicData uri="http://schemas.microsoft.com/office/word/2010/wordprocessingShape">
                    <wps:wsp>
                      <wps:cNvSpPr/>
                      <wps:spPr>
                        <a:xfrm>
                          <a:off x="0" y="0"/>
                          <a:ext cx="1442085" cy="372745"/>
                        </a:xfrm>
                        <a:prstGeom prst="rect">
                          <a:avLst/>
                        </a:prstGeom>
                        <a:noFill/>
                        <a:ln w="19050" cap="flat" cmpd="sng" algn="ctr">
                          <a:solidFill>
                            <a:schemeClr val="tx1"/>
                          </a:solidFill>
                          <a:prstDash val="solid"/>
                          <a:miter lim="800000"/>
                        </a:ln>
                        <a:effectLst/>
                      </wps:spPr>
                      <wps:txbx>
                        <w:txbxContent>
                          <w:p w14:paraId="3B46C26A" w14:textId="77777777" w:rsidR="0035742D" w:rsidRPr="00325460" w:rsidRDefault="0035742D" w:rsidP="00951E07">
                            <w:pPr>
                              <w:jc w:val="center"/>
                              <w:rPr>
                                <w:rFonts w:asciiTheme="minorHAnsi" w:hAnsiTheme="minorHAnsi" w:cstheme="minorHAnsi"/>
                                <w:sz w:val="18"/>
                                <w:szCs w:val="18"/>
                              </w:rPr>
                            </w:pPr>
                            <w:r w:rsidRPr="00325460">
                              <w:rPr>
                                <w:rFonts w:asciiTheme="minorHAnsi" w:hAnsiTheme="minorHAnsi" w:cstheme="minorHAnsi"/>
                                <w:kern w:val="24"/>
                                <w:sz w:val="18"/>
                                <w:szCs w:val="18"/>
                              </w:rPr>
                              <w:t>Submitted Documents</w:t>
                            </w:r>
                          </w:p>
                        </w:txbxContent>
                      </wps:txbx>
                      <wps:bodyPr vertOverflow="clip" rtlCol="0" anchor="ctr"/>
                    </wps:wsp>
                  </a:graphicData>
                </a:graphic>
              </wp:anchor>
            </w:drawing>
          </mc:Choice>
          <mc:Fallback>
            <w:pict>
              <v:rect w14:anchorId="30C6EF4C" id="Rectangle 192" o:spid="_x0000_s1084" style="position:absolute;left:0;text-align:left;margin-left:178.7pt;margin-top:46.45pt;width:113.55pt;height:29.3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" filled="f" strokecolor="black [3213]" strokeweight="1.5pt">
                <v:textbox>
                  <w:txbxContent>
                    <w:p w14:paraId="3B46C26A" w14:textId="77777777" w:rsidR="0035742D" w:rsidRPr="00325460" w:rsidRDefault="0035742D" w:rsidP="00951E07">
                      <w:pPr>
                        <w:jc w:val="center"/>
                        <w:rPr>
                          <w:rFonts w:asciiTheme="minorHAnsi" w:hAnsiTheme="minorHAnsi" w:cstheme="minorHAnsi"/>
                          <w:sz w:val="18"/>
                          <w:szCs w:val="18"/>
                        </w:rPr>
                      </w:pPr>
                      <w:r w:rsidRPr="00325460">
                        <w:rPr>
                          <w:rFonts w:asciiTheme="minorHAnsi" w:hAnsiTheme="minorHAnsi" w:cstheme="minorHAnsi"/>
                          <w:kern w:val="24"/>
                          <w:sz w:val="18"/>
                          <w:szCs w:val="18"/>
                        </w:rPr>
                        <w:t>Submitted Documents</w:t>
                      </w:r>
                    </w:p>
                  </w:txbxContent>
                </v:textbox>
              </v:rect>
            </w:pict>
          </mc:Fallback>
        </mc:AlternateContent>
      </w:r>
      <w:r w:rsidR="00951E07" w:rsidRPr="00951E07">
        <w:rPr>
          <w:rFonts w:asciiTheme="minorHAnsi" w:hAnsiTheme="minorHAnsi" w:cstheme="minorHAnsi"/>
          <w:noProof/>
        </w:rPr>
        <mc:AlternateContent>
          <mc:Choice Requires="wpg">
            <w:drawing>
              <wp:inline distT="0" distB="0" distL="0" distR="0" wp14:anchorId="22304474" wp14:editId="1DE3D72B">
                <wp:extent cx="5852160" cy="3065010"/>
                <wp:effectExtent l="0" t="0" r="15240" b="2159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2160" cy="3065010"/>
                          <a:chOff x="0" y="0"/>
                          <a:chExt cx="71476" cy="38438"/>
                        </a:xfrm>
                      </wpg:grpSpPr>
                      <wps:wsp>
                        <wps:cNvPr id="25" name="Rectangle 166"/>
                        <wps:cNvSpPr>
                          <a:spLocks noChangeArrowheads="1"/>
                        </wps:cNvSpPr>
                        <wps:spPr bwMode="auto">
                          <a:xfrm>
                            <a:off x="23889" y="16448"/>
                            <a:ext cx="2743" cy="27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F3D7A5D"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Y</w:t>
                              </w:r>
                            </w:p>
                          </w:txbxContent>
                        </wps:txbx>
                        <wps:bodyPr rot="0" vert="horz" wrap="square" lIns="91440" tIns="45720" rIns="91440" bIns="45720" anchor="ctr" anchorCtr="0" upright="1">
                          <a:noAutofit/>
                        </wps:bodyPr>
                      </wps:wsp>
                      <wps:wsp>
                        <wps:cNvPr id="26" name="Rectangle 167"/>
                        <wps:cNvSpPr>
                          <a:spLocks noChangeArrowheads="1"/>
                        </wps:cNvSpPr>
                        <wps:spPr bwMode="auto">
                          <a:xfrm>
                            <a:off x="44663" y="16439"/>
                            <a:ext cx="2743" cy="27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FE40595"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N</w:t>
                              </w:r>
                            </w:p>
                          </w:txbxContent>
                        </wps:txbx>
                        <wps:bodyPr rot="0" vert="horz" wrap="square" lIns="91440" tIns="45720" rIns="91440" bIns="45720" anchor="ctr" anchorCtr="0" upright="1">
                          <a:noAutofit/>
                        </wps:bodyPr>
                      </wps:wsp>
                      <wps:wsp>
                        <wps:cNvPr id="27" name="Rectangle 168"/>
                        <wps:cNvSpPr>
                          <a:spLocks noChangeArrowheads="1"/>
                        </wps:cNvSpPr>
                        <wps:spPr bwMode="auto">
                          <a:xfrm>
                            <a:off x="26611" y="0"/>
                            <a:ext cx="18288" cy="4572"/>
                          </a:xfrm>
                          <a:prstGeom prst="rect">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442270E" w14:textId="77777777" w:rsidR="0035742D" w:rsidRPr="00325460" w:rsidRDefault="0035742D" w:rsidP="00951E07">
                              <w:pPr>
                                <w:jc w:val="center"/>
                                <w:rPr>
                                  <w:rFonts w:asciiTheme="minorHAnsi" w:hAnsiTheme="minorHAnsi" w:cstheme="minorHAnsi"/>
                                  <w:b/>
                                  <w:bCs/>
                                  <w:szCs w:val="22"/>
                                </w:rPr>
                              </w:pPr>
                              <w:r w:rsidRPr="00325460">
                                <w:rPr>
                                  <w:rFonts w:asciiTheme="minorHAnsi" w:hAnsiTheme="minorHAnsi" w:cstheme="minorHAnsi"/>
                                  <w:b/>
                                  <w:bCs/>
                                  <w:kern w:val="24"/>
                                  <w:szCs w:val="22"/>
                                </w:rPr>
                                <w:t>Request</w:t>
                              </w:r>
                            </w:p>
                          </w:txbxContent>
                        </wps:txbx>
                        <wps:bodyPr rot="0" vert="horz" wrap="square" lIns="91440" tIns="45720" rIns="91440" bIns="45720" anchor="ctr" anchorCtr="0" upright="1">
                          <a:noAutofit/>
                        </wps:bodyPr>
                      </wps:wsp>
                      <wps:wsp>
                        <wps:cNvPr id="28" name="Diamond 169"/>
                        <wps:cNvSpPr>
                          <a:spLocks noChangeArrowheads="1"/>
                        </wps:cNvSpPr>
                        <wps:spPr bwMode="auto">
                          <a:xfrm>
                            <a:off x="26611" y="14582"/>
                            <a:ext cx="18288" cy="9144"/>
                          </a:xfrm>
                          <a:prstGeom prst="diamond">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DE44EAE"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Approved</w:t>
                              </w:r>
                            </w:p>
                          </w:txbxContent>
                        </wps:txbx>
                        <wps:bodyPr rot="0" vert="horz" wrap="square" lIns="91440" tIns="45720" rIns="91440" bIns="45720" anchor="ctr" anchorCtr="0" upright="1">
                          <a:noAutofit/>
                        </wps:bodyPr>
                      </wps:wsp>
                      <wps:wsp>
                        <wps:cNvPr id="29" name="Rectangle 170"/>
                        <wps:cNvSpPr>
                          <a:spLocks noChangeArrowheads="1"/>
                        </wps:cNvSpPr>
                        <wps:spPr bwMode="auto">
                          <a:xfrm>
                            <a:off x="0" y="16649"/>
                            <a:ext cx="18288" cy="4572"/>
                          </a:xfrm>
                          <a:prstGeom prst="rect">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2A07049" w14:textId="77777777" w:rsidR="0035742D" w:rsidRPr="00325460" w:rsidRDefault="0035742D" w:rsidP="00951E07">
                              <w:pPr>
                                <w:jc w:val="center"/>
                                <w:rPr>
                                  <w:rFonts w:asciiTheme="minorHAnsi" w:hAnsiTheme="minorHAnsi" w:cstheme="minorHAnsi"/>
                                  <w:sz w:val="14"/>
                                  <w:szCs w:val="14"/>
                                </w:rPr>
                              </w:pPr>
                              <w:r w:rsidRPr="00325460">
                                <w:rPr>
                                  <w:rFonts w:asciiTheme="minorHAnsi" w:hAnsiTheme="minorHAnsi" w:cstheme="minorHAnsi"/>
                                  <w:kern w:val="24"/>
                                  <w:sz w:val="14"/>
                                  <w:szCs w:val="14"/>
                                </w:rPr>
                                <w:t>Documents, Design, Report, etc.</w:t>
                              </w:r>
                            </w:p>
                          </w:txbxContent>
                        </wps:txbx>
                        <wps:bodyPr rot="0" vert="horz" wrap="square" lIns="91440" tIns="45720" rIns="91440" bIns="45720" anchor="ctr" anchorCtr="0" upright="1">
                          <a:noAutofit/>
                        </wps:bodyPr>
                      </wps:wsp>
                      <wps:wsp>
                        <wps:cNvPr id="30" name="Rectangle 171"/>
                        <wps:cNvSpPr>
                          <a:spLocks noChangeArrowheads="1"/>
                        </wps:cNvSpPr>
                        <wps:spPr bwMode="auto">
                          <a:xfrm>
                            <a:off x="26632" y="26555"/>
                            <a:ext cx="18288" cy="4572"/>
                          </a:xfrm>
                          <a:prstGeom prst="rect">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2B28FED" w14:textId="77777777" w:rsidR="0035742D" w:rsidRPr="00325460" w:rsidRDefault="0035742D" w:rsidP="00951E07">
                              <w:pPr>
                                <w:jc w:val="center"/>
                                <w:rPr>
                                  <w:rFonts w:asciiTheme="minorHAnsi" w:hAnsiTheme="minorHAnsi" w:cstheme="minorHAnsi"/>
                                  <w:sz w:val="18"/>
                                  <w:szCs w:val="18"/>
                                </w:rPr>
                              </w:pPr>
                              <w:r w:rsidRPr="00325460">
                                <w:rPr>
                                  <w:rFonts w:asciiTheme="minorHAnsi" w:hAnsiTheme="minorHAnsi" w:cstheme="minorHAnsi"/>
                                  <w:kern w:val="24"/>
                                  <w:sz w:val="18"/>
                                  <w:szCs w:val="18"/>
                                </w:rPr>
                                <w:t>Submitted to QSMS.</w:t>
                              </w:r>
                            </w:p>
                          </w:txbxContent>
                        </wps:txbx>
                        <wps:bodyPr rot="0" vert="horz" wrap="square" lIns="91440" tIns="45720" rIns="91440" bIns="45720" anchor="ctr" anchorCtr="0" upright="1">
                          <a:noAutofit/>
                        </wps:bodyPr>
                      </wps:wsp>
                      <wps:wsp>
                        <wps:cNvPr id="31" name="Rectangle 172"/>
                        <wps:cNvSpPr>
                          <a:spLocks noChangeArrowheads="1"/>
                        </wps:cNvSpPr>
                        <wps:spPr bwMode="auto">
                          <a:xfrm>
                            <a:off x="53188" y="16645"/>
                            <a:ext cx="18288" cy="4572"/>
                          </a:xfrm>
                          <a:prstGeom prst="rect">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79BAF4F" w14:textId="77777777" w:rsidR="0035742D" w:rsidRPr="00325460" w:rsidRDefault="0035742D" w:rsidP="00951E07">
                              <w:pPr>
                                <w:jc w:val="center"/>
                                <w:rPr>
                                  <w:rFonts w:asciiTheme="minorHAnsi" w:hAnsiTheme="minorHAnsi" w:cstheme="minorHAnsi"/>
                                  <w:sz w:val="18"/>
                                  <w:szCs w:val="18"/>
                                </w:rPr>
                              </w:pPr>
                              <w:r w:rsidRPr="00325460">
                                <w:rPr>
                                  <w:rFonts w:asciiTheme="minorHAnsi" w:hAnsiTheme="minorHAnsi" w:cstheme="minorHAnsi"/>
                                  <w:kern w:val="24"/>
                                  <w:sz w:val="18"/>
                                  <w:szCs w:val="18"/>
                                </w:rPr>
                                <w:t>Revise</w:t>
                              </w:r>
                            </w:p>
                          </w:txbxContent>
                        </wps:txbx>
                        <wps:bodyPr rot="0" vert="horz" wrap="square" lIns="91440" tIns="45720" rIns="91440" bIns="45720" anchor="ctr" anchorCtr="0" upright="1">
                          <a:noAutofit/>
                        </wps:bodyPr>
                      </wps:wsp>
                      <wps:wsp>
                        <wps:cNvPr id="32" name="Rectangle 174"/>
                        <wps:cNvSpPr>
                          <a:spLocks noChangeArrowheads="1"/>
                        </wps:cNvSpPr>
                        <wps:spPr bwMode="auto">
                          <a:xfrm>
                            <a:off x="26609" y="33866"/>
                            <a:ext cx="18288" cy="4572"/>
                          </a:xfrm>
                          <a:prstGeom prst="rect">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694E338" w14:textId="77777777" w:rsidR="0035742D" w:rsidRPr="00325460" w:rsidRDefault="0035742D" w:rsidP="00951E07">
                              <w:pPr>
                                <w:jc w:val="center"/>
                                <w:rPr>
                                  <w:rFonts w:asciiTheme="minorHAnsi" w:hAnsiTheme="minorHAnsi" w:cstheme="minorHAnsi"/>
                                  <w:b/>
                                  <w:bCs/>
                                  <w:szCs w:val="22"/>
                                </w:rPr>
                              </w:pPr>
                              <w:r w:rsidRPr="00325460">
                                <w:rPr>
                                  <w:rFonts w:asciiTheme="minorHAnsi" w:hAnsiTheme="minorHAnsi" w:cstheme="minorHAnsi"/>
                                  <w:b/>
                                  <w:bCs/>
                                  <w:kern w:val="24"/>
                                  <w:szCs w:val="22"/>
                                </w:rPr>
                                <w:t>Registered</w:t>
                              </w:r>
                            </w:p>
                          </w:txbxContent>
                        </wps:txbx>
                        <wps:bodyPr rot="0" vert="horz" wrap="square" lIns="91440" tIns="45720" rIns="91440" bIns="45720" anchor="ctr" anchorCtr="0" upright="1">
                          <a:noAutofit/>
                        </wps:bodyPr>
                      </wps:wsp>
                      <wps:wsp>
                        <wps:cNvPr id="33" name="Straight Arrow Connector 175"/>
                        <wps:cNvCnPr>
                          <a:cxnSpLocks noChangeShapeType="1"/>
                        </wps:cNvCnPr>
                        <wps:spPr bwMode="auto">
                          <a:xfrm>
                            <a:off x="35755" y="4572"/>
                            <a:ext cx="0" cy="2806"/>
                          </a:xfrm>
                          <a:prstGeom prst="straightConnector1">
                            <a:avLst/>
                          </a:prstGeom>
                          <a:noFill/>
                          <a:ln w="190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4" name="Straight Arrow Connector 176"/>
                        <wps:cNvCnPr>
                          <a:cxnSpLocks noChangeShapeType="1"/>
                        </wps:cNvCnPr>
                        <wps:spPr bwMode="auto">
                          <a:xfrm flipH="1">
                            <a:off x="18246" y="19182"/>
                            <a:ext cx="8324" cy="0"/>
                          </a:xfrm>
                          <a:prstGeom prst="straightConnector1">
                            <a:avLst/>
                          </a:prstGeom>
                          <a:noFill/>
                          <a:ln w="190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5" name="Connector: Elbow 187"/>
                        <wps:cNvCnPr>
                          <a:cxnSpLocks noChangeShapeType="1"/>
                          <a:endCxn id="32" idx="1"/>
                        </wps:cNvCnPr>
                        <wps:spPr bwMode="auto">
                          <a:xfrm>
                            <a:off x="8671" y="33956"/>
                            <a:ext cx="17938" cy="2196"/>
                          </a:xfrm>
                          <a:prstGeom prst="bentConnector3">
                            <a:avLst>
                              <a:gd name="adj1" fmla="val -106"/>
                            </a:avLst>
                          </a:prstGeom>
                          <a:noFill/>
                          <a:ln w="19050">
                            <a:solidFill>
                              <a:schemeClr val="tx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22304474" id="Group 24" o:spid="_x0000_s1085" style="width:460.8pt;height:241.35pt;mso-position-horizontal-relative:char;mso-position-vertical-relative:line" coordsize="71476,38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">
                <v:rect id="Rectangle 166" o:spid="_x0000_s1086" style="position:absolute;left:23889;top:16448;width:2743;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" filled="f" stroked="f" strokeweight="1.5pt">
                  <v:textbox>
                    <w:txbxContent>
                      <w:p w14:paraId="3F3D7A5D"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Y</w:t>
                        </w:r>
                      </w:p>
                    </w:txbxContent>
                  </v:textbox>
                </v:rect>
                <v:rect id="Rectangle 167" o:spid="_x0000_s1087" style="position:absolute;left:44663;top:16439;width:2743;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" filled="f" stroked="f" strokeweight="1.5pt">
                  <v:textbox>
                    <w:txbxContent>
                      <w:p w14:paraId="7FE40595"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N</w:t>
                        </w:r>
                      </w:p>
                    </w:txbxContent>
                  </v:textbox>
                </v:rect>
                <v:rect id="Rectangle 168" o:spid="_x0000_s1088" style="position:absolute;left:26611;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" filled="f" strokecolor="black [3213]" strokeweight="1.5pt">
                  <v:textbox>
                    <w:txbxContent>
                      <w:p w14:paraId="3442270E" w14:textId="77777777" w:rsidR="0035742D" w:rsidRPr="00325460" w:rsidRDefault="0035742D" w:rsidP="00951E07">
                        <w:pPr>
                          <w:jc w:val="center"/>
                          <w:rPr>
                            <w:rFonts w:asciiTheme="minorHAnsi" w:hAnsiTheme="minorHAnsi" w:cstheme="minorHAnsi"/>
                            <w:b/>
                            <w:bCs/>
                            <w:szCs w:val="22"/>
                          </w:rPr>
                        </w:pPr>
                        <w:r w:rsidRPr="00325460">
                          <w:rPr>
                            <w:rFonts w:asciiTheme="minorHAnsi" w:hAnsiTheme="minorHAnsi" w:cstheme="minorHAnsi"/>
                            <w:b/>
                            <w:bCs/>
                            <w:kern w:val="24"/>
                            <w:szCs w:val="22"/>
                          </w:rPr>
                          <w:t>Request</w:t>
                        </w:r>
                      </w:p>
                    </w:txbxContent>
                  </v:textbox>
                </v:rect>
                <v:shape id="Diamond 169" o:spid="_x0000_s1089" type="#_x0000_t4" style="position:absolute;left:26611;top:14582;width:18288;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" filled="f" strokecolor="black [3213]" strokeweight="1.5pt">
                  <v:textbox>
                    <w:txbxContent>
                      <w:p w14:paraId="1DE44EAE" w14:textId="77777777" w:rsidR="0035742D" w:rsidRPr="00325460" w:rsidRDefault="0035742D" w:rsidP="00951E07">
                        <w:pPr>
                          <w:jc w:val="center"/>
                          <w:rPr>
                            <w:rFonts w:asciiTheme="minorHAnsi" w:hAnsiTheme="minorHAnsi" w:cstheme="minorHAnsi"/>
                            <w:sz w:val="16"/>
                            <w:szCs w:val="16"/>
                          </w:rPr>
                        </w:pPr>
                        <w:r w:rsidRPr="00325460">
                          <w:rPr>
                            <w:rFonts w:asciiTheme="minorHAnsi" w:hAnsiTheme="minorHAnsi" w:cstheme="minorHAnsi"/>
                            <w:kern w:val="24"/>
                            <w:sz w:val="16"/>
                            <w:szCs w:val="16"/>
                          </w:rPr>
                          <w:t>Approved</w:t>
                        </w:r>
                      </w:p>
                    </w:txbxContent>
                  </v:textbox>
                </v:shape>
                <v:rect id="Rectangle 170" o:spid="_x0000_s1090" style="position:absolute;top:16649;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" filled="f" strokecolor="black [3213]" strokeweight="1.5pt">
                  <v:textbox>
                    <w:txbxContent>
                      <w:p w14:paraId="72A07049" w14:textId="77777777" w:rsidR="0035742D" w:rsidRPr="00325460" w:rsidRDefault="0035742D" w:rsidP="00951E07">
                        <w:pPr>
                          <w:jc w:val="center"/>
                          <w:rPr>
                            <w:rFonts w:asciiTheme="minorHAnsi" w:hAnsiTheme="minorHAnsi" w:cstheme="minorHAnsi"/>
                            <w:sz w:val="14"/>
                            <w:szCs w:val="14"/>
                          </w:rPr>
                        </w:pPr>
                        <w:r w:rsidRPr="00325460">
                          <w:rPr>
                            <w:rFonts w:asciiTheme="minorHAnsi" w:hAnsiTheme="minorHAnsi" w:cstheme="minorHAnsi"/>
                            <w:kern w:val="24"/>
                            <w:sz w:val="14"/>
                            <w:szCs w:val="14"/>
                          </w:rPr>
                          <w:t>Documents, Design, Report, etc.</w:t>
                        </w:r>
                      </w:p>
                    </w:txbxContent>
                  </v:textbox>
                </v:rect>
                <v:rect id="Rectangle 171" o:spid="_x0000_s1091" style="position:absolute;left:26632;top:26555;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" filled="f" strokecolor="black [3213]" strokeweight="1.5pt">
                  <v:textbox>
                    <w:txbxContent>
                      <w:p w14:paraId="02B28FED" w14:textId="77777777" w:rsidR="0035742D" w:rsidRPr="00325460" w:rsidRDefault="0035742D" w:rsidP="00951E07">
                        <w:pPr>
                          <w:jc w:val="center"/>
                          <w:rPr>
                            <w:rFonts w:asciiTheme="minorHAnsi" w:hAnsiTheme="minorHAnsi" w:cstheme="minorHAnsi"/>
                            <w:sz w:val="18"/>
                            <w:szCs w:val="18"/>
                          </w:rPr>
                        </w:pPr>
                        <w:r w:rsidRPr="00325460">
                          <w:rPr>
                            <w:rFonts w:asciiTheme="minorHAnsi" w:hAnsiTheme="minorHAnsi" w:cstheme="minorHAnsi"/>
                            <w:kern w:val="24"/>
                            <w:sz w:val="18"/>
                            <w:szCs w:val="18"/>
                          </w:rPr>
                          <w:t>Submitted to QSMS.</w:t>
                        </w:r>
                      </w:p>
                    </w:txbxContent>
                  </v:textbox>
                </v:rect>
                <v:rect id="Rectangle 172" o:spid="_x0000_s1092" style="position:absolute;left:53188;top:16645;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" filled="f" strokecolor="black [3213]" strokeweight="1.5pt">
                  <v:textbox>
                    <w:txbxContent>
                      <w:p w14:paraId="479BAF4F" w14:textId="77777777" w:rsidR="0035742D" w:rsidRPr="00325460" w:rsidRDefault="0035742D" w:rsidP="00951E07">
                        <w:pPr>
                          <w:jc w:val="center"/>
                          <w:rPr>
                            <w:rFonts w:asciiTheme="minorHAnsi" w:hAnsiTheme="minorHAnsi" w:cstheme="minorHAnsi"/>
                            <w:sz w:val="18"/>
                            <w:szCs w:val="18"/>
                          </w:rPr>
                        </w:pPr>
                        <w:r w:rsidRPr="00325460">
                          <w:rPr>
                            <w:rFonts w:asciiTheme="minorHAnsi" w:hAnsiTheme="minorHAnsi" w:cstheme="minorHAnsi"/>
                            <w:kern w:val="24"/>
                            <w:sz w:val="18"/>
                            <w:szCs w:val="18"/>
                          </w:rPr>
                          <w:t>Revise</w:t>
                        </w:r>
                      </w:p>
                    </w:txbxContent>
                  </v:textbox>
                </v:rect>
                <v:rect id="Rectangle 174" o:spid="_x0000_s1093" style="position:absolute;left:26609;top:33866;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" filled="f" strokecolor="black [3213]" strokeweight="1.5pt">
                  <v:textbox>
                    <w:txbxContent>
                      <w:p w14:paraId="5694E338" w14:textId="77777777" w:rsidR="0035742D" w:rsidRPr="00325460" w:rsidRDefault="0035742D" w:rsidP="00951E07">
                        <w:pPr>
                          <w:jc w:val="center"/>
                          <w:rPr>
                            <w:rFonts w:asciiTheme="minorHAnsi" w:hAnsiTheme="minorHAnsi" w:cstheme="minorHAnsi"/>
                            <w:b/>
                            <w:bCs/>
                            <w:szCs w:val="22"/>
                          </w:rPr>
                        </w:pPr>
                        <w:r w:rsidRPr="00325460">
                          <w:rPr>
                            <w:rFonts w:asciiTheme="minorHAnsi" w:hAnsiTheme="minorHAnsi" w:cstheme="minorHAnsi"/>
                            <w:b/>
                            <w:bCs/>
                            <w:kern w:val="24"/>
                            <w:szCs w:val="22"/>
                          </w:rPr>
                          <w:t>Registered</w:t>
                        </w:r>
                      </w:p>
                    </w:txbxContent>
                  </v:textbox>
                </v:rect>
                <v:shape id="Straight Arrow Connector 175" o:spid="_x0000_s1094" type="#_x0000_t32" style="position:absolute;left:35755;top:4572;width:0;height:28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" strokecolor="black [3213]" strokeweight="1.5pt">
                  <v:stroke endarrow="block" joinstyle="miter"/>
                </v:shape>
                <v:shape id="Straight Arrow Connector 176" o:spid="_x0000_s1095" type="#_x0000_t32" style="position:absolute;left:18246;top:19182;width:832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" strokecolor="black [3213]" strokeweight="1.5pt">
                  <v:stroke endarrow="block" joinstyle="miter"/>
                </v:shape>
                <v:shape id="Connector: Elbow 187" o:spid="_x0000_s1096" type="#_x0000_t34" style="position:absolute;left:8671;top:33956;width:17938;height:219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" adj="-23" strokecolor="black [3213]" strokeweight="1.5pt">
                  <v:stroke endarrow="block"/>
                </v:shape>
                <w10:anchorlock/>
              </v:group>
            </w:pict>
          </mc:Fallback>
        </mc:AlternateContent>
      </w:r>
    </w:p>
    <w:p w14:paraId="4826305B" w14:textId="77777777" w:rsidR="002F4E20" w:rsidRDefault="00951E07" w:rsidP="004C3698">
      <w:pPr>
        <w:pStyle w:val="ListParagraph"/>
        <w:numPr>
          <w:ilvl w:val="0"/>
          <w:numId w:val="24"/>
        </w:numPr>
        <w:spacing w:before="120" w:after="60" w:line="276" w:lineRule="auto"/>
        <w:ind w:left="1620" w:hanging="900"/>
        <w:contextualSpacing/>
        <w:jc w:val="thaiDistribute"/>
        <w:rPr>
          <w:rFonts w:asciiTheme="minorHAnsi" w:hAnsiTheme="minorHAnsi" w:cstheme="minorHAnsi"/>
        </w:rPr>
      </w:pPr>
      <w:r w:rsidRPr="002F4E20">
        <w:rPr>
          <w:rFonts w:asciiTheme="minorHAnsi" w:hAnsiTheme="minorHAnsi" w:cstheme="minorHAnsi"/>
        </w:rPr>
        <w:t xml:space="preserve">Designer </w:t>
      </w:r>
      <w:proofErr w:type="gramStart"/>
      <w:r w:rsidRPr="002F4E20">
        <w:rPr>
          <w:rFonts w:asciiTheme="minorHAnsi" w:hAnsiTheme="minorHAnsi" w:cstheme="minorHAnsi"/>
        </w:rPr>
        <w:t>has</w:t>
      </w:r>
      <w:proofErr w:type="gramEnd"/>
      <w:r w:rsidRPr="002F4E20">
        <w:rPr>
          <w:rFonts w:asciiTheme="minorHAnsi" w:hAnsiTheme="minorHAnsi" w:cstheme="minorHAnsi"/>
        </w:rPr>
        <w:t xml:space="preserve"> responsible </w:t>
      </w:r>
      <w:proofErr w:type="gramStart"/>
      <w:r w:rsidRPr="002F4E20">
        <w:rPr>
          <w:rFonts w:asciiTheme="minorHAnsi" w:hAnsiTheme="minorHAnsi" w:cstheme="minorHAnsi"/>
        </w:rPr>
        <w:t>to prepare</w:t>
      </w:r>
      <w:proofErr w:type="gramEnd"/>
      <w:r w:rsidRPr="002F4E20">
        <w:rPr>
          <w:rFonts w:asciiTheme="minorHAnsi" w:hAnsiTheme="minorHAnsi" w:cstheme="minorHAnsi"/>
        </w:rPr>
        <w:t xml:space="preserve"> all register</w:t>
      </w:r>
      <w:r w:rsidR="00FC4D98" w:rsidRPr="002F4E20">
        <w:rPr>
          <w:rFonts w:asciiTheme="minorHAnsi" w:hAnsiTheme="minorHAnsi" w:cstheme="minorHAnsi"/>
        </w:rPr>
        <w:t>ing</w:t>
      </w:r>
      <w:r w:rsidRPr="002F4E20">
        <w:rPr>
          <w:rFonts w:asciiTheme="minorHAnsi" w:hAnsiTheme="minorHAnsi" w:cstheme="minorHAnsi"/>
        </w:rPr>
        <w:t xml:space="preserve"> documents </w:t>
      </w:r>
      <w:r w:rsidR="00FC4D98" w:rsidRPr="002F4E20">
        <w:rPr>
          <w:rFonts w:asciiTheme="minorHAnsi" w:hAnsiTheme="minorHAnsi" w:cstheme="minorHAnsi"/>
        </w:rPr>
        <w:t xml:space="preserve">then </w:t>
      </w:r>
      <w:r w:rsidRPr="002F4E20">
        <w:rPr>
          <w:rFonts w:asciiTheme="minorHAnsi" w:hAnsiTheme="minorHAnsi" w:cstheme="minorHAnsi"/>
        </w:rPr>
        <w:t>request</w:t>
      </w:r>
      <w:r w:rsidR="00FC4D98" w:rsidRPr="002F4E20">
        <w:rPr>
          <w:rFonts w:asciiTheme="minorHAnsi" w:hAnsiTheme="minorHAnsi" w:cstheme="minorHAnsi"/>
        </w:rPr>
        <w:t>s</w:t>
      </w:r>
      <w:r w:rsidRPr="002F4E20">
        <w:rPr>
          <w:rFonts w:asciiTheme="minorHAnsi" w:hAnsiTheme="minorHAnsi" w:cstheme="minorHAnsi"/>
        </w:rPr>
        <w:t xml:space="preserve"> to admin dept. for </w:t>
      </w:r>
      <w:proofErr w:type="gramStart"/>
      <w:r w:rsidRPr="002F4E20">
        <w:rPr>
          <w:rFonts w:asciiTheme="minorHAnsi" w:hAnsiTheme="minorHAnsi" w:cstheme="minorHAnsi"/>
        </w:rPr>
        <w:t>validate</w:t>
      </w:r>
      <w:proofErr w:type="gramEnd"/>
      <w:r w:rsidRPr="002F4E20">
        <w:rPr>
          <w:rFonts w:asciiTheme="minorHAnsi" w:hAnsiTheme="minorHAnsi" w:cstheme="minorHAnsi"/>
        </w:rPr>
        <w:t>.</w:t>
      </w:r>
    </w:p>
    <w:p w14:paraId="1A7336B1" w14:textId="19F74A82" w:rsidR="002F4E20" w:rsidRDefault="00951E07" w:rsidP="004C3698">
      <w:pPr>
        <w:pStyle w:val="ListParagraph"/>
        <w:numPr>
          <w:ilvl w:val="0"/>
          <w:numId w:val="24"/>
        </w:numPr>
        <w:spacing w:before="120" w:after="60" w:line="276" w:lineRule="auto"/>
        <w:ind w:left="1620" w:hanging="900"/>
        <w:contextualSpacing/>
        <w:jc w:val="thaiDistribute"/>
        <w:rPr>
          <w:rFonts w:asciiTheme="minorHAnsi" w:hAnsiTheme="minorHAnsi" w:cstheme="minorHAnsi"/>
        </w:rPr>
      </w:pPr>
      <w:r w:rsidRPr="002F4E20">
        <w:rPr>
          <w:rFonts w:asciiTheme="minorHAnsi" w:hAnsiTheme="minorHAnsi" w:cstheme="minorHAnsi"/>
        </w:rPr>
        <w:t xml:space="preserve">Admin dept. has responsible to separate type of documents (controls/ internal) and </w:t>
      </w:r>
      <w:del w:id="41" w:author="Dr. Kirkpong Kiatpanichagij" w:date="2021-05-27T09:41:00Z">
        <w:r w:rsidRPr="002F4E20" w:rsidDel="00822570">
          <w:rPr>
            <w:rFonts w:asciiTheme="minorHAnsi" w:hAnsiTheme="minorHAnsi" w:cstheme="minorHAnsi"/>
          </w:rPr>
          <w:delText>submitt</w:delText>
        </w:r>
      </w:del>
      <w:ins w:id="42" w:author="Dr. Kirkpong Kiatpanichagij" w:date="2021-05-27T09:41:00Z">
        <w:r w:rsidR="00822570" w:rsidRPr="002F4E20">
          <w:rPr>
            <w:rFonts w:asciiTheme="minorHAnsi" w:hAnsiTheme="minorHAnsi" w:cstheme="minorHAnsi"/>
          </w:rPr>
          <w:t>submit</w:t>
        </w:r>
      </w:ins>
      <w:r w:rsidRPr="002F4E20">
        <w:rPr>
          <w:rFonts w:asciiTheme="minorHAnsi" w:hAnsiTheme="minorHAnsi" w:cstheme="minorHAnsi"/>
        </w:rPr>
        <w:t xml:space="preserve"> control</w:t>
      </w:r>
      <w:r w:rsidR="00D370EA" w:rsidRPr="002F4E20">
        <w:rPr>
          <w:rFonts w:asciiTheme="minorHAnsi" w:hAnsiTheme="minorHAnsi" w:cstheme="minorHAnsi"/>
        </w:rPr>
        <w:t>led</w:t>
      </w:r>
      <w:r w:rsidRPr="002F4E20">
        <w:rPr>
          <w:rFonts w:asciiTheme="minorHAnsi" w:hAnsiTheme="minorHAnsi" w:cstheme="minorHAnsi"/>
        </w:rPr>
        <w:t xml:space="preserve"> type</w:t>
      </w:r>
      <w:r w:rsidR="00D370EA" w:rsidRPr="002F4E20">
        <w:rPr>
          <w:rFonts w:asciiTheme="minorHAnsi" w:hAnsiTheme="minorHAnsi" w:cstheme="minorHAnsi"/>
        </w:rPr>
        <w:t>s</w:t>
      </w:r>
      <w:r w:rsidRPr="002F4E20">
        <w:rPr>
          <w:rFonts w:asciiTheme="minorHAnsi" w:hAnsiTheme="minorHAnsi" w:cstheme="minorHAnsi"/>
        </w:rPr>
        <w:t xml:space="preserve"> to QSMS for </w:t>
      </w:r>
      <w:del w:id="43" w:author="Dr. Kirkpong Kiatpanichagij" w:date="2021-05-27T09:41:00Z">
        <w:r w:rsidRPr="002F4E20" w:rsidDel="00822570">
          <w:rPr>
            <w:rFonts w:asciiTheme="minorHAnsi" w:hAnsiTheme="minorHAnsi" w:cstheme="minorHAnsi"/>
          </w:rPr>
          <w:delText>gi</w:delText>
        </w:r>
        <w:r w:rsidR="00D370EA" w:rsidRPr="002F4E20" w:rsidDel="00822570">
          <w:rPr>
            <w:rFonts w:asciiTheme="minorHAnsi" w:hAnsiTheme="minorHAnsi" w:cstheme="minorHAnsi"/>
          </w:rPr>
          <w:delText>tting</w:delText>
        </w:r>
      </w:del>
      <w:ins w:id="44" w:author="Dr. Kirkpong Kiatpanichagij" w:date="2021-05-27T09:41:00Z">
        <w:r w:rsidR="00822570" w:rsidRPr="002F4E20">
          <w:rPr>
            <w:rFonts w:asciiTheme="minorHAnsi" w:hAnsiTheme="minorHAnsi" w:cstheme="minorHAnsi"/>
          </w:rPr>
          <w:t>getting</w:t>
        </w:r>
      </w:ins>
      <w:r w:rsidRPr="002F4E20">
        <w:rPr>
          <w:rFonts w:asciiTheme="minorHAnsi" w:hAnsiTheme="minorHAnsi" w:cstheme="minorHAnsi"/>
        </w:rPr>
        <w:t xml:space="preserve"> approval.</w:t>
      </w:r>
    </w:p>
    <w:p w14:paraId="5D86C072" w14:textId="77777777" w:rsidR="002F4E20" w:rsidRDefault="00951E07" w:rsidP="004C3698">
      <w:pPr>
        <w:pStyle w:val="ListParagraph"/>
        <w:numPr>
          <w:ilvl w:val="0"/>
          <w:numId w:val="24"/>
        </w:numPr>
        <w:spacing w:before="120" w:after="60" w:line="276" w:lineRule="auto"/>
        <w:ind w:left="1620" w:hanging="900"/>
        <w:contextualSpacing/>
        <w:jc w:val="thaiDistribute"/>
        <w:rPr>
          <w:rFonts w:asciiTheme="minorHAnsi" w:hAnsiTheme="minorHAnsi" w:cstheme="minorHAnsi"/>
        </w:rPr>
      </w:pPr>
      <w:r w:rsidRPr="002F4E20">
        <w:rPr>
          <w:rFonts w:asciiTheme="minorHAnsi" w:hAnsiTheme="minorHAnsi" w:cstheme="minorHAnsi"/>
        </w:rPr>
        <w:t xml:space="preserve">Admin dept. will register all request register documents to Electronics Design Library and confirm when process </w:t>
      </w:r>
      <w:r w:rsidR="00F62C7E" w:rsidRPr="002F4E20">
        <w:rPr>
          <w:rFonts w:asciiTheme="minorHAnsi" w:hAnsiTheme="minorHAnsi" w:cstheme="minorHAnsi"/>
        </w:rPr>
        <w:t>has been</w:t>
      </w:r>
      <w:r w:rsidRPr="002F4E20">
        <w:rPr>
          <w:rFonts w:asciiTheme="minorHAnsi" w:hAnsiTheme="minorHAnsi" w:cstheme="minorHAnsi"/>
        </w:rPr>
        <w:t xml:space="preserve"> completed to designer for perform closed project process.</w:t>
      </w:r>
    </w:p>
    <w:p w14:paraId="7BEB9BBC" w14:textId="77777777" w:rsidR="002F4E20" w:rsidRDefault="00951E07" w:rsidP="004C3698">
      <w:pPr>
        <w:pStyle w:val="ListParagraph"/>
        <w:numPr>
          <w:ilvl w:val="0"/>
          <w:numId w:val="24"/>
        </w:numPr>
        <w:spacing w:before="120" w:after="60" w:line="276" w:lineRule="auto"/>
        <w:ind w:left="1620" w:hanging="900"/>
        <w:contextualSpacing/>
        <w:jc w:val="thaiDistribute"/>
        <w:rPr>
          <w:rFonts w:asciiTheme="minorHAnsi" w:hAnsiTheme="minorHAnsi" w:cstheme="minorHAnsi"/>
        </w:rPr>
      </w:pPr>
      <w:r w:rsidRPr="002F4E20">
        <w:rPr>
          <w:rFonts w:asciiTheme="minorHAnsi" w:hAnsiTheme="minorHAnsi" w:cstheme="minorHAnsi"/>
        </w:rPr>
        <w:t>If any documents have issue (incompatible with template, unapproved) admin dept. has authorized to reject</w:t>
      </w:r>
      <w:r w:rsidR="006A7981" w:rsidRPr="002F4E20">
        <w:rPr>
          <w:rFonts w:asciiTheme="minorHAnsi" w:hAnsiTheme="minorHAnsi" w:cstheme="minorHAnsi"/>
        </w:rPr>
        <w:t xml:space="preserve"> any</w:t>
      </w:r>
      <w:r w:rsidRPr="002F4E20">
        <w:rPr>
          <w:rFonts w:asciiTheme="minorHAnsi" w:hAnsiTheme="minorHAnsi" w:cstheme="minorHAnsi"/>
        </w:rPr>
        <w:t xml:space="preserve"> file </w:t>
      </w:r>
      <w:r w:rsidR="006A7981" w:rsidRPr="002F4E20">
        <w:rPr>
          <w:rFonts w:asciiTheme="minorHAnsi" w:hAnsiTheme="minorHAnsi" w:cstheme="minorHAnsi"/>
        </w:rPr>
        <w:t>that</w:t>
      </w:r>
      <w:r w:rsidRPr="002F4E20">
        <w:rPr>
          <w:rFonts w:asciiTheme="minorHAnsi" w:hAnsiTheme="minorHAnsi" w:cstheme="minorHAnsi"/>
        </w:rPr>
        <w:t xml:space="preserve"> having problem.</w:t>
      </w:r>
    </w:p>
    <w:p w14:paraId="19190D09" w14:textId="77777777" w:rsidR="002F4E20" w:rsidRDefault="00951E07" w:rsidP="004C3698">
      <w:pPr>
        <w:pStyle w:val="ListParagraph"/>
        <w:numPr>
          <w:ilvl w:val="0"/>
          <w:numId w:val="24"/>
        </w:numPr>
        <w:spacing w:before="120" w:after="60" w:line="276" w:lineRule="auto"/>
        <w:ind w:left="1620" w:hanging="900"/>
        <w:contextualSpacing/>
        <w:jc w:val="thaiDistribute"/>
        <w:rPr>
          <w:rFonts w:asciiTheme="minorHAnsi" w:hAnsiTheme="minorHAnsi" w:cstheme="minorHAnsi"/>
        </w:rPr>
      </w:pPr>
      <w:r w:rsidRPr="002F4E20">
        <w:rPr>
          <w:rFonts w:asciiTheme="minorHAnsi" w:hAnsiTheme="minorHAnsi" w:cstheme="minorHAnsi"/>
        </w:rPr>
        <w:t>If designer would like to revise any documents, shall inform to admin dept to reserv</w:t>
      </w:r>
      <w:r w:rsidR="001B60A5" w:rsidRPr="002F4E20">
        <w:rPr>
          <w:rFonts w:asciiTheme="minorHAnsi" w:hAnsiTheme="minorHAnsi" w:cstheme="minorHAnsi"/>
        </w:rPr>
        <w:t>e</w:t>
      </w:r>
      <w:r w:rsidRPr="002F4E20">
        <w:rPr>
          <w:rFonts w:asciiTheme="minorHAnsi" w:hAnsiTheme="minorHAnsi" w:cstheme="minorHAnsi"/>
        </w:rPr>
        <w:t xml:space="preserve"> document number</w:t>
      </w:r>
      <w:r w:rsidR="001B60A5" w:rsidRPr="002F4E20">
        <w:rPr>
          <w:rFonts w:asciiTheme="minorHAnsi" w:hAnsiTheme="minorHAnsi" w:cstheme="minorHAnsi"/>
        </w:rPr>
        <w:t>s</w:t>
      </w:r>
      <w:r w:rsidRPr="002F4E20">
        <w:rPr>
          <w:rFonts w:asciiTheme="minorHAnsi" w:hAnsiTheme="minorHAnsi" w:cstheme="minorHAnsi"/>
        </w:rPr>
        <w:t xml:space="preserve"> (if needed, optional)</w:t>
      </w:r>
    </w:p>
    <w:p w14:paraId="0B845001" w14:textId="1DC3DDF4" w:rsidR="00AD4D41" w:rsidRPr="005A115B" w:rsidRDefault="00AD4D41" w:rsidP="005A115B">
      <w:pPr>
        <w:pStyle w:val="Heading4"/>
        <w:numPr>
          <w:ilvl w:val="2"/>
          <w:numId w:val="17"/>
        </w:numPr>
        <w:tabs>
          <w:tab w:val="clear" w:pos="0"/>
          <w:tab w:val="clear" w:pos="1260"/>
          <w:tab w:val="clear" w:pos="1440"/>
          <w:tab w:val="clear" w:pos="2160"/>
          <w:tab w:val="clear" w:pos="2880"/>
          <w:tab w:val="clear" w:pos="3600"/>
          <w:tab w:val="clear" w:pos="4320"/>
          <w:tab w:val="clear" w:pos="5040"/>
          <w:tab w:val="clear" w:pos="5760"/>
          <w:tab w:val="clear" w:pos="6480"/>
        </w:tabs>
        <w:rPr>
          <w:rFonts w:asciiTheme="minorHAnsi" w:hAnsiTheme="minorHAnsi" w:cstheme="minorHAnsi"/>
        </w:rPr>
      </w:pPr>
      <w:bookmarkStart w:id="45" w:name="_Toc70421257"/>
      <w:r w:rsidRPr="005A115B">
        <w:rPr>
          <w:rFonts w:asciiTheme="minorHAnsi" w:hAnsiTheme="minorHAnsi" w:cstheme="minorHAnsi"/>
        </w:rPr>
        <w:t>Microsoft Communities (</w:t>
      </w:r>
      <w:hyperlink r:id="rId57" w:history="1">
        <w:r w:rsidRPr="005A115B">
          <w:rPr>
            <w:rStyle w:val="Hyperlink"/>
            <w:rFonts w:asciiTheme="minorHAnsi" w:hAnsiTheme="minorHAnsi" w:cstheme="minorHAnsi"/>
            <w:color w:val="0070C0"/>
          </w:rPr>
          <w:t>Yammer</w:t>
        </w:r>
      </w:hyperlink>
      <w:r w:rsidRPr="005A115B">
        <w:rPr>
          <w:rFonts w:asciiTheme="minorHAnsi" w:hAnsiTheme="minorHAnsi" w:cstheme="minorHAnsi"/>
        </w:rPr>
        <w:t>)</w:t>
      </w:r>
      <w:bookmarkEnd w:id="45"/>
    </w:p>
    <w:p w14:paraId="6DFDDCA6" w14:textId="696E7D79" w:rsidR="00AD4D41" w:rsidRPr="00AD4D41" w:rsidRDefault="00AD4D41" w:rsidP="005A115B">
      <w:pPr>
        <w:spacing w:after="120"/>
        <w:ind w:left="720"/>
        <w:jc w:val="thaiDistribute"/>
        <w:rPr>
          <w:rFonts w:asciiTheme="minorHAnsi" w:hAnsiTheme="minorHAnsi" w:cstheme="minorHAnsi"/>
          <w:color w:val="auto"/>
        </w:rPr>
      </w:pPr>
      <w:r w:rsidRPr="00AD4D41">
        <w:rPr>
          <w:rFonts w:asciiTheme="minorHAnsi" w:hAnsiTheme="minorHAnsi" w:cstheme="minorHAnsi"/>
        </w:rPr>
        <w:t>Platform to shar</w:t>
      </w:r>
      <w:r w:rsidR="006C6AD5">
        <w:rPr>
          <w:rFonts w:asciiTheme="minorHAnsi" w:hAnsiTheme="minorHAnsi" w:cstheme="minorHAnsi"/>
        </w:rPr>
        <w:t xml:space="preserve">e </w:t>
      </w:r>
      <w:r w:rsidRPr="00AD4D41">
        <w:rPr>
          <w:rFonts w:asciiTheme="minorHAnsi" w:hAnsiTheme="minorHAnsi" w:cstheme="minorHAnsi"/>
        </w:rPr>
        <w:t>information, technical discussion for concerning project and interested components (</w:t>
      </w:r>
      <w:hyperlink r:id="rId58" w:history="1">
        <w:r w:rsidRPr="00AD4D41">
          <w:rPr>
            <w:rStyle w:val="Hyperlink"/>
            <w:rFonts w:asciiTheme="minorHAnsi" w:hAnsiTheme="minorHAnsi" w:cstheme="minorHAnsi"/>
          </w:rPr>
          <w:t>Electronics Digests</w:t>
        </w:r>
      </w:hyperlink>
      <w:r w:rsidRPr="00AD4D41">
        <w:rPr>
          <w:rFonts w:asciiTheme="minorHAnsi" w:hAnsiTheme="minorHAnsi" w:cstheme="minorHAnsi"/>
        </w:rPr>
        <w:t>) Authorized person (HOD, project manager) only can be creating new community, but everyone can share comments or suggestion for project owner to reviews and update into project.</w:t>
      </w:r>
    </w:p>
    <w:p w14:paraId="3F06C58A" w14:textId="30E2EAC4" w:rsidR="00AD4D41" w:rsidRDefault="00AD4D41" w:rsidP="006C6AD5">
      <w:pPr>
        <w:jc w:val="center"/>
      </w:pPr>
      <w:r>
        <w:rPr>
          <w:noProof/>
        </w:rPr>
        <w:drawing>
          <wp:inline distT="0" distB="0" distL="0" distR="0" wp14:anchorId="34646BB2" wp14:editId="7C8AC422">
            <wp:extent cx="5938222" cy="1441450"/>
            <wp:effectExtent l="0" t="0" r="5715"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14426" b="38246"/>
                    <a:stretch/>
                  </pic:blipFill>
                  <pic:spPr bwMode="auto">
                    <a:xfrm>
                      <a:off x="0" y="0"/>
                      <a:ext cx="5943600" cy="1442755"/>
                    </a:xfrm>
                    <a:prstGeom prst="rect">
                      <a:avLst/>
                    </a:prstGeom>
                    <a:noFill/>
                    <a:ln>
                      <a:noFill/>
                    </a:ln>
                    <a:extLst>
                      <a:ext uri="{53640926-AAD7-44D8-BBD7-CCE9431645EC}">
                        <a14:shadowObscured xmlns:a14="http://schemas.microsoft.com/office/drawing/2010/main"/>
                      </a:ext>
                    </a:extLst>
                  </pic:spPr>
                </pic:pic>
              </a:graphicData>
            </a:graphic>
          </wp:inline>
        </w:drawing>
      </w:r>
    </w:p>
    <w:p w14:paraId="33D804B3" w14:textId="1733C4A6" w:rsidR="00951558" w:rsidRPr="005A115B" w:rsidRDefault="00951558" w:rsidP="004D2BDC">
      <w:pPr>
        <w:pStyle w:val="Heading3"/>
        <w:numPr>
          <w:ilvl w:val="1"/>
          <w:numId w:val="17"/>
        </w:numPr>
        <w:spacing w:before="120" w:after="120"/>
        <w:ind w:left="720" w:hanging="720"/>
        <w:jc w:val="thaiDistribute"/>
        <w:rPr>
          <w:rFonts w:asciiTheme="minorHAnsi" w:hAnsiTheme="minorHAnsi"/>
          <w:b/>
          <w:bCs/>
          <w:sz w:val="24"/>
          <w:szCs w:val="24"/>
        </w:rPr>
      </w:pPr>
      <w:bookmarkStart w:id="46" w:name="_Toc70421258"/>
      <w:r w:rsidRPr="005A115B">
        <w:rPr>
          <w:rFonts w:asciiTheme="minorHAnsi" w:hAnsiTheme="minorHAnsi"/>
          <w:b/>
          <w:bCs/>
          <w:sz w:val="24"/>
          <w:szCs w:val="24"/>
        </w:rPr>
        <w:lastRenderedPageBreak/>
        <w:t>DESIGN TEMPLATE</w:t>
      </w:r>
      <w:bookmarkEnd w:id="46"/>
    </w:p>
    <w:p w14:paraId="51EE88FF" w14:textId="2FFFE969" w:rsidR="001963E9" w:rsidRPr="001963E9" w:rsidRDefault="004C3698" w:rsidP="001963E9">
      <w:pPr>
        <w:pStyle w:val="Heading4"/>
        <w:numPr>
          <w:ilvl w:val="2"/>
          <w:numId w:val="17"/>
        </w:numPr>
        <w:jc w:val="thaiDistribute"/>
        <w:rPr>
          <w:rFonts w:asciiTheme="minorHAnsi" w:hAnsiTheme="minorHAnsi" w:cstheme="minorHAnsi"/>
        </w:rPr>
      </w:pPr>
      <w:bookmarkStart w:id="47" w:name="_Toc70421259"/>
      <w:r>
        <w:rPr>
          <w:rFonts w:asciiTheme="minorHAnsi" w:hAnsiTheme="minorHAnsi" w:cstheme="minorHAnsi"/>
        </w:rPr>
        <w:t>Prefix</w:t>
      </w:r>
      <w:r w:rsidR="00951558" w:rsidRPr="00394FBC">
        <w:rPr>
          <w:rFonts w:asciiTheme="minorHAnsi" w:hAnsiTheme="minorHAnsi" w:cstheme="minorHAnsi"/>
        </w:rPr>
        <w:t xml:space="preserve"> – </w:t>
      </w:r>
      <w:bookmarkEnd w:id="47"/>
      <w:r>
        <w:rPr>
          <w:rFonts w:asciiTheme="minorHAnsi" w:hAnsiTheme="minorHAnsi" w:cstheme="minorHAnsi"/>
        </w:rPr>
        <w:t>Suffix</w:t>
      </w:r>
    </w:p>
    <w:tbl>
      <w:tblPr>
        <w:tblStyle w:val="TableGrid"/>
        <w:tblW w:w="945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
        <w:gridCol w:w="864"/>
        <w:gridCol w:w="3095"/>
        <w:gridCol w:w="716"/>
        <w:gridCol w:w="864"/>
        <w:gridCol w:w="3202"/>
      </w:tblGrid>
      <w:tr w:rsidR="008C651A" w14:paraId="6D21614C" w14:textId="77777777" w:rsidTr="001963E9">
        <w:trPr>
          <w:trHeight w:val="432"/>
        </w:trPr>
        <w:tc>
          <w:tcPr>
            <w:tcW w:w="4673" w:type="dxa"/>
            <w:gridSpan w:val="3"/>
            <w:tcBorders>
              <w:bottom w:val="single" w:sz="12" w:space="0" w:color="auto"/>
            </w:tcBorders>
            <w:vAlign w:val="center"/>
          </w:tcPr>
          <w:p w14:paraId="37B470A8" w14:textId="77777777" w:rsidR="008C651A" w:rsidRPr="00394FBC" w:rsidRDefault="008C651A" w:rsidP="00394FBC">
            <w:pPr>
              <w:pStyle w:val="ListParagraph"/>
              <w:numPr>
                <w:ilvl w:val="3"/>
                <w:numId w:val="17"/>
              </w:numPr>
              <w:spacing w:after="120" w:line="440" w:lineRule="exact"/>
              <w:ind w:left="1605" w:hanging="957"/>
              <w:contextualSpacing/>
              <w:rPr>
                <w:rFonts w:asciiTheme="minorHAnsi" w:hAnsiTheme="minorHAnsi" w:cstheme="minorHAnsi"/>
                <w:b/>
                <w:bCs/>
                <w:color w:val="auto"/>
                <w:sz w:val="20"/>
                <w:szCs w:val="20"/>
              </w:rPr>
            </w:pPr>
            <w:r w:rsidRPr="00394FBC">
              <w:rPr>
                <w:rFonts w:asciiTheme="minorHAnsi" w:hAnsiTheme="minorHAnsi" w:cstheme="minorHAnsi"/>
                <w:u w:val="single"/>
              </w:rPr>
              <w:t>Power Supply</w:t>
            </w:r>
          </w:p>
        </w:tc>
        <w:tc>
          <w:tcPr>
            <w:tcW w:w="4782" w:type="dxa"/>
            <w:gridSpan w:val="3"/>
            <w:tcBorders>
              <w:bottom w:val="single" w:sz="12" w:space="0" w:color="auto"/>
            </w:tcBorders>
            <w:vAlign w:val="center"/>
          </w:tcPr>
          <w:p w14:paraId="4B8CA1A0" w14:textId="6E9DD2FF" w:rsidR="008C651A" w:rsidRPr="008C651A" w:rsidRDefault="008C651A" w:rsidP="008C651A">
            <w:pPr>
              <w:spacing w:after="120" w:line="440" w:lineRule="exact"/>
              <w:contextualSpacing/>
              <w:rPr>
                <w:rFonts w:asciiTheme="minorHAnsi" w:hAnsiTheme="minorHAnsi" w:cstheme="minorHAnsi"/>
                <w:color w:val="auto"/>
                <w:sz w:val="20"/>
                <w:szCs w:val="20"/>
              </w:rPr>
            </w:pPr>
          </w:p>
        </w:tc>
      </w:tr>
      <w:tr w:rsidR="008C651A" w14:paraId="3EDA9C71" w14:textId="77777777" w:rsidTr="001963E9">
        <w:tc>
          <w:tcPr>
            <w:tcW w:w="714" w:type="dxa"/>
            <w:tcBorders>
              <w:top w:val="single" w:sz="12" w:space="0" w:color="auto"/>
              <w:left w:val="single" w:sz="12" w:space="0" w:color="auto"/>
              <w:bottom w:val="double" w:sz="4" w:space="0" w:color="auto"/>
            </w:tcBorders>
            <w:vAlign w:val="center"/>
          </w:tcPr>
          <w:p w14:paraId="5706D844" w14:textId="4105707C" w:rsidR="008C651A" w:rsidRPr="005A115B" w:rsidRDefault="008C651A" w:rsidP="008C651A">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Item</w:t>
            </w:r>
          </w:p>
        </w:tc>
        <w:tc>
          <w:tcPr>
            <w:tcW w:w="864" w:type="dxa"/>
            <w:tcBorders>
              <w:top w:val="single" w:sz="12" w:space="0" w:color="auto"/>
              <w:bottom w:val="double" w:sz="4" w:space="0" w:color="auto"/>
            </w:tcBorders>
            <w:vAlign w:val="center"/>
          </w:tcPr>
          <w:p w14:paraId="3CA39A98" w14:textId="482816D7" w:rsidR="008C651A" w:rsidRPr="005A115B" w:rsidRDefault="008C651A" w:rsidP="008C651A">
            <w:pPr>
              <w:tabs>
                <w:tab w:val="left" w:pos="1800"/>
              </w:tabs>
              <w:spacing w:line="440" w:lineRule="exact"/>
              <w:contextualSpacing/>
              <w:jc w:val="center"/>
              <w:rPr>
                <w:rFonts w:asciiTheme="minorHAnsi" w:hAnsiTheme="minorHAnsi" w:cstheme="minorHAnsi"/>
                <w:b/>
                <w:bCs/>
                <w:color w:val="auto"/>
                <w:sz w:val="20"/>
                <w:szCs w:val="20"/>
              </w:rPr>
            </w:pPr>
            <w:r>
              <w:rPr>
                <w:rFonts w:asciiTheme="minorHAnsi" w:hAnsiTheme="minorHAnsi" w:cstheme="minorHAnsi"/>
                <w:b/>
                <w:bCs/>
                <w:color w:val="auto"/>
                <w:sz w:val="20"/>
                <w:szCs w:val="20"/>
              </w:rPr>
              <w:t>Code</w:t>
            </w:r>
          </w:p>
        </w:tc>
        <w:tc>
          <w:tcPr>
            <w:tcW w:w="3095" w:type="dxa"/>
            <w:tcBorders>
              <w:top w:val="single" w:sz="12" w:space="0" w:color="auto"/>
              <w:bottom w:val="double" w:sz="4" w:space="0" w:color="auto"/>
              <w:right w:val="single" w:sz="6" w:space="0" w:color="auto"/>
            </w:tcBorders>
            <w:vAlign w:val="center"/>
          </w:tcPr>
          <w:p w14:paraId="6B6E96A7" w14:textId="476863EB" w:rsidR="008C651A" w:rsidRPr="005A115B" w:rsidRDefault="008C651A" w:rsidP="008C651A">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Description</w:t>
            </w:r>
          </w:p>
        </w:tc>
        <w:tc>
          <w:tcPr>
            <w:tcW w:w="716" w:type="dxa"/>
            <w:tcBorders>
              <w:top w:val="single" w:sz="12" w:space="0" w:color="auto"/>
              <w:left w:val="single" w:sz="6" w:space="0" w:color="auto"/>
              <w:bottom w:val="double" w:sz="4" w:space="0" w:color="auto"/>
            </w:tcBorders>
            <w:vAlign w:val="center"/>
          </w:tcPr>
          <w:p w14:paraId="0C9671EB" w14:textId="7BE63AEF" w:rsidR="008C651A" w:rsidRPr="005A115B" w:rsidRDefault="008C651A" w:rsidP="008C651A">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Item</w:t>
            </w:r>
          </w:p>
        </w:tc>
        <w:tc>
          <w:tcPr>
            <w:tcW w:w="864" w:type="dxa"/>
            <w:tcBorders>
              <w:top w:val="single" w:sz="12" w:space="0" w:color="auto"/>
              <w:bottom w:val="double" w:sz="4" w:space="0" w:color="auto"/>
            </w:tcBorders>
            <w:vAlign w:val="center"/>
          </w:tcPr>
          <w:p w14:paraId="029CF18F" w14:textId="46D4258B" w:rsidR="008C651A" w:rsidRPr="005A115B" w:rsidRDefault="008C651A" w:rsidP="008C651A">
            <w:pPr>
              <w:spacing w:line="440" w:lineRule="exact"/>
              <w:ind w:right="78"/>
              <w:contextualSpacing/>
              <w:jc w:val="center"/>
              <w:rPr>
                <w:rFonts w:asciiTheme="minorHAnsi" w:hAnsiTheme="minorHAnsi" w:cstheme="minorHAnsi"/>
                <w:b/>
                <w:bCs/>
                <w:color w:val="auto"/>
                <w:sz w:val="20"/>
                <w:szCs w:val="20"/>
              </w:rPr>
            </w:pPr>
            <w:r>
              <w:rPr>
                <w:rFonts w:asciiTheme="minorHAnsi" w:hAnsiTheme="minorHAnsi" w:cstheme="minorHAnsi"/>
                <w:b/>
                <w:bCs/>
                <w:color w:val="auto"/>
                <w:sz w:val="20"/>
                <w:szCs w:val="20"/>
              </w:rPr>
              <w:t>Code</w:t>
            </w:r>
          </w:p>
        </w:tc>
        <w:tc>
          <w:tcPr>
            <w:tcW w:w="3202" w:type="dxa"/>
            <w:tcBorders>
              <w:top w:val="single" w:sz="12" w:space="0" w:color="auto"/>
              <w:bottom w:val="double" w:sz="4" w:space="0" w:color="auto"/>
              <w:right w:val="single" w:sz="12" w:space="0" w:color="auto"/>
            </w:tcBorders>
            <w:vAlign w:val="center"/>
          </w:tcPr>
          <w:p w14:paraId="59EB9C5E" w14:textId="677B669A" w:rsidR="008C651A" w:rsidRPr="005A115B" w:rsidRDefault="008C651A" w:rsidP="008C651A">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Description</w:t>
            </w:r>
          </w:p>
        </w:tc>
      </w:tr>
      <w:tr w:rsidR="008C651A" w14:paraId="76FC7744" w14:textId="77777777" w:rsidTr="001963E9">
        <w:tc>
          <w:tcPr>
            <w:tcW w:w="714" w:type="dxa"/>
            <w:tcBorders>
              <w:top w:val="double" w:sz="4" w:space="0" w:color="auto"/>
              <w:left w:val="single" w:sz="12" w:space="0" w:color="auto"/>
            </w:tcBorders>
          </w:tcPr>
          <w:p w14:paraId="63B060CF" w14:textId="1D35C724"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w:t>
            </w:r>
          </w:p>
        </w:tc>
        <w:tc>
          <w:tcPr>
            <w:tcW w:w="864" w:type="dxa"/>
            <w:tcBorders>
              <w:top w:val="double" w:sz="4" w:space="0" w:color="auto"/>
            </w:tcBorders>
          </w:tcPr>
          <w:p w14:paraId="007EC32A" w14:textId="600A7FD1"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VIN</w:t>
            </w:r>
          </w:p>
        </w:tc>
        <w:tc>
          <w:tcPr>
            <w:tcW w:w="3095" w:type="dxa"/>
            <w:tcBorders>
              <w:top w:val="double" w:sz="4" w:space="0" w:color="auto"/>
              <w:right w:val="single" w:sz="6" w:space="0" w:color="auto"/>
            </w:tcBorders>
          </w:tcPr>
          <w:p w14:paraId="1A11CD32" w14:textId="57C7AC04"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General Input Voltage</w:t>
            </w:r>
          </w:p>
        </w:tc>
        <w:tc>
          <w:tcPr>
            <w:tcW w:w="716" w:type="dxa"/>
            <w:tcBorders>
              <w:top w:val="double" w:sz="4" w:space="0" w:color="auto"/>
              <w:left w:val="single" w:sz="6" w:space="0" w:color="auto"/>
            </w:tcBorders>
          </w:tcPr>
          <w:p w14:paraId="37F9ADB7" w14:textId="6FB6A6BC"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16</w:t>
            </w:r>
          </w:p>
        </w:tc>
        <w:tc>
          <w:tcPr>
            <w:tcW w:w="864" w:type="dxa"/>
            <w:tcBorders>
              <w:top w:val="double" w:sz="4" w:space="0" w:color="auto"/>
            </w:tcBorders>
          </w:tcPr>
          <w:p w14:paraId="008A0D74" w14:textId="28530B56"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VFB</w:t>
            </w:r>
          </w:p>
        </w:tc>
        <w:tc>
          <w:tcPr>
            <w:tcW w:w="3202" w:type="dxa"/>
            <w:tcBorders>
              <w:top w:val="double" w:sz="4" w:space="0" w:color="auto"/>
              <w:right w:val="single" w:sz="12" w:space="0" w:color="auto"/>
            </w:tcBorders>
          </w:tcPr>
          <w:p w14:paraId="4B32CD58" w14:textId="73E5AA53"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Voltage Feedback</w:t>
            </w:r>
          </w:p>
        </w:tc>
      </w:tr>
      <w:tr w:rsidR="008C651A" w14:paraId="47E99D82" w14:textId="77777777" w:rsidTr="001963E9">
        <w:tc>
          <w:tcPr>
            <w:tcW w:w="714" w:type="dxa"/>
            <w:tcBorders>
              <w:left w:val="single" w:sz="12" w:space="0" w:color="auto"/>
            </w:tcBorders>
          </w:tcPr>
          <w:p w14:paraId="4E787040" w14:textId="19A2BC34" w:rsidR="008C651A" w:rsidRPr="005A115B" w:rsidRDefault="008C651A" w:rsidP="008C651A">
            <w:pPr>
              <w:tabs>
                <w:tab w:val="left" w:pos="1800"/>
              </w:tabs>
              <w:spacing w:line="440" w:lineRule="exact"/>
              <w:ind w:left="144"/>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1.1</w:t>
            </w:r>
          </w:p>
        </w:tc>
        <w:tc>
          <w:tcPr>
            <w:tcW w:w="864" w:type="dxa"/>
          </w:tcPr>
          <w:p w14:paraId="7D772D86" w14:textId="41E5DD14"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VI?</w:t>
            </w:r>
          </w:p>
        </w:tc>
        <w:tc>
          <w:tcPr>
            <w:tcW w:w="3095" w:type="dxa"/>
            <w:tcBorders>
              <w:right w:val="single" w:sz="6" w:space="0" w:color="auto"/>
            </w:tcBorders>
          </w:tcPr>
          <w:p w14:paraId="601A6B8F" w14:textId="0F3321BE"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Voltage Input Level n</w:t>
            </w:r>
          </w:p>
        </w:tc>
        <w:tc>
          <w:tcPr>
            <w:tcW w:w="716" w:type="dxa"/>
            <w:tcBorders>
              <w:left w:val="single" w:sz="6" w:space="0" w:color="auto"/>
            </w:tcBorders>
          </w:tcPr>
          <w:p w14:paraId="709D2CC8" w14:textId="7B407886"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17</w:t>
            </w:r>
          </w:p>
        </w:tc>
        <w:tc>
          <w:tcPr>
            <w:tcW w:w="864" w:type="dxa"/>
          </w:tcPr>
          <w:p w14:paraId="58CBDAB5" w14:textId="61903EB2"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VBS</w:t>
            </w:r>
          </w:p>
        </w:tc>
        <w:tc>
          <w:tcPr>
            <w:tcW w:w="3202" w:type="dxa"/>
            <w:tcBorders>
              <w:right w:val="single" w:sz="12" w:space="0" w:color="auto"/>
            </w:tcBorders>
          </w:tcPr>
          <w:p w14:paraId="1F923AE1" w14:textId="759F3C3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USB Volage Supply</w:t>
            </w:r>
          </w:p>
        </w:tc>
      </w:tr>
      <w:tr w:rsidR="008C651A" w14:paraId="742C618E" w14:textId="77777777" w:rsidTr="001963E9">
        <w:tc>
          <w:tcPr>
            <w:tcW w:w="714" w:type="dxa"/>
            <w:tcBorders>
              <w:left w:val="single" w:sz="12" w:space="0" w:color="auto"/>
            </w:tcBorders>
          </w:tcPr>
          <w:p w14:paraId="684C60E9" w14:textId="7F5D564A"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2</w:t>
            </w:r>
          </w:p>
        </w:tc>
        <w:tc>
          <w:tcPr>
            <w:tcW w:w="864" w:type="dxa"/>
          </w:tcPr>
          <w:p w14:paraId="552EBEEF" w14:textId="63BC0F13"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VOUT</w:t>
            </w:r>
          </w:p>
        </w:tc>
        <w:tc>
          <w:tcPr>
            <w:tcW w:w="3095" w:type="dxa"/>
            <w:tcBorders>
              <w:right w:val="single" w:sz="6" w:space="0" w:color="auto"/>
            </w:tcBorders>
          </w:tcPr>
          <w:p w14:paraId="7D5FAD10" w14:textId="17ACA77A"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General Output Voltage</w:t>
            </w:r>
          </w:p>
        </w:tc>
        <w:tc>
          <w:tcPr>
            <w:tcW w:w="716" w:type="dxa"/>
            <w:tcBorders>
              <w:left w:val="single" w:sz="6" w:space="0" w:color="auto"/>
            </w:tcBorders>
          </w:tcPr>
          <w:p w14:paraId="5A7F41A3" w14:textId="45304E1F"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18</w:t>
            </w:r>
          </w:p>
        </w:tc>
        <w:tc>
          <w:tcPr>
            <w:tcW w:w="864" w:type="dxa"/>
          </w:tcPr>
          <w:p w14:paraId="5F05E9BF" w14:textId="2BEE5A7E"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VTL</w:t>
            </w:r>
          </w:p>
        </w:tc>
        <w:tc>
          <w:tcPr>
            <w:tcW w:w="3202" w:type="dxa"/>
            <w:tcBorders>
              <w:right w:val="single" w:sz="12" w:space="0" w:color="auto"/>
            </w:tcBorders>
          </w:tcPr>
          <w:p w14:paraId="00E534EF" w14:textId="13BD3ACA"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Low Voltage Translation</w:t>
            </w:r>
          </w:p>
        </w:tc>
      </w:tr>
      <w:tr w:rsidR="008C651A" w14:paraId="3E309AB0" w14:textId="77777777" w:rsidTr="001963E9">
        <w:tc>
          <w:tcPr>
            <w:tcW w:w="714" w:type="dxa"/>
            <w:tcBorders>
              <w:left w:val="single" w:sz="12" w:space="0" w:color="auto"/>
            </w:tcBorders>
          </w:tcPr>
          <w:p w14:paraId="5498676F" w14:textId="2213FD2C" w:rsidR="008C651A" w:rsidRPr="005A115B" w:rsidRDefault="008C651A" w:rsidP="008C651A">
            <w:pPr>
              <w:tabs>
                <w:tab w:val="center" w:pos="262"/>
                <w:tab w:val="left" w:pos="1800"/>
              </w:tabs>
              <w:spacing w:line="440" w:lineRule="exact"/>
              <w:ind w:left="144"/>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2.1</w:t>
            </w:r>
          </w:p>
        </w:tc>
        <w:tc>
          <w:tcPr>
            <w:tcW w:w="864" w:type="dxa"/>
          </w:tcPr>
          <w:p w14:paraId="75C4E284" w14:textId="47376095"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VO?</w:t>
            </w:r>
          </w:p>
        </w:tc>
        <w:tc>
          <w:tcPr>
            <w:tcW w:w="3095" w:type="dxa"/>
            <w:tcBorders>
              <w:right w:val="single" w:sz="6" w:space="0" w:color="auto"/>
            </w:tcBorders>
          </w:tcPr>
          <w:p w14:paraId="1D32CFF3" w14:textId="24AFF2A3"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Voltage Output Level n</w:t>
            </w:r>
          </w:p>
        </w:tc>
        <w:tc>
          <w:tcPr>
            <w:tcW w:w="716" w:type="dxa"/>
            <w:tcBorders>
              <w:left w:val="single" w:sz="6" w:space="0" w:color="auto"/>
            </w:tcBorders>
          </w:tcPr>
          <w:p w14:paraId="416069A1" w14:textId="38D18C38"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19</w:t>
            </w:r>
          </w:p>
        </w:tc>
        <w:tc>
          <w:tcPr>
            <w:tcW w:w="864" w:type="dxa"/>
          </w:tcPr>
          <w:p w14:paraId="2AC122DA" w14:textId="7F587406"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VTH</w:t>
            </w:r>
          </w:p>
        </w:tc>
        <w:tc>
          <w:tcPr>
            <w:tcW w:w="3202" w:type="dxa"/>
            <w:tcBorders>
              <w:right w:val="single" w:sz="12" w:space="0" w:color="auto"/>
            </w:tcBorders>
          </w:tcPr>
          <w:p w14:paraId="4E62C51C" w14:textId="1E20ED7A"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High Voltage Translation</w:t>
            </w:r>
          </w:p>
        </w:tc>
      </w:tr>
      <w:tr w:rsidR="008C651A" w14:paraId="711ECFCD" w14:textId="77777777" w:rsidTr="001963E9">
        <w:tc>
          <w:tcPr>
            <w:tcW w:w="714" w:type="dxa"/>
            <w:tcBorders>
              <w:left w:val="single" w:sz="12" w:space="0" w:color="auto"/>
            </w:tcBorders>
          </w:tcPr>
          <w:p w14:paraId="279615C3" w14:textId="756BA31D"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3</w:t>
            </w:r>
          </w:p>
        </w:tc>
        <w:tc>
          <w:tcPr>
            <w:tcW w:w="864" w:type="dxa"/>
          </w:tcPr>
          <w:p w14:paraId="43CDA4B1" w14:textId="5706DC6A"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VCC</w:t>
            </w:r>
          </w:p>
        </w:tc>
        <w:tc>
          <w:tcPr>
            <w:tcW w:w="3095" w:type="dxa"/>
            <w:tcBorders>
              <w:right w:val="single" w:sz="6" w:space="0" w:color="auto"/>
            </w:tcBorders>
          </w:tcPr>
          <w:p w14:paraId="433405C0" w14:textId="13E092AD"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+5V Supply Regulated.</w:t>
            </w:r>
          </w:p>
        </w:tc>
        <w:tc>
          <w:tcPr>
            <w:tcW w:w="716" w:type="dxa"/>
            <w:tcBorders>
              <w:left w:val="single" w:sz="6" w:space="0" w:color="auto"/>
            </w:tcBorders>
          </w:tcPr>
          <w:p w14:paraId="3DCD5C5C" w14:textId="5E7D87C3"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20</w:t>
            </w:r>
          </w:p>
        </w:tc>
        <w:tc>
          <w:tcPr>
            <w:tcW w:w="864" w:type="dxa"/>
          </w:tcPr>
          <w:p w14:paraId="0A5D0573" w14:textId="36F9E9AF"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roofErr w:type="spellStart"/>
            <w:r w:rsidRPr="005A115B">
              <w:rPr>
                <w:rFonts w:asciiTheme="minorHAnsi" w:hAnsiTheme="minorHAnsi" w:cstheme="minorHAnsi"/>
                <w:sz w:val="20"/>
                <w:szCs w:val="20"/>
              </w:rPr>
              <w:t>nVn</w:t>
            </w:r>
            <w:proofErr w:type="spellEnd"/>
          </w:p>
        </w:tc>
        <w:tc>
          <w:tcPr>
            <w:tcW w:w="3202" w:type="dxa"/>
            <w:tcBorders>
              <w:right w:val="single" w:sz="12" w:space="0" w:color="auto"/>
            </w:tcBorders>
          </w:tcPr>
          <w:p w14:paraId="2DA6BFF4" w14:textId="1E8D92BD"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Represent n for Voltage Level.</w:t>
            </w:r>
          </w:p>
        </w:tc>
      </w:tr>
      <w:tr w:rsidR="008C651A" w14:paraId="545264E0" w14:textId="77777777" w:rsidTr="001963E9">
        <w:tc>
          <w:tcPr>
            <w:tcW w:w="714" w:type="dxa"/>
            <w:tcBorders>
              <w:left w:val="single" w:sz="12" w:space="0" w:color="auto"/>
            </w:tcBorders>
          </w:tcPr>
          <w:p w14:paraId="72AC3104" w14:textId="4DF39AFB" w:rsidR="008C651A" w:rsidRPr="005A115B" w:rsidRDefault="008C651A" w:rsidP="008C651A">
            <w:pPr>
              <w:tabs>
                <w:tab w:val="center" w:pos="262"/>
                <w:tab w:val="left" w:pos="1800"/>
              </w:tabs>
              <w:spacing w:line="440" w:lineRule="exact"/>
              <w:ind w:left="144"/>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3.1</w:t>
            </w:r>
          </w:p>
        </w:tc>
        <w:tc>
          <w:tcPr>
            <w:tcW w:w="864" w:type="dxa"/>
          </w:tcPr>
          <w:p w14:paraId="52E15AAB" w14:textId="24FDFEC7"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VC?</w:t>
            </w:r>
          </w:p>
        </w:tc>
        <w:tc>
          <w:tcPr>
            <w:tcW w:w="3095" w:type="dxa"/>
            <w:tcBorders>
              <w:right w:val="single" w:sz="6" w:space="0" w:color="auto"/>
            </w:tcBorders>
          </w:tcPr>
          <w:p w14:paraId="2A602179" w14:textId="156E2195"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+5V Regulated Level n</w:t>
            </w:r>
          </w:p>
        </w:tc>
        <w:tc>
          <w:tcPr>
            <w:tcW w:w="716" w:type="dxa"/>
            <w:tcBorders>
              <w:left w:val="single" w:sz="6" w:space="0" w:color="auto"/>
            </w:tcBorders>
          </w:tcPr>
          <w:p w14:paraId="44F0E025" w14:textId="4F696178"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21</w:t>
            </w:r>
          </w:p>
        </w:tc>
        <w:tc>
          <w:tcPr>
            <w:tcW w:w="864" w:type="dxa"/>
          </w:tcPr>
          <w:p w14:paraId="67D3C654" w14:textId="2547A25B"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GND</w:t>
            </w:r>
          </w:p>
        </w:tc>
        <w:tc>
          <w:tcPr>
            <w:tcW w:w="3202" w:type="dxa"/>
            <w:tcBorders>
              <w:right w:val="single" w:sz="12" w:space="0" w:color="auto"/>
            </w:tcBorders>
          </w:tcPr>
          <w:p w14:paraId="426C6B05" w14:textId="666C9144"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General Grounding</w:t>
            </w:r>
          </w:p>
        </w:tc>
      </w:tr>
      <w:tr w:rsidR="008C651A" w14:paraId="56EE2D2F" w14:textId="77777777" w:rsidTr="001963E9">
        <w:tc>
          <w:tcPr>
            <w:tcW w:w="714" w:type="dxa"/>
            <w:tcBorders>
              <w:left w:val="single" w:sz="12" w:space="0" w:color="auto"/>
            </w:tcBorders>
          </w:tcPr>
          <w:p w14:paraId="50DD2B1B" w14:textId="158D735E"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4</w:t>
            </w:r>
          </w:p>
        </w:tc>
        <w:tc>
          <w:tcPr>
            <w:tcW w:w="864" w:type="dxa"/>
          </w:tcPr>
          <w:p w14:paraId="4FCB9043" w14:textId="171F8B19"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VEE</w:t>
            </w:r>
          </w:p>
        </w:tc>
        <w:tc>
          <w:tcPr>
            <w:tcW w:w="3095" w:type="dxa"/>
            <w:tcBorders>
              <w:right w:val="single" w:sz="6" w:space="0" w:color="auto"/>
            </w:tcBorders>
          </w:tcPr>
          <w:p w14:paraId="4F6A31EE" w14:textId="4F76934B"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-5V Negative Supply</w:t>
            </w:r>
          </w:p>
        </w:tc>
        <w:tc>
          <w:tcPr>
            <w:tcW w:w="716" w:type="dxa"/>
            <w:tcBorders>
              <w:left w:val="single" w:sz="6" w:space="0" w:color="auto"/>
            </w:tcBorders>
          </w:tcPr>
          <w:p w14:paraId="380A5E43" w14:textId="0C6BD378"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22</w:t>
            </w:r>
          </w:p>
        </w:tc>
        <w:tc>
          <w:tcPr>
            <w:tcW w:w="864" w:type="dxa"/>
          </w:tcPr>
          <w:p w14:paraId="00CF1246" w14:textId="6546D96C"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AGND</w:t>
            </w:r>
          </w:p>
        </w:tc>
        <w:tc>
          <w:tcPr>
            <w:tcW w:w="3202" w:type="dxa"/>
            <w:tcBorders>
              <w:right w:val="single" w:sz="12" w:space="0" w:color="auto"/>
            </w:tcBorders>
          </w:tcPr>
          <w:p w14:paraId="22FCCA6B" w14:textId="55B62E1F"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Analog Grounding</w:t>
            </w:r>
          </w:p>
        </w:tc>
      </w:tr>
      <w:tr w:rsidR="008C651A" w14:paraId="71658820" w14:textId="77777777" w:rsidTr="001963E9">
        <w:tc>
          <w:tcPr>
            <w:tcW w:w="714" w:type="dxa"/>
            <w:tcBorders>
              <w:left w:val="single" w:sz="12" w:space="0" w:color="auto"/>
            </w:tcBorders>
          </w:tcPr>
          <w:p w14:paraId="1B33F6BD" w14:textId="5B1234C6" w:rsidR="008C651A" w:rsidRPr="005A115B" w:rsidRDefault="008C651A" w:rsidP="008C651A">
            <w:pPr>
              <w:tabs>
                <w:tab w:val="center" w:pos="262"/>
                <w:tab w:val="left" w:pos="1800"/>
              </w:tabs>
              <w:spacing w:line="440" w:lineRule="exact"/>
              <w:ind w:left="144"/>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4.1</w:t>
            </w:r>
          </w:p>
        </w:tc>
        <w:tc>
          <w:tcPr>
            <w:tcW w:w="864" w:type="dxa"/>
          </w:tcPr>
          <w:p w14:paraId="338D7DFD" w14:textId="5867047F"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VE?</w:t>
            </w:r>
          </w:p>
        </w:tc>
        <w:tc>
          <w:tcPr>
            <w:tcW w:w="3095" w:type="dxa"/>
            <w:tcBorders>
              <w:right w:val="single" w:sz="6" w:space="0" w:color="auto"/>
            </w:tcBorders>
          </w:tcPr>
          <w:p w14:paraId="562717C5" w14:textId="61500CF5"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-5V Negative level n</w:t>
            </w:r>
          </w:p>
        </w:tc>
        <w:tc>
          <w:tcPr>
            <w:tcW w:w="716" w:type="dxa"/>
            <w:tcBorders>
              <w:left w:val="single" w:sz="6" w:space="0" w:color="auto"/>
            </w:tcBorders>
          </w:tcPr>
          <w:p w14:paraId="34C7B7A2" w14:textId="4A964E1C"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23</w:t>
            </w:r>
          </w:p>
        </w:tc>
        <w:tc>
          <w:tcPr>
            <w:tcW w:w="864" w:type="dxa"/>
          </w:tcPr>
          <w:p w14:paraId="6CDC9E3C" w14:textId="1D2A27A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DGND</w:t>
            </w:r>
          </w:p>
        </w:tc>
        <w:tc>
          <w:tcPr>
            <w:tcW w:w="3202" w:type="dxa"/>
            <w:tcBorders>
              <w:right w:val="single" w:sz="12" w:space="0" w:color="auto"/>
            </w:tcBorders>
          </w:tcPr>
          <w:p w14:paraId="66AF6293" w14:textId="719AF31D"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Digital Grounding</w:t>
            </w:r>
          </w:p>
        </w:tc>
      </w:tr>
      <w:tr w:rsidR="008C651A" w14:paraId="45DC077D" w14:textId="77777777" w:rsidTr="001963E9">
        <w:tc>
          <w:tcPr>
            <w:tcW w:w="714" w:type="dxa"/>
            <w:tcBorders>
              <w:left w:val="single" w:sz="12" w:space="0" w:color="auto"/>
            </w:tcBorders>
          </w:tcPr>
          <w:p w14:paraId="64126664" w14:textId="647F6F63"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5</w:t>
            </w:r>
          </w:p>
        </w:tc>
        <w:tc>
          <w:tcPr>
            <w:tcW w:w="864" w:type="dxa"/>
          </w:tcPr>
          <w:p w14:paraId="30EEEAD6" w14:textId="159E3B31"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VCA</w:t>
            </w:r>
          </w:p>
        </w:tc>
        <w:tc>
          <w:tcPr>
            <w:tcW w:w="3095" w:type="dxa"/>
            <w:tcBorders>
              <w:right w:val="single" w:sz="6" w:space="0" w:color="auto"/>
            </w:tcBorders>
          </w:tcPr>
          <w:p w14:paraId="58B3EBC8" w14:textId="1BB7C0E2"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General Analog Filter</w:t>
            </w:r>
          </w:p>
        </w:tc>
        <w:tc>
          <w:tcPr>
            <w:tcW w:w="716" w:type="dxa"/>
            <w:tcBorders>
              <w:left w:val="single" w:sz="6" w:space="0" w:color="auto"/>
            </w:tcBorders>
          </w:tcPr>
          <w:p w14:paraId="096941E9" w14:textId="30E2274C"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24</w:t>
            </w:r>
          </w:p>
        </w:tc>
        <w:tc>
          <w:tcPr>
            <w:tcW w:w="864" w:type="dxa"/>
          </w:tcPr>
          <w:p w14:paraId="26122A7D" w14:textId="5CD997FA"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PGND</w:t>
            </w:r>
          </w:p>
        </w:tc>
        <w:tc>
          <w:tcPr>
            <w:tcW w:w="3202" w:type="dxa"/>
            <w:tcBorders>
              <w:right w:val="single" w:sz="12" w:space="0" w:color="auto"/>
            </w:tcBorders>
          </w:tcPr>
          <w:p w14:paraId="21F4C2A5" w14:textId="6F7C839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sz w:val="20"/>
                <w:szCs w:val="20"/>
              </w:rPr>
              <w:t>Power Grounding</w:t>
            </w:r>
          </w:p>
        </w:tc>
      </w:tr>
      <w:tr w:rsidR="008C651A" w14:paraId="23AE8209" w14:textId="77777777" w:rsidTr="001963E9">
        <w:tc>
          <w:tcPr>
            <w:tcW w:w="714" w:type="dxa"/>
            <w:tcBorders>
              <w:left w:val="single" w:sz="12" w:space="0" w:color="auto"/>
            </w:tcBorders>
          </w:tcPr>
          <w:p w14:paraId="48194945" w14:textId="3806B3A8" w:rsidR="008C651A" w:rsidRPr="005A115B" w:rsidRDefault="008C651A" w:rsidP="008C651A">
            <w:pPr>
              <w:tabs>
                <w:tab w:val="center" w:pos="262"/>
                <w:tab w:val="left" w:pos="1800"/>
              </w:tabs>
              <w:spacing w:line="440" w:lineRule="exact"/>
              <w:ind w:left="144"/>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5.1</w:t>
            </w:r>
          </w:p>
        </w:tc>
        <w:tc>
          <w:tcPr>
            <w:tcW w:w="864" w:type="dxa"/>
          </w:tcPr>
          <w:p w14:paraId="0D1CC831" w14:textId="520CBFA0"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w:t>
            </w:r>
            <w:r w:rsidRPr="005A115B">
              <w:rPr>
                <w:rFonts w:asciiTheme="minorHAnsi" w:hAnsiTheme="minorHAnsi" w:cstheme="minorHAnsi"/>
                <w:sz w:val="20"/>
                <w:szCs w:val="20"/>
                <w:u w:val="single"/>
              </w:rPr>
              <w:t>X</w:t>
            </w:r>
            <w:r w:rsidRPr="005A115B">
              <w:rPr>
                <w:rFonts w:asciiTheme="minorHAnsi" w:hAnsiTheme="minorHAnsi" w:cstheme="minorHAnsi"/>
                <w:sz w:val="20"/>
                <w:szCs w:val="20"/>
              </w:rPr>
              <w:t>A</w:t>
            </w:r>
          </w:p>
        </w:tc>
        <w:tc>
          <w:tcPr>
            <w:tcW w:w="3095" w:type="dxa"/>
            <w:tcBorders>
              <w:right w:val="single" w:sz="6" w:space="0" w:color="auto"/>
            </w:tcBorders>
          </w:tcPr>
          <w:p w14:paraId="2438B766" w14:textId="116A5334"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Voltage Analog Filtered X</w:t>
            </w:r>
          </w:p>
        </w:tc>
        <w:tc>
          <w:tcPr>
            <w:tcW w:w="716" w:type="dxa"/>
            <w:tcBorders>
              <w:left w:val="single" w:sz="6" w:space="0" w:color="auto"/>
            </w:tcBorders>
          </w:tcPr>
          <w:p w14:paraId="2EE0955A"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78CE7A9A" w14:textId="5FC48953" w:rsidR="008C651A" w:rsidRPr="005A115B" w:rsidRDefault="008C651A" w:rsidP="008C651A">
            <w:pPr>
              <w:tabs>
                <w:tab w:val="left" w:pos="1800"/>
              </w:tabs>
              <w:spacing w:line="440" w:lineRule="exact"/>
              <w:contextualSpacing/>
              <w:jc w:val="both"/>
              <w:rPr>
                <w:rFonts w:asciiTheme="minorHAnsi" w:hAnsiTheme="minorHAnsi" w:cstheme="minorHAnsi"/>
                <w:sz w:val="20"/>
                <w:szCs w:val="20"/>
              </w:rPr>
            </w:pPr>
          </w:p>
        </w:tc>
        <w:tc>
          <w:tcPr>
            <w:tcW w:w="3202" w:type="dxa"/>
            <w:tcBorders>
              <w:right w:val="single" w:sz="12" w:space="0" w:color="auto"/>
            </w:tcBorders>
          </w:tcPr>
          <w:p w14:paraId="24426F24"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5F65C836" w14:textId="77777777" w:rsidTr="001963E9">
        <w:tc>
          <w:tcPr>
            <w:tcW w:w="714" w:type="dxa"/>
            <w:tcBorders>
              <w:left w:val="single" w:sz="12" w:space="0" w:color="auto"/>
            </w:tcBorders>
          </w:tcPr>
          <w:p w14:paraId="1C6F4E82" w14:textId="74270434"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6</w:t>
            </w:r>
          </w:p>
        </w:tc>
        <w:tc>
          <w:tcPr>
            <w:tcW w:w="864" w:type="dxa"/>
          </w:tcPr>
          <w:p w14:paraId="752386B9" w14:textId="523E2C8D"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VDD</w:t>
            </w:r>
          </w:p>
        </w:tc>
        <w:tc>
          <w:tcPr>
            <w:tcW w:w="3095" w:type="dxa"/>
            <w:tcBorders>
              <w:right w:val="single" w:sz="6" w:space="0" w:color="auto"/>
            </w:tcBorders>
          </w:tcPr>
          <w:p w14:paraId="6EF45B91" w14:textId="7D9B4884"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3.3V Supply Regulated.</w:t>
            </w:r>
          </w:p>
        </w:tc>
        <w:tc>
          <w:tcPr>
            <w:tcW w:w="716" w:type="dxa"/>
            <w:tcBorders>
              <w:left w:val="single" w:sz="6" w:space="0" w:color="auto"/>
            </w:tcBorders>
          </w:tcPr>
          <w:p w14:paraId="2F69CD53"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08F6C88A"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7E78125F"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7B31BC4D" w14:textId="77777777" w:rsidTr="001963E9">
        <w:tc>
          <w:tcPr>
            <w:tcW w:w="714" w:type="dxa"/>
            <w:tcBorders>
              <w:left w:val="single" w:sz="12" w:space="0" w:color="auto"/>
            </w:tcBorders>
          </w:tcPr>
          <w:p w14:paraId="186A3609" w14:textId="57222EAB" w:rsidR="008C651A" w:rsidRPr="005A115B" w:rsidRDefault="008C651A" w:rsidP="008C651A">
            <w:pPr>
              <w:tabs>
                <w:tab w:val="center" w:pos="262"/>
                <w:tab w:val="left" w:pos="1800"/>
              </w:tabs>
              <w:spacing w:line="440" w:lineRule="exact"/>
              <w:ind w:left="144"/>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6.1</w:t>
            </w:r>
          </w:p>
        </w:tc>
        <w:tc>
          <w:tcPr>
            <w:tcW w:w="864" w:type="dxa"/>
          </w:tcPr>
          <w:p w14:paraId="3DA7C665" w14:textId="5DA5D42D"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VD?</w:t>
            </w:r>
          </w:p>
        </w:tc>
        <w:tc>
          <w:tcPr>
            <w:tcW w:w="3095" w:type="dxa"/>
            <w:tcBorders>
              <w:right w:val="single" w:sz="6" w:space="0" w:color="auto"/>
            </w:tcBorders>
          </w:tcPr>
          <w:p w14:paraId="6872E356" w14:textId="027CBEBA"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3.3V Regulated Level n</w:t>
            </w:r>
          </w:p>
        </w:tc>
        <w:tc>
          <w:tcPr>
            <w:tcW w:w="716" w:type="dxa"/>
            <w:tcBorders>
              <w:left w:val="single" w:sz="6" w:space="0" w:color="auto"/>
            </w:tcBorders>
          </w:tcPr>
          <w:p w14:paraId="1A88417F"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78456426"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191FFCCB"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4D2936A8" w14:textId="77777777" w:rsidTr="001963E9">
        <w:tc>
          <w:tcPr>
            <w:tcW w:w="714" w:type="dxa"/>
            <w:tcBorders>
              <w:left w:val="single" w:sz="12" w:space="0" w:color="auto"/>
            </w:tcBorders>
          </w:tcPr>
          <w:p w14:paraId="711C585C" w14:textId="55653E0C"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7</w:t>
            </w:r>
          </w:p>
        </w:tc>
        <w:tc>
          <w:tcPr>
            <w:tcW w:w="864" w:type="dxa"/>
          </w:tcPr>
          <w:p w14:paraId="6776B57C" w14:textId="0BFF18E5"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VBT</w:t>
            </w:r>
          </w:p>
        </w:tc>
        <w:tc>
          <w:tcPr>
            <w:tcW w:w="3095" w:type="dxa"/>
            <w:tcBorders>
              <w:right w:val="single" w:sz="6" w:space="0" w:color="auto"/>
            </w:tcBorders>
          </w:tcPr>
          <w:p w14:paraId="501D3DD2" w14:textId="28102B5A"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Battery Voltage Supply</w:t>
            </w:r>
          </w:p>
        </w:tc>
        <w:tc>
          <w:tcPr>
            <w:tcW w:w="716" w:type="dxa"/>
            <w:tcBorders>
              <w:left w:val="single" w:sz="6" w:space="0" w:color="auto"/>
            </w:tcBorders>
          </w:tcPr>
          <w:p w14:paraId="0CD99116"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119FACC5"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35B3C8C0"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2FD8D58E" w14:textId="77777777" w:rsidTr="001963E9">
        <w:tc>
          <w:tcPr>
            <w:tcW w:w="714" w:type="dxa"/>
            <w:tcBorders>
              <w:left w:val="single" w:sz="12" w:space="0" w:color="auto"/>
            </w:tcBorders>
          </w:tcPr>
          <w:p w14:paraId="24F6BBB5" w14:textId="4CA2C4C7" w:rsidR="008C651A" w:rsidRPr="005A115B" w:rsidRDefault="008C651A" w:rsidP="008C651A">
            <w:pPr>
              <w:tabs>
                <w:tab w:val="center" w:pos="262"/>
                <w:tab w:val="left" w:pos="1800"/>
              </w:tabs>
              <w:spacing w:line="440" w:lineRule="exact"/>
              <w:ind w:left="144"/>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7.1</w:t>
            </w:r>
          </w:p>
        </w:tc>
        <w:tc>
          <w:tcPr>
            <w:tcW w:w="864" w:type="dxa"/>
          </w:tcPr>
          <w:p w14:paraId="288BE320" w14:textId="42FE2901"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VB?</w:t>
            </w:r>
          </w:p>
        </w:tc>
        <w:tc>
          <w:tcPr>
            <w:tcW w:w="3095" w:type="dxa"/>
            <w:tcBorders>
              <w:right w:val="single" w:sz="6" w:space="0" w:color="auto"/>
            </w:tcBorders>
          </w:tcPr>
          <w:p w14:paraId="19950A56" w14:textId="0E30BC96"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5A115B">
              <w:rPr>
                <w:rFonts w:asciiTheme="minorHAnsi" w:hAnsiTheme="minorHAnsi" w:cstheme="minorHAnsi"/>
                <w:sz w:val="20"/>
                <w:szCs w:val="20"/>
              </w:rPr>
              <w:t>Battery Voltage Level n</w:t>
            </w:r>
          </w:p>
        </w:tc>
        <w:tc>
          <w:tcPr>
            <w:tcW w:w="716" w:type="dxa"/>
            <w:tcBorders>
              <w:left w:val="single" w:sz="6" w:space="0" w:color="auto"/>
            </w:tcBorders>
          </w:tcPr>
          <w:p w14:paraId="05BA3234"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5324A7C4"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4044F0DB"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3DA24660" w14:textId="77777777" w:rsidTr="001963E9">
        <w:tc>
          <w:tcPr>
            <w:tcW w:w="714" w:type="dxa"/>
            <w:tcBorders>
              <w:left w:val="single" w:sz="12" w:space="0" w:color="auto"/>
            </w:tcBorders>
          </w:tcPr>
          <w:p w14:paraId="1EDC5B3E" w14:textId="1EEDECC9"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8</w:t>
            </w:r>
          </w:p>
        </w:tc>
        <w:tc>
          <w:tcPr>
            <w:tcW w:w="864" w:type="dxa"/>
          </w:tcPr>
          <w:p w14:paraId="06A5171E" w14:textId="26E329E7"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VBU</w:t>
            </w:r>
          </w:p>
        </w:tc>
        <w:tc>
          <w:tcPr>
            <w:tcW w:w="3095" w:type="dxa"/>
            <w:tcBorders>
              <w:right w:val="single" w:sz="6" w:space="0" w:color="auto"/>
            </w:tcBorders>
          </w:tcPr>
          <w:p w14:paraId="06749937" w14:textId="0F5E40D2" w:rsidR="008C651A" w:rsidRPr="005A115B" w:rsidRDefault="008C651A" w:rsidP="008C651A">
            <w:pPr>
              <w:tabs>
                <w:tab w:val="left" w:pos="1800"/>
              </w:tabs>
              <w:spacing w:line="440" w:lineRule="exact"/>
              <w:contextualSpacing/>
              <w:jc w:val="both"/>
              <w:rPr>
                <w:rFonts w:asciiTheme="minorHAnsi" w:hAnsiTheme="minorHAnsi" w:cstheme="minorHAnsi"/>
                <w:sz w:val="20"/>
                <w:szCs w:val="20"/>
              </w:rPr>
            </w:pPr>
            <w:r w:rsidRPr="005A115B">
              <w:rPr>
                <w:rFonts w:asciiTheme="minorHAnsi" w:hAnsiTheme="minorHAnsi" w:cstheme="minorHAnsi"/>
                <w:sz w:val="20"/>
                <w:szCs w:val="20"/>
              </w:rPr>
              <w:t>Battery Backup</w:t>
            </w:r>
          </w:p>
        </w:tc>
        <w:tc>
          <w:tcPr>
            <w:tcW w:w="716" w:type="dxa"/>
            <w:tcBorders>
              <w:left w:val="single" w:sz="6" w:space="0" w:color="auto"/>
            </w:tcBorders>
          </w:tcPr>
          <w:p w14:paraId="4226991D"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5DCCC7F9"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14207E84"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482CD9D7" w14:textId="77777777" w:rsidTr="001963E9">
        <w:tc>
          <w:tcPr>
            <w:tcW w:w="714" w:type="dxa"/>
            <w:tcBorders>
              <w:left w:val="single" w:sz="12" w:space="0" w:color="auto"/>
            </w:tcBorders>
          </w:tcPr>
          <w:p w14:paraId="3E921E46" w14:textId="28A1A32D"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9</w:t>
            </w:r>
          </w:p>
        </w:tc>
        <w:tc>
          <w:tcPr>
            <w:tcW w:w="864" w:type="dxa"/>
          </w:tcPr>
          <w:p w14:paraId="06A04092" w14:textId="39392739"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VIO</w:t>
            </w:r>
          </w:p>
        </w:tc>
        <w:tc>
          <w:tcPr>
            <w:tcW w:w="3095" w:type="dxa"/>
            <w:tcBorders>
              <w:right w:val="single" w:sz="6" w:space="0" w:color="auto"/>
            </w:tcBorders>
          </w:tcPr>
          <w:p w14:paraId="4CD9CC0C" w14:textId="59986999" w:rsidR="008C651A" w:rsidRPr="005A115B" w:rsidRDefault="008C651A" w:rsidP="008C651A">
            <w:pPr>
              <w:tabs>
                <w:tab w:val="left" w:pos="1800"/>
              </w:tabs>
              <w:spacing w:line="440" w:lineRule="exact"/>
              <w:contextualSpacing/>
              <w:jc w:val="both"/>
              <w:rPr>
                <w:rFonts w:asciiTheme="minorHAnsi" w:hAnsiTheme="minorHAnsi" w:cstheme="minorHAnsi"/>
                <w:sz w:val="20"/>
                <w:szCs w:val="20"/>
              </w:rPr>
            </w:pPr>
            <w:r w:rsidRPr="005A115B">
              <w:rPr>
                <w:rFonts w:asciiTheme="minorHAnsi" w:hAnsiTheme="minorHAnsi" w:cstheme="minorHAnsi"/>
                <w:sz w:val="20"/>
                <w:szCs w:val="20"/>
              </w:rPr>
              <w:t>General I/O Voltage</w:t>
            </w:r>
          </w:p>
        </w:tc>
        <w:tc>
          <w:tcPr>
            <w:tcW w:w="716" w:type="dxa"/>
            <w:tcBorders>
              <w:left w:val="single" w:sz="6" w:space="0" w:color="auto"/>
            </w:tcBorders>
          </w:tcPr>
          <w:p w14:paraId="5A75CC3D"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74291EDE"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68921B43"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53951550" w14:textId="77777777" w:rsidTr="001963E9">
        <w:tc>
          <w:tcPr>
            <w:tcW w:w="714" w:type="dxa"/>
            <w:tcBorders>
              <w:left w:val="single" w:sz="12" w:space="0" w:color="auto"/>
            </w:tcBorders>
          </w:tcPr>
          <w:p w14:paraId="581F75DE" w14:textId="328C5B6A"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10</w:t>
            </w:r>
          </w:p>
        </w:tc>
        <w:tc>
          <w:tcPr>
            <w:tcW w:w="864" w:type="dxa"/>
          </w:tcPr>
          <w:p w14:paraId="49F9B6F1" w14:textId="173C92C0"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HVP</w:t>
            </w:r>
          </w:p>
        </w:tc>
        <w:tc>
          <w:tcPr>
            <w:tcW w:w="3095" w:type="dxa"/>
            <w:tcBorders>
              <w:right w:val="single" w:sz="6" w:space="0" w:color="auto"/>
            </w:tcBorders>
          </w:tcPr>
          <w:p w14:paraId="0BEC079B" w14:textId="0C3C5ADD" w:rsidR="008C651A" w:rsidRPr="005A115B" w:rsidRDefault="008C651A" w:rsidP="008C651A">
            <w:pPr>
              <w:tabs>
                <w:tab w:val="left" w:pos="1800"/>
              </w:tabs>
              <w:spacing w:line="440" w:lineRule="exact"/>
              <w:contextualSpacing/>
              <w:jc w:val="both"/>
              <w:rPr>
                <w:rFonts w:asciiTheme="minorHAnsi" w:hAnsiTheme="minorHAnsi" w:cstheme="minorHAnsi"/>
                <w:sz w:val="20"/>
                <w:szCs w:val="20"/>
              </w:rPr>
            </w:pPr>
            <w:r w:rsidRPr="005A115B">
              <w:rPr>
                <w:rFonts w:asciiTheme="minorHAnsi" w:hAnsiTheme="minorHAnsi" w:cstheme="minorHAnsi"/>
                <w:sz w:val="20"/>
                <w:szCs w:val="20"/>
              </w:rPr>
              <w:t>High Positive Voltage</w:t>
            </w:r>
          </w:p>
        </w:tc>
        <w:tc>
          <w:tcPr>
            <w:tcW w:w="716" w:type="dxa"/>
            <w:tcBorders>
              <w:left w:val="single" w:sz="6" w:space="0" w:color="auto"/>
            </w:tcBorders>
          </w:tcPr>
          <w:p w14:paraId="78EC86CB"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24FC1082"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75122151"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6B12DDD9" w14:textId="77777777" w:rsidTr="001963E9">
        <w:tc>
          <w:tcPr>
            <w:tcW w:w="714" w:type="dxa"/>
            <w:tcBorders>
              <w:left w:val="single" w:sz="12" w:space="0" w:color="auto"/>
            </w:tcBorders>
          </w:tcPr>
          <w:p w14:paraId="63DD1D41" w14:textId="6956EF39"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11</w:t>
            </w:r>
          </w:p>
        </w:tc>
        <w:tc>
          <w:tcPr>
            <w:tcW w:w="864" w:type="dxa"/>
          </w:tcPr>
          <w:p w14:paraId="34B83F53" w14:textId="38A316E8"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HVN</w:t>
            </w:r>
          </w:p>
        </w:tc>
        <w:tc>
          <w:tcPr>
            <w:tcW w:w="3095" w:type="dxa"/>
            <w:tcBorders>
              <w:right w:val="single" w:sz="6" w:space="0" w:color="auto"/>
            </w:tcBorders>
          </w:tcPr>
          <w:p w14:paraId="1B621E88" w14:textId="6553A040" w:rsidR="008C651A" w:rsidRPr="005A115B" w:rsidRDefault="008C651A" w:rsidP="008C651A">
            <w:pPr>
              <w:tabs>
                <w:tab w:val="left" w:pos="1800"/>
              </w:tabs>
              <w:spacing w:line="440" w:lineRule="exact"/>
              <w:contextualSpacing/>
              <w:jc w:val="both"/>
              <w:rPr>
                <w:rFonts w:asciiTheme="minorHAnsi" w:hAnsiTheme="minorHAnsi" w:cstheme="minorHAnsi"/>
                <w:sz w:val="20"/>
                <w:szCs w:val="20"/>
              </w:rPr>
            </w:pPr>
            <w:r w:rsidRPr="005A115B">
              <w:rPr>
                <w:rFonts w:asciiTheme="minorHAnsi" w:hAnsiTheme="minorHAnsi" w:cstheme="minorHAnsi"/>
                <w:sz w:val="20"/>
                <w:szCs w:val="20"/>
              </w:rPr>
              <w:t>High Negative Voltage</w:t>
            </w:r>
          </w:p>
        </w:tc>
        <w:tc>
          <w:tcPr>
            <w:tcW w:w="716" w:type="dxa"/>
            <w:tcBorders>
              <w:left w:val="single" w:sz="6" w:space="0" w:color="auto"/>
            </w:tcBorders>
          </w:tcPr>
          <w:p w14:paraId="1E3A16E8"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358D9168"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1310156E"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281F6D47" w14:textId="77777777" w:rsidTr="001963E9">
        <w:tc>
          <w:tcPr>
            <w:tcW w:w="714" w:type="dxa"/>
            <w:tcBorders>
              <w:left w:val="single" w:sz="12" w:space="0" w:color="auto"/>
            </w:tcBorders>
          </w:tcPr>
          <w:p w14:paraId="4B734C7F" w14:textId="55BB4D4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12</w:t>
            </w:r>
          </w:p>
        </w:tc>
        <w:tc>
          <w:tcPr>
            <w:tcW w:w="864" w:type="dxa"/>
          </w:tcPr>
          <w:p w14:paraId="214A82EC" w14:textId="134DE4C0"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VPP</w:t>
            </w:r>
          </w:p>
        </w:tc>
        <w:tc>
          <w:tcPr>
            <w:tcW w:w="3095" w:type="dxa"/>
            <w:tcBorders>
              <w:right w:val="single" w:sz="6" w:space="0" w:color="auto"/>
            </w:tcBorders>
          </w:tcPr>
          <w:p w14:paraId="428D68F5" w14:textId="69BCDC50" w:rsidR="008C651A" w:rsidRPr="005A115B" w:rsidRDefault="008C651A" w:rsidP="008C651A">
            <w:pPr>
              <w:tabs>
                <w:tab w:val="left" w:pos="1800"/>
              </w:tabs>
              <w:spacing w:line="440" w:lineRule="exact"/>
              <w:contextualSpacing/>
              <w:jc w:val="both"/>
              <w:rPr>
                <w:rFonts w:asciiTheme="minorHAnsi" w:hAnsiTheme="minorHAnsi" w:cstheme="minorHAnsi"/>
                <w:sz w:val="20"/>
                <w:szCs w:val="20"/>
              </w:rPr>
            </w:pPr>
            <w:r w:rsidRPr="005A115B">
              <w:rPr>
                <w:rFonts w:asciiTheme="minorHAnsi" w:hAnsiTheme="minorHAnsi" w:cstheme="minorHAnsi"/>
                <w:sz w:val="20"/>
                <w:szCs w:val="20"/>
              </w:rPr>
              <w:t>Voltage Positive Isolation</w:t>
            </w:r>
          </w:p>
        </w:tc>
        <w:tc>
          <w:tcPr>
            <w:tcW w:w="716" w:type="dxa"/>
            <w:tcBorders>
              <w:left w:val="single" w:sz="6" w:space="0" w:color="auto"/>
            </w:tcBorders>
          </w:tcPr>
          <w:p w14:paraId="460054F2"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15C7AEDE"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288C4428"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22AB7332" w14:textId="77777777" w:rsidTr="001963E9">
        <w:tc>
          <w:tcPr>
            <w:tcW w:w="714" w:type="dxa"/>
            <w:tcBorders>
              <w:left w:val="single" w:sz="12" w:space="0" w:color="auto"/>
            </w:tcBorders>
          </w:tcPr>
          <w:p w14:paraId="1C3AFF51" w14:textId="7B2F4A7E"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13</w:t>
            </w:r>
          </w:p>
        </w:tc>
        <w:tc>
          <w:tcPr>
            <w:tcW w:w="864" w:type="dxa"/>
          </w:tcPr>
          <w:p w14:paraId="1E618571" w14:textId="5DFAFEE7"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VNN</w:t>
            </w:r>
          </w:p>
        </w:tc>
        <w:tc>
          <w:tcPr>
            <w:tcW w:w="3095" w:type="dxa"/>
            <w:tcBorders>
              <w:right w:val="single" w:sz="6" w:space="0" w:color="auto"/>
            </w:tcBorders>
          </w:tcPr>
          <w:p w14:paraId="1E4910AD" w14:textId="27E369F0" w:rsidR="008C651A" w:rsidRPr="005A115B" w:rsidRDefault="008C651A" w:rsidP="008C651A">
            <w:pPr>
              <w:tabs>
                <w:tab w:val="left" w:pos="1800"/>
              </w:tabs>
              <w:spacing w:line="440" w:lineRule="exact"/>
              <w:contextualSpacing/>
              <w:jc w:val="both"/>
              <w:rPr>
                <w:rFonts w:asciiTheme="minorHAnsi" w:hAnsiTheme="minorHAnsi" w:cstheme="minorHAnsi"/>
                <w:sz w:val="20"/>
                <w:szCs w:val="20"/>
              </w:rPr>
            </w:pPr>
            <w:r w:rsidRPr="005A115B">
              <w:rPr>
                <w:rFonts w:asciiTheme="minorHAnsi" w:hAnsiTheme="minorHAnsi" w:cstheme="minorHAnsi"/>
                <w:sz w:val="20"/>
                <w:szCs w:val="20"/>
              </w:rPr>
              <w:t>Voltage Negative Isolation</w:t>
            </w:r>
          </w:p>
        </w:tc>
        <w:tc>
          <w:tcPr>
            <w:tcW w:w="716" w:type="dxa"/>
            <w:tcBorders>
              <w:left w:val="single" w:sz="6" w:space="0" w:color="auto"/>
            </w:tcBorders>
          </w:tcPr>
          <w:p w14:paraId="74118167"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5E9E5456"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7B165442"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137DF3F0" w14:textId="77777777" w:rsidTr="001963E9">
        <w:tc>
          <w:tcPr>
            <w:tcW w:w="714" w:type="dxa"/>
            <w:tcBorders>
              <w:left w:val="single" w:sz="12" w:space="0" w:color="auto"/>
            </w:tcBorders>
          </w:tcPr>
          <w:p w14:paraId="20DC1152" w14:textId="53F8EC9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14</w:t>
            </w:r>
          </w:p>
        </w:tc>
        <w:tc>
          <w:tcPr>
            <w:tcW w:w="864" w:type="dxa"/>
          </w:tcPr>
          <w:p w14:paraId="35913A4D" w14:textId="04D04C37"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VLL</w:t>
            </w:r>
          </w:p>
        </w:tc>
        <w:tc>
          <w:tcPr>
            <w:tcW w:w="3095" w:type="dxa"/>
            <w:tcBorders>
              <w:right w:val="single" w:sz="6" w:space="0" w:color="auto"/>
            </w:tcBorders>
          </w:tcPr>
          <w:p w14:paraId="1F7668B4" w14:textId="2EFA40EF" w:rsidR="008C651A" w:rsidRPr="005A115B" w:rsidRDefault="008C651A" w:rsidP="008C651A">
            <w:pPr>
              <w:tabs>
                <w:tab w:val="left" w:pos="1800"/>
              </w:tabs>
              <w:spacing w:line="440" w:lineRule="exact"/>
              <w:contextualSpacing/>
              <w:jc w:val="both"/>
              <w:rPr>
                <w:rFonts w:asciiTheme="minorHAnsi" w:hAnsiTheme="minorHAnsi" w:cstheme="minorHAnsi"/>
                <w:sz w:val="20"/>
                <w:szCs w:val="20"/>
              </w:rPr>
            </w:pPr>
            <w:r w:rsidRPr="005A115B">
              <w:rPr>
                <w:rFonts w:asciiTheme="minorHAnsi" w:hAnsiTheme="minorHAnsi" w:cstheme="minorHAnsi"/>
                <w:sz w:val="20"/>
                <w:szCs w:val="20"/>
              </w:rPr>
              <w:t>Voltage Logic Control</w:t>
            </w:r>
          </w:p>
        </w:tc>
        <w:tc>
          <w:tcPr>
            <w:tcW w:w="716" w:type="dxa"/>
            <w:tcBorders>
              <w:left w:val="single" w:sz="6" w:space="0" w:color="auto"/>
            </w:tcBorders>
          </w:tcPr>
          <w:p w14:paraId="1C9B74DE"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Pr>
          <w:p w14:paraId="12DF3A53"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right w:val="single" w:sz="12" w:space="0" w:color="auto"/>
            </w:tcBorders>
          </w:tcPr>
          <w:p w14:paraId="18CD352E"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4358B61C" w14:textId="77777777" w:rsidTr="001963E9">
        <w:tc>
          <w:tcPr>
            <w:tcW w:w="714" w:type="dxa"/>
            <w:tcBorders>
              <w:left w:val="single" w:sz="12" w:space="0" w:color="auto"/>
              <w:bottom w:val="single" w:sz="12" w:space="0" w:color="auto"/>
            </w:tcBorders>
          </w:tcPr>
          <w:p w14:paraId="3E24F3E4" w14:textId="0643E04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15</w:t>
            </w:r>
          </w:p>
        </w:tc>
        <w:tc>
          <w:tcPr>
            <w:tcW w:w="864" w:type="dxa"/>
            <w:tcBorders>
              <w:bottom w:val="single" w:sz="12" w:space="0" w:color="auto"/>
            </w:tcBorders>
          </w:tcPr>
          <w:p w14:paraId="2AAD5170" w14:textId="6501654C" w:rsidR="008C651A" w:rsidRPr="005A115B" w:rsidRDefault="008C651A" w:rsidP="008C651A">
            <w:pPr>
              <w:tabs>
                <w:tab w:val="left" w:pos="1800"/>
              </w:tabs>
              <w:spacing w:line="440" w:lineRule="exact"/>
              <w:contextualSpacing/>
              <w:rPr>
                <w:rFonts w:asciiTheme="minorHAnsi" w:hAnsiTheme="minorHAnsi" w:cstheme="minorHAnsi"/>
                <w:sz w:val="20"/>
                <w:szCs w:val="20"/>
              </w:rPr>
            </w:pPr>
            <w:r w:rsidRPr="005A115B">
              <w:rPr>
                <w:rFonts w:asciiTheme="minorHAnsi" w:hAnsiTheme="minorHAnsi" w:cstheme="minorHAnsi"/>
                <w:sz w:val="20"/>
                <w:szCs w:val="20"/>
              </w:rPr>
              <w:t>VRF</w:t>
            </w:r>
          </w:p>
        </w:tc>
        <w:tc>
          <w:tcPr>
            <w:tcW w:w="3095" w:type="dxa"/>
            <w:tcBorders>
              <w:bottom w:val="single" w:sz="12" w:space="0" w:color="auto"/>
              <w:right w:val="single" w:sz="6" w:space="0" w:color="auto"/>
            </w:tcBorders>
          </w:tcPr>
          <w:p w14:paraId="561A06D5" w14:textId="11AD8150" w:rsidR="008C651A" w:rsidRPr="005A115B" w:rsidRDefault="008C651A" w:rsidP="008C651A">
            <w:pPr>
              <w:tabs>
                <w:tab w:val="left" w:pos="1800"/>
              </w:tabs>
              <w:spacing w:line="440" w:lineRule="exact"/>
              <w:contextualSpacing/>
              <w:jc w:val="both"/>
              <w:rPr>
                <w:rFonts w:asciiTheme="minorHAnsi" w:hAnsiTheme="minorHAnsi" w:cstheme="minorHAnsi"/>
                <w:sz w:val="20"/>
                <w:szCs w:val="20"/>
              </w:rPr>
            </w:pPr>
            <w:r w:rsidRPr="005A115B">
              <w:rPr>
                <w:rFonts w:asciiTheme="minorHAnsi" w:hAnsiTheme="minorHAnsi" w:cstheme="minorHAnsi"/>
                <w:sz w:val="20"/>
                <w:szCs w:val="20"/>
              </w:rPr>
              <w:t>Voltage Reference</w:t>
            </w:r>
          </w:p>
        </w:tc>
        <w:tc>
          <w:tcPr>
            <w:tcW w:w="716" w:type="dxa"/>
            <w:tcBorders>
              <w:left w:val="single" w:sz="6" w:space="0" w:color="auto"/>
              <w:bottom w:val="single" w:sz="12" w:space="0" w:color="auto"/>
            </w:tcBorders>
          </w:tcPr>
          <w:p w14:paraId="3F850EB8"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tcBorders>
              <w:bottom w:val="single" w:sz="12" w:space="0" w:color="auto"/>
            </w:tcBorders>
          </w:tcPr>
          <w:p w14:paraId="6E926D8D"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tcBorders>
              <w:bottom w:val="single" w:sz="12" w:space="0" w:color="auto"/>
              <w:right w:val="single" w:sz="12" w:space="0" w:color="auto"/>
            </w:tcBorders>
          </w:tcPr>
          <w:p w14:paraId="0281A9B8"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bl>
    <w:p w14:paraId="5227F291" w14:textId="77777777" w:rsidR="00394FBC" w:rsidRDefault="00394FBC" w:rsidP="00394FBC">
      <w:pPr>
        <w:rPr>
          <w:highlight w:val="lightGray"/>
        </w:rPr>
      </w:pPr>
      <w:bookmarkStart w:id="48" w:name="_Toc57124441"/>
      <w:bookmarkStart w:id="49" w:name="_Toc70421261"/>
      <w:r>
        <w:rPr>
          <w:highlight w:val="lightGray"/>
        </w:rPr>
        <w:br w:type="page"/>
      </w:r>
    </w:p>
    <w:tbl>
      <w:tblPr>
        <w:tblStyle w:val="TableGrid"/>
        <w:tblW w:w="945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14"/>
        <w:gridCol w:w="864"/>
        <w:gridCol w:w="418"/>
        <w:gridCol w:w="2677"/>
        <w:gridCol w:w="172"/>
        <w:gridCol w:w="544"/>
        <w:gridCol w:w="154"/>
        <w:gridCol w:w="710"/>
        <w:gridCol w:w="250"/>
        <w:gridCol w:w="2952"/>
      </w:tblGrid>
      <w:tr w:rsidR="008C651A" w14:paraId="434D2BF7" w14:textId="77777777" w:rsidTr="001963E9">
        <w:trPr>
          <w:trHeight w:val="432"/>
        </w:trPr>
        <w:tc>
          <w:tcPr>
            <w:tcW w:w="4673" w:type="dxa"/>
            <w:gridSpan w:val="5"/>
            <w:tcBorders>
              <w:bottom w:val="single" w:sz="12" w:space="0" w:color="auto"/>
            </w:tcBorders>
            <w:vAlign w:val="center"/>
          </w:tcPr>
          <w:p w14:paraId="63F2F996" w14:textId="77777777" w:rsidR="008C651A" w:rsidRPr="00394FBC" w:rsidRDefault="008C651A" w:rsidP="00394FBC">
            <w:pPr>
              <w:pStyle w:val="ListParagraph"/>
              <w:numPr>
                <w:ilvl w:val="3"/>
                <w:numId w:val="17"/>
              </w:numPr>
              <w:spacing w:after="120" w:line="440" w:lineRule="exact"/>
              <w:ind w:left="1605" w:hanging="957"/>
              <w:contextualSpacing/>
              <w:rPr>
                <w:rFonts w:asciiTheme="minorHAnsi" w:hAnsiTheme="minorHAnsi" w:cstheme="minorHAnsi"/>
                <w:b/>
                <w:bCs/>
                <w:color w:val="auto"/>
                <w:sz w:val="20"/>
                <w:szCs w:val="20"/>
              </w:rPr>
            </w:pPr>
            <w:r w:rsidRPr="00394FBC">
              <w:rPr>
                <w:rFonts w:asciiTheme="minorHAnsi" w:hAnsiTheme="minorHAnsi" w:cstheme="minorHAnsi"/>
                <w:u w:val="single"/>
              </w:rPr>
              <w:lastRenderedPageBreak/>
              <w:t>Color Code</w:t>
            </w:r>
          </w:p>
        </w:tc>
        <w:tc>
          <w:tcPr>
            <w:tcW w:w="4782" w:type="dxa"/>
            <w:gridSpan w:val="6"/>
            <w:vAlign w:val="center"/>
          </w:tcPr>
          <w:p w14:paraId="492248BC" w14:textId="79484103" w:rsidR="008C651A" w:rsidRPr="008C651A" w:rsidRDefault="008C651A" w:rsidP="008C651A">
            <w:pPr>
              <w:spacing w:after="120" w:line="440" w:lineRule="exact"/>
              <w:contextualSpacing/>
              <w:rPr>
                <w:rFonts w:asciiTheme="minorHAnsi" w:hAnsiTheme="minorHAnsi" w:cstheme="minorHAnsi"/>
                <w:b/>
                <w:bCs/>
                <w:color w:val="auto"/>
                <w:sz w:val="20"/>
                <w:szCs w:val="20"/>
              </w:rPr>
            </w:pPr>
          </w:p>
        </w:tc>
      </w:tr>
      <w:tr w:rsidR="008C651A" w14:paraId="50BF5AC1" w14:textId="77777777" w:rsidTr="001963E9">
        <w:tc>
          <w:tcPr>
            <w:tcW w:w="714" w:type="dxa"/>
            <w:gridSpan w:val="2"/>
            <w:tcBorders>
              <w:top w:val="single" w:sz="12" w:space="0" w:color="auto"/>
              <w:left w:val="single" w:sz="12" w:space="0" w:color="auto"/>
              <w:bottom w:val="double" w:sz="4" w:space="0" w:color="auto"/>
            </w:tcBorders>
            <w:vAlign w:val="center"/>
          </w:tcPr>
          <w:p w14:paraId="029C6A24" w14:textId="77777777" w:rsidR="00394FBC" w:rsidRPr="005A115B" w:rsidRDefault="00394FBC"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Item</w:t>
            </w:r>
          </w:p>
        </w:tc>
        <w:tc>
          <w:tcPr>
            <w:tcW w:w="864" w:type="dxa"/>
            <w:tcBorders>
              <w:top w:val="single" w:sz="12" w:space="0" w:color="auto"/>
              <w:bottom w:val="double" w:sz="4" w:space="0" w:color="auto"/>
            </w:tcBorders>
            <w:vAlign w:val="center"/>
          </w:tcPr>
          <w:p w14:paraId="45A09E86" w14:textId="79E90FB1" w:rsidR="00394FBC" w:rsidRPr="005A115B" w:rsidRDefault="008C651A" w:rsidP="00BE24B1">
            <w:pPr>
              <w:tabs>
                <w:tab w:val="left" w:pos="1800"/>
              </w:tabs>
              <w:spacing w:line="440" w:lineRule="exact"/>
              <w:contextualSpacing/>
              <w:jc w:val="center"/>
              <w:rPr>
                <w:rFonts w:asciiTheme="minorHAnsi" w:hAnsiTheme="minorHAnsi" w:cstheme="minorHAnsi"/>
                <w:b/>
                <w:bCs/>
                <w:color w:val="auto"/>
                <w:sz w:val="20"/>
                <w:szCs w:val="20"/>
              </w:rPr>
            </w:pPr>
            <w:r>
              <w:rPr>
                <w:rFonts w:asciiTheme="minorHAnsi" w:hAnsiTheme="minorHAnsi" w:cstheme="minorHAnsi"/>
                <w:b/>
                <w:bCs/>
                <w:color w:val="auto"/>
                <w:sz w:val="20"/>
                <w:szCs w:val="20"/>
              </w:rPr>
              <w:t>Code</w:t>
            </w:r>
          </w:p>
        </w:tc>
        <w:tc>
          <w:tcPr>
            <w:tcW w:w="3095" w:type="dxa"/>
            <w:gridSpan w:val="2"/>
            <w:tcBorders>
              <w:top w:val="single" w:sz="12" w:space="0" w:color="auto"/>
              <w:bottom w:val="double" w:sz="4" w:space="0" w:color="auto"/>
              <w:right w:val="single" w:sz="12" w:space="0" w:color="auto"/>
            </w:tcBorders>
            <w:vAlign w:val="center"/>
          </w:tcPr>
          <w:p w14:paraId="3DEE6468" w14:textId="0239CA15" w:rsidR="00394FBC" w:rsidRPr="005A115B" w:rsidRDefault="008C651A" w:rsidP="00BE24B1">
            <w:pPr>
              <w:tabs>
                <w:tab w:val="left" w:pos="1800"/>
              </w:tabs>
              <w:spacing w:line="440" w:lineRule="exact"/>
              <w:contextualSpacing/>
              <w:jc w:val="center"/>
              <w:rPr>
                <w:rFonts w:asciiTheme="minorHAnsi" w:hAnsiTheme="minorHAnsi" w:cstheme="minorHAnsi"/>
                <w:b/>
                <w:bCs/>
                <w:color w:val="auto"/>
                <w:sz w:val="20"/>
                <w:szCs w:val="20"/>
              </w:rPr>
            </w:pPr>
            <w:r>
              <w:rPr>
                <w:rFonts w:asciiTheme="minorHAnsi" w:hAnsiTheme="minorHAnsi" w:cstheme="minorHAnsi"/>
                <w:b/>
                <w:bCs/>
                <w:color w:val="auto"/>
                <w:sz w:val="20"/>
                <w:szCs w:val="20"/>
              </w:rPr>
              <w:t>Color</w:t>
            </w:r>
          </w:p>
        </w:tc>
        <w:tc>
          <w:tcPr>
            <w:tcW w:w="716" w:type="dxa"/>
            <w:gridSpan w:val="2"/>
            <w:tcBorders>
              <w:left w:val="single" w:sz="12" w:space="0" w:color="auto"/>
            </w:tcBorders>
            <w:vAlign w:val="center"/>
          </w:tcPr>
          <w:p w14:paraId="7D8EBF92" w14:textId="503B7486" w:rsidR="00394FBC" w:rsidRPr="00394FBC" w:rsidRDefault="00394FBC" w:rsidP="00BE24B1">
            <w:pPr>
              <w:tabs>
                <w:tab w:val="left" w:pos="1800"/>
              </w:tabs>
              <w:spacing w:line="440" w:lineRule="exact"/>
              <w:contextualSpacing/>
              <w:jc w:val="center"/>
              <w:rPr>
                <w:rFonts w:asciiTheme="minorHAnsi" w:hAnsiTheme="minorHAnsi" w:cstheme="minorHAnsi"/>
                <w:color w:val="auto"/>
                <w:sz w:val="20"/>
                <w:szCs w:val="20"/>
              </w:rPr>
            </w:pPr>
          </w:p>
        </w:tc>
        <w:tc>
          <w:tcPr>
            <w:tcW w:w="864" w:type="dxa"/>
            <w:gridSpan w:val="2"/>
            <w:vAlign w:val="center"/>
          </w:tcPr>
          <w:p w14:paraId="6858436A" w14:textId="195AECCF" w:rsidR="00394FBC" w:rsidRPr="00394FBC" w:rsidRDefault="00394FBC" w:rsidP="00BE24B1">
            <w:pPr>
              <w:spacing w:line="440" w:lineRule="exact"/>
              <w:ind w:right="78"/>
              <w:contextualSpacing/>
              <w:jc w:val="center"/>
              <w:rPr>
                <w:rFonts w:asciiTheme="minorHAnsi" w:hAnsiTheme="minorHAnsi" w:cstheme="minorHAnsi"/>
                <w:color w:val="auto"/>
                <w:sz w:val="20"/>
                <w:szCs w:val="20"/>
              </w:rPr>
            </w:pPr>
          </w:p>
        </w:tc>
        <w:tc>
          <w:tcPr>
            <w:tcW w:w="3202" w:type="dxa"/>
            <w:gridSpan w:val="2"/>
            <w:vAlign w:val="center"/>
          </w:tcPr>
          <w:p w14:paraId="1D1F319F" w14:textId="39B61546" w:rsidR="00394FBC" w:rsidRPr="00394FBC" w:rsidRDefault="00394FBC" w:rsidP="00BE24B1">
            <w:pPr>
              <w:tabs>
                <w:tab w:val="left" w:pos="1800"/>
              </w:tabs>
              <w:spacing w:line="440" w:lineRule="exact"/>
              <w:contextualSpacing/>
              <w:jc w:val="center"/>
              <w:rPr>
                <w:rFonts w:asciiTheme="minorHAnsi" w:hAnsiTheme="minorHAnsi" w:cstheme="minorHAnsi"/>
                <w:color w:val="auto"/>
                <w:sz w:val="20"/>
                <w:szCs w:val="20"/>
              </w:rPr>
            </w:pPr>
          </w:p>
        </w:tc>
      </w:tr>
      <w:tr w:rsidR="008C651A" w14:paraId="28E5AA3B" w14:textId="77777777" w:rsidTr="001963E9">
        <w:tc>
          <w:tcPr>
            <w:tcW w:w="714" w:type="dxa"/>
            <w:gridSpan w:val="2"/>
            <w:tcBorders>
              <w:top w:val="double" w:sz="4" w:space="0" w:color="auto"/>
              <w:left w:val="single" w:sz="12" w:space="0" w:color="auto"/>
            </w:tcBorders>
          </w:tcPr>
          <w:p w14:paraId="58098E94"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w:t>
            </w:r>
          </w:p>
        </w:tc>
        <w:tc>
          <w:tcPr>
            <w:tcW w:w="864" w:type="dxa"/>
            <w:tcBorders>
              <w:top w:val="double" w:sz="4" w:space="0" w:color="auto"/>
            </w:tcBorders>
          </w:tcPr>
          <w:p w14:paraId="01AFB643" w14:textId="525A72C4"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BCK</w:t>
            </w:r>
          </w:p>
        </w:tc>
        <w:tc>
          <w:tcPr>
            <w:tcW w:w="3095" w:type="dxa"/>
            <w:gridSpan w:val="2"/>
            <w:tcBorders>
              <w:top w:val="double" w:sz="4" w:space="0" w:color="auto"/>
              <w:right w:val="single" w:sz="12" w:space="0" w:color="auto"/>
            </w:tcBorders>
          </w:tcPr>
          <w:p w14:paraId="4CEFCA6F" w14:textId="5297E725"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Black</w:t>
            </w:r>
          </w:p>
        </w:tc>
        <w:tc>
          <w:tcPr>
            <w:tcW w:w="716" w:type="dxa"/>
            <w:gridSpan w:val="2"/>
            <w:tcBorders>
              <w:left w:val="single" w:sz="12" w:space="0" w:color="auto"/>
            </w:tcBorders>
          </w:tcPr>
          <w:p w14:paraId="2635D09B" w14:textId="1A7C0A93"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gridSpan w:val="2"/>
          </w:tcPr>
          <w:p w14:paraId="79909156" w14:textId="4B2D0DED"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gridSpan w:val="2"/>
          </w:tcPr>
          <w:p w14:paraId="3A2497F0" w14:textId="13F222C8"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46D6FF55" w14:textId="77777777" w:rsidTr="001963E9">
        <w:tc>
          <w:tcPr>
            <w:tcW w:w="714" w:type="dxa"/>
            <w:gridSpan w:val="2"/>
            <w:tcBorders>
              <w:left w:val="single" w:sz="12" w:space="0" w:color="auto"/>
            </w:tcBorders>
          </w:tcPr>
          <w:p w14:paraId="2AE82576" w14:textId="7777777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2</w:t>
            </w:r>
          </w:p>
        </w:tc>
        <w:tc>
          <w:tcPr>
            <w:tcW w:w="864" w:type="dxa"/>
          </w:tcPr>
          <w:p w14:paraId="26F1F117" w14:textId="3EF9A146"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BRN</w:t>
            </w:r>
          </w:p>
        </w:tc>
        <w:tc>
          <w:tcPr>
            <w:tcW w:w="3095" w:type="dxa"/>
            <w:gridSpan w:val="2"/>
            <w:tcBorders>
              <w:right w:val="single" w:sz="12" w:space="0" w:color="auto"/>
            </w:tcBorders>
          </w:tcPr>
          <w:p w14:paraId="2ABAD54D" w14:textId="063A0D50"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Brown</w:t>
            </w:r>
          </w:p>
        </w:tc>
        <w:tc>
          <w:tcPr>
            <w:tcW w:w="716" w:type="dxa"/>
            <w:gridSpan w:val="2"/>
            <w:tcBorders>
              <w:left w:val="single" w:sz="12" w:space="0" w:color="auto"/>
            </w:tcBorders>
          </w:tcPr>
          <w:p w14:paraId="5C95AB8F" w14:textId="54257CD5"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gridSpan w:val="2"/>
          </w:tcPr>
          <w:p w14:paraId="74E37CD0" w14:textId="77DF7F59"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gridSpan w:val="2"/>
          </w:tcPr>
          <w:p w14:paraId="56383F08" w14:textId="23AE7C33"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09A38345" w14:textId="77777777" w:rsidTr="001963E9">
        <w:tc>
          <w:tcPr>
            <w:tcW w:w="714" w:type="dxa"/>
            <w:gridSpan w:val="2"/>
            <w:tcBorders>
              <w:left w:val="single" w:sz="12" w:space="0" w:color="auto"/>
            </w:tcBorders>
          </w:tcPr>
          <w:p w14:paraId="1B62697F" w14:textId="7777777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3</w:t>
            </w:r>
          </w:p>
        </w:tc>
        <w:tc>
          <w:tcPr>
            <w:tcW w:w="864" w:type="dxa"/>
          </w:tcPr>
          <w:p w14:paraId="2975EFE6" w14:textId="47FBD9DB"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RED</w:t>
            </w:r>
          </w:p>
        </w:tc>
        <w:tc>
          <w:tcPr>
            <w:tcW w:w="3095" w:type="dxa"/>
            <w:gridSpan w:val="2"/>
            <w:tcBorders>
              <w:right w:val="single" w:sz="12" w:space="0" w:color="auto"/>
            </w:tcBorders>
          </w:tcPr>
          <w:p w14:paraId="2C811E53" w14:textId="0D4FFCDD"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Red</w:t>
            </w:r>
          </w:p>
        </w:tc>
        <w:tc>
          <w:tcPr>
            <w:tcW w:w="716" w:type="dxa"/>
            <w:gridSpan w:val="2"/>
            <w:tcBorders>
              <w:left w:val="single" w:sz="12" w:space="0" w:color="auto"/>
            </w:tcBorders>
          </w:tcPr>
          <w:p w14:paraId="707532D6" w14:textId="592AD616"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gridSpan w:val="2"/>
          </w:tcPr>
          <w:p w14:paraId="5B2C3008" w14:textId="604F3180"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gridSpan w:val="2"/>
          </w:tcPr>
          <w:p w14:paraId="493B7926" w14:textId="3D32C8D4"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5E2AD4A7" w14:textId="77777777" w:rsidTr="001963E9">
        <w:tc>
          <w:tcPr>
            <w:tcW w:w="714" w:type="dxa"/>
            <w:gridSpan w:val="2"/>
            <w:tcBorders>
              <w:left w:val="single" w:sz="12" w:space="0" w:color="auto"/>
            </w:tcBorders>
          </w:tcPr>
          <w:p w14:paraId="0212EF87" w14:textId="7777777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4</w:t>
            </w:r>
          </w:p>
        </w:tc>
        <w:tc>
          <w:tcPr>
            <w:tcW w:w="864" w:type="dxa"/>
          </w:tcPr>
          <w:p w14:paraId="2B7BC09F" w14:textId="1EC8068E"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ORG</w:t>
            </w:r>
          </w:p>
        </w:tc>
        <w:tc>
          <w:tcPr>
            <w:tcW w:w="3095" w:type="dxa"/>
            <w:gridSpan w:val="2"/>
            <w:tcBorders>
              <w:right w:val="single" w:sz="12" w:space="0" w:color="auto"/>
            </w:tcBorders>
          </w:tcPr>
          <w:p w14:paraId="45995E8B" w14:textId="4C7FD595"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Orange</w:t>
            </w:r>
          </w:p>
        </w:tc>
        <w:tc>
          <w:tcPr>
            <w:tcW w:w="716" w:type="dxa"/>
            <w:gridSpan w:val="2"/>
            <w:tcBorders>
              <w:left w:val="single" w:sz="12" w:space="0" w:color="auto"/>
            </w:tcBorders>
          </w:tcPr>
          <w:p w14:paraId="27CCCF9E" w14:textId="165F8054"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gridSpan w:val="2"/>
          </w:tcPr>
          <w:p w14:paraId="7745A10F" w14:textId="25A06C1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gridSpan w:val="2"/>
          </w:tcPr>
          <w:p w14:paraId="4540B349" w14:textId="5B63FAFC"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33CDB098" w14:textId="77777777" w:rsidTr="001963E9">
        <w:tc>
          <w:tcPr>
            <w:tcW w:w="714" w:type="dxa"/>
            <w:gridSpan w:val="2"/>
            <w:tcBorders>
              <w:left w:val="single" w:sz="12" w:space="0" w:color="auto"/>
            </w:tcBorders>
          </w:tcPr>
          <w:p w14:paraId="64918E63" w14:textId="7777777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5</w:t>
            </w:r>
          </w:p>
        </w:tc>
        <w:tc>
          <w:tcPr>
            <w:tcW w:w="864" w:type="dxa"/>
          </w:tcPr>
          <w:p w14:paraId="3F105384" w14:textId="54774D39"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YEW</w:t>
            </w:r>
          </w:p>
        </w:tc>
        <w:tc>
          <w:tcPr>
            <w:tcW w:w="3095" w:type="dxa"/>
            <w:gridSpan w:val="2"/>
            <w:tcBorders>
              <w:right w:val="single" w:sz="12" w:space="0" w:color="auto"/>
            </w:tcBorders>
          </w:tcPr>
          <w:p w14:paraId="7060C9D7" w14:textId="0997652B"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Yellow</w:t>
            </w:r>
          </w:p>
        </w:tc>
        <w:tc>
          <w:tcPr>
            <w:tcW w:w="716" w:type="dxa"/>
            <w:gridSpan w:val="2"/>
            <w:tcBorders>
              <w:left w:val="single" w:sz="12" w:space="0" w:color="auto"/>
            </w:tcBorders>
          </w:tcPr>
          <w:p w14:paraId="4C2C239B" w14:textId="275B0F4A"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gridSpan w:val="2"/>
          </w:tcPr>
          <w:p w14:paraId="545EDDBB" w14:textId="4ACFF79D"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gridSpan w:val="2"/>
          </w:tcPr>
          <w:p w14:paraId="566D2267" w14:textId="68CAE56A"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227BA049" w14:textId="77777777" w:rsidTr="001963E9">
        <w:tc>
          <w:tcPr>
            <w:tcW w:w="714" w:type="dxa"/>
            <w:gridSpan w:val="2"/>
            <w:tcBorders>
              <w:left w:val="single" w:sz="12" w:space="0" w:color="auto"/>
            </w:tcBorders>
          </w:tcPr>
          <w:p w14:paraId="71ED3625" w14:textId="7777777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6</w:t>
            </w:r>
          </w:p>
        </w:tc>
        <w:tc>
          <w:tcPr>
            <w:tcW w:w="864" w:type="dxa"/>
          </w:tcPr>
          <w:p w14:paraId="3443279F" w14:textId="790F80D6"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GRN</w:t>
            </w:r>
          </w:p>
        </w:tc>
        <w:tc>
          <w:tcPr>
            <w:tcW w:w="3095" w:type="dxa"/>
            <w:gridSpan w:val="2"/>
            <w:tcBorders>
              <w:right w:val="single" w:sz="12" w:space="0" w:color="auto"/>
            </w:tcBorders>
          </w:tcPr>
          <w:p w14:paraId="0F53D41C" w14:textId="7187C807"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Green</w:t>
            </w:r>
          </w:p>
        </w:tc>
        <w:tc>
          <w:tcPr>
            <w:tcW w:w="716" w:type="dxa"/>
            <w:gridSpan w:val="2"/>
            <w:tcBorders>
              <w:left w:val="single" w:sz="12" w:space="0" w:color="auto"/>
            </w:tcBorders>
          </w:tcPr>
          <w:p w14:paraId="1DFCE561"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gridSpan w:val="2"/>
          </w:tcPr>
          <w:p w14:paraId="09F87E5A"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gridSpan w:val="2"/>
          </w:tcPr>
          <w:p w14:paraId="1D13FA72"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3460FE66" w14:textId="77777777" w:rsidTr="001963E9">
        <w:tc>
          <w:tcPr>
            <w:tcW w:w="714" w:type="dxa"/>
            <w:gridSpan w:val="2"/>
            <w:tcBorders>
              <w:left w:val="single" w:sz="12" w:space="0" w:color="auto"/>
            </w:tcBorders>
          </w:tcPr>
          <w:p w14:paraId="0042722B" w14:textId="7777777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7</w:t>
            </w:r>
          </w:p>
        </w:tc>
        <w:tc>
          <w:tcPr>
            <w:tcW w:w="864" w:type="dxa"/>
          </w:tcPr>
          <w:p w14:paraId="10229864" w14:textId="28A24F98"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BLE</w:t>
            </w:r>
          </w:p>
        </w:tc>
        <w:tc>
          <w:tcPr>
            <w:tcW w:w="3095" w:type="dxa"/>
            <w:gridSpan w:val="2"/>
            <w:tcBorders>
              <w:right w:val="single" w:sz="12" w:space="0" w:color="auto"/>
            </w:tcBorders>
          </w:tcPr>
          <w:p w14:paraId="1A3CF3B9" w14:textId="1BE03CB6"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Blue</w:t>
            </w:r>
          </w:p>
        </w:tc>
        <w:tc>
          <w:tcPr>
            <w:tcW w:w="716" w:type="dxa"/>
            <w:gridSpan w:val="2"/>
            <w:tcBorders>
              <w:left w:val="single" w:sz="12" w:space="0" w:color="auto"/>
            </w:tcBorders>
          </w:tcPr>
          <w:p w14:paraId="2F5EB550"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gridSpan w:val="2"/>
          </w:tcPr>
          <w:p w14:paraId="5F5E976E"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gridSpan w:val="2"/>
          </w:tcPr>
          <w:p w14:paraId="4AE4536B"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0C081FDC" w14:textId="77777777" w:rsidTr="001963E9">
        <w:tc>
          <w:tcPr>
            <w:tcW w:w="714" w:type="dxa"/>
            <w:gridSpan w:val="2"/>
            <w:tcBorders>
              <w:left w:val="single" w:sz="12" w:space="0" w:color="auto"/>
            </w:tcBorders>
          </w:tcPr>
          <w:p w14:paraId="4ABDE46A" w14:textId="7777777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8</w:t>
            </w:r>
          </w:p>
        </w:tc>
        <w:tc>
          <w:tcPr>
            <w:tcW w:w="864" w:type="dxa"/>
          </w:tcPr>
          <w:p w14:paraId="71F086C1" w14:textId="6D283AF0"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PLE</w:t>
            </w:r>
          </w:p>
        </w:tc>
        <w:tc>
          <w:tcPr>
            <w:tcW w:w="3095" w:type="dxa"/>
            <w:gridSpan w:val="2"/>
            <w:tcBorders>
              <w:right w:val="single" w:sz="12" w:space="0" w:color="auto"/>
            </w:tcBorders>
          </w:tcPr>
          <w:p w14:paraId="336E888F" w14:textId="1B3692AE" w:rsidR="008C651A" w:rsidRPr="008C651A" w:rsidRDefault="008C651A" w:rsidP="008C651A">
            <w:pPr>
              <w:tabs>
                <w:tab w:val="left" w:pos="1800"/>
              </w:tabs>
              <w:spacing w:line="440" w:lineRule="exact"/>
              <w:contextualSpacing/>
              <w:jc w:val="both"/>
              <w:rPr>
                <w:rFonts w:asciiTheme="minorHAnsi" w:hAnsiTheme="minorHAnsi" w:cstheme="minorHAnsi"/>
                <w:sz w:val="20"/>
                <w:szCs w:val="20"/>
              </w:rPr>
            </w:pPr>
            <w:r w:rsidRPr="008C651A">
              <w:rPr>
                <w:rFonts w:asciiTheme="minorHAnsi" w:hAnsiTheme="minorHAnsi"/>
                <w:sz w:val="20"/>
                <w:szCs w:val="20"/>
              </w:rPr>
              <w:t>Purple</w:t>
            </w:r>
          </w:p>
        </w:tc>
        <w:tc>
          <w:tcPr>
            <w:tcW w:w="716" w:type="dxa"/>
            <w:gridSpan w:val="2"/>
            <w:tcBorders>
              <w:left w:val="single" w:sz="12" w:space="0" w:color="auto"/>
            </w:tcBorders>
          </w:tcPr>
          <w:p w14:paraId="3279A5E6"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gridSpan w:val="2"/>
          </w:tcPr>
          <w:p w14:paraId="7FDE3B1F"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gridSpan w:val="2"/>
          </w:tcPr>
          <w:p w14:paraId="0B8F1AE9"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6CEEEACC" w14:textId="77777777" w:rsidTr="001963E9">
        <w:tc>
          <w:tcPr>
            <w:tcW w:w="714" w:type="dxa"/>
            <w:gridSpan w:val="2"/>
            <w:tcBorders>
              <w:left w:val="single" w:sz="12" w:space="0" w:color="auto"/>
            </w:tcBorders>
          </w:tcPr>
          <w:p w14:paraId="2EBAEBC7" w14:textId="7777777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9</w:t>
            </w:r>
          </w:p>
        </w:tc>
        <w:tc>
          <w:tcPr>
            <w:tcW w:w="864" w:type="dxa"/>
          </w:tcPr>
          <w:p w14:paraId="53F3F541" w14:textId="6CF45EB6"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GRY</w:t>
            </w:r>
          </w:p>
        </w:tc>
        <w:tc>
          <w:tcPr>
            <w:tcW w:w="3095" w:type="dxa"/>
            <w:gridSpan w:val="2"/>
            <w:tcBorders>
              <w:right w:val="single" w:sz="12" w:space="0" w:color="auto"/>
            </w:tcBorders>
          </w:tcPr>
          <w:p w14:paraId="51148EC9" w14:textId="4FEBEA0B" w:rsidR="008C651A" w:rsidRPr="008C651A" w:rsidRDefault="008C651A" w:rsidP="008C651A">
            <w:pPr>
              <w:tabs>
                <w:tab w:val="left" w:pos="1800"/>
              </w:tabs>
              <w:spacing w:line="440" w:lineRule="exact"/>
              <w:contextualSpacing/>
              <w:jc w:val="both"/>
              <w:rPr>
                <w:rFonts w:asciiTheme="minorHAnsi" w:hAnsiTheme="minorHAnsi" w:cstheme="minorHAnsi"/>
                <w:sz w:val="20"/>
                <w:szCs w:val="20"/>
              </w:rPr>
            </w:pPr>
            <w:r w:rsidRPr="008C651A">
              <w:rPr>
                <w:rFonts w:asciiTheme="minorHAnsi" w:hAnsiTheme="minorHAnsi"/>
                <w:sz w:val="20"/>
                <w:szCs w:val="20"/>
              </w:rPr>
              <w:t>Gray</w:t>
            </w:r>
          </w:p>
        </w:tc>
        <w:tc>
          <w:tcPr>
            <w:tcW w:w="716" w:type="dxa"/>
            <w:gridSpan w:val="2"/>
            <w:tcBorders>
              <w:left w:val="single" w:sz="12" w:space="0" w:color="auto"/>
            </w:tcBorders>
          </w:tcPr>
          <w:p w14:paraId="1CB69C7F"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gridSpan w:val="2"/>
          </w:tcPr>
          <w:p w14:paraId="249E880F"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gridSpan w:val="2"/>
          </w:tcPr>
          <w:p w14:paraId="70D66BB5"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14:paraId="276861D0" w14:textId="77777777" w:rsidTr="001963E9">
        <w:tc>
          <w:tcPr>
            <w:tcW w:w="714" w:type="dxa"/>
            <w:gridSpan w:val="2"/>
            <w:tcBorders>
              <w:left w:val="single" w:sz="12" w:space="0" w:color="auto"/>
              <w:bottom w:val="single" w:sz="12" w:space="0" w:color="auto"/>
            </w:tcBorders>
          </w:tcPr>
          <w:p w14:paraId="24B2919E" w14:textId="77777777" w:rsidR="008C651A" w:rsidRPr="005A115B"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5A115B">
              <w:rPr>
                <w:rFonts w:asciiTheme="minorHAnsi" w:hAnsiTheme="minorHAnsi" w:cstheme="minorHAnsi"/>
                <w:color w:val="auto"/>
                <w:sz w:val="20"/>
                <w:szCs w:val="20"/>
              </w:rPr>
              <w:t>10</w:t>
            </w:r>
          </w:p>
        </w:tc>
        <w:tc>
          <w:tcPr>
            <w:tcW w:w="864" w:type="dxa"/>
            <w:tcBorders>
              <w:bottom w:val="single" w:sz="12" w:space="0" w:color="auto"/>
            </w:tcBorders>
          </w:tcPr>
          <w:p w14:paraId="71891776" w14:textId="0973C233"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WHT</w:t>
            </w:r>
          </w:p>
        </w:tc>
        <w:tc>
          <w:tcPr>
            <w:tcW w:w="3095" w:type="dxa"/>
            <w:gridSpan w:val="2"/>
            <w:tcBorders>
              <w:bottom w:val="single" w:sz="12" w:space="0" w:color="auto"/>
              <w:right w:val="single" w:sz="12" w:space="0" w:color="auto"/>
            </w:tcBorders>
          </w:tcPr>
          <w:p w14:paraId="33560B7F" w14:textId="197422DD" w:rsidR="008C651A" w:rsidRPr="008C651A" w:rsidRDefault="008C651A" w:rsidP="008C651A">
            <w:pPr>
              <w:tabs>
                <w:tab w:val="left" w:pos="1800"/>
              </w:tabs>
              <w:spacing w:line="440" w:lineRule="exact"/>
              <w:contextualSpacing/>
              <w:jc w:val="both"/>
              <w:rPr>
                <w:rFonts w:asciiTheme="minorHAnsi" w:hAnsiTheme="minorHAnsi" w:cstheme="minorHAnsi"/>
                <w:sz w:val="20"/>
                <w:szCs w:val="20"/>
              </w:rPr>
            </w:pPr>
            <w:r w:rsidRPr="008C651A">
              <w:rPr>
                <w:rFonts w:asciiTheme="minorHAnsi" w:hAnsiTheme="minorHAnsi"/>
                <w:sz w:val="20"/>
                <w:szCs w:val="20"/>
              </w:rPr>
              <w:t>White</w:t>
            </w:r>
          </w:p>
        </w:tc>
        <w:tc>
          <w:tcPr>
            <w:tcW w:w="716" w:type="dxa"/>
            <w:gridSpan w:val="2"/>
            <w:tcBorders>
              <w:left w:val="single" w:sz="12" w:space="0" w:color="auto"/>
            </w:tcBorders>
          </w:tcPr>
          <w:p w14:paraId="0703C3E8"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c>
          <w:tcPr>
            <w:tcW w:w="864" w:type="dxa"/>
            <w:gridSpan w:val="2"/>
          </w:tcPr>
          <w:p w14:paraId="367F5AAC" w14:textId="77777777" w:rsidR="008C651A" w:rsidRPr="005A115B"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3202" w:type="dxa"/>
            <w:gridSpan w:val="2"/>
          </w:tcPr>
          <w:p w14:paraId="4EC64596" w14:textId="77777777" w:rsidR="008C651A" w:rsidRPr="005A115B"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rsidRPr="008C651A" w14:paraId="36B10411" w14:textId="77777777" w:rsidTr="001963E9">
        <w:trPr>
          <w:trHeight w:val="432"/>
        </w:trPr>
        <w:tc>
          <w:tcPr>
            <w:tcW w:w="4673" w:type="dxa"/>
            <w:gridSpan w:val="5"/>
            <w:tcBorders>
              <w:bottom w:val="single" w:sz="12" w:space="0" w:color="auto"/>
            </w:tcBorders>
            <w:vAlign w:val="center"/>
          </w:tcPr>
          <w:p w14:paraId="7011954D" w14:textId="4F3493F8" w:rsidR="008C651A" w:rsidRPr="00394FBC" w:rsidRDefault="008C651A" w:rsidP="008C651A">
            <w:pPr>
              <w:pStyle w:val="ListParagraph"/>
              <w:numPr>
                <w:ilvl w:val="3"/>
                <w:numId w:val="17"/>
              </w:numPr>
              <w:spacing w:after="120" w:line="440" w:lineRule="exact"/>
              <w:ind w:left="1605" w:hanging="957"/>
              <w:contextualSpacing/>
              <w:rPr>
                <w:rFonts w:asciiTheme="minorHAnsi" w:hAnsiTheme="minorHAnsi" w:cstheme="minorHAnsi"/>
                <w:b/>
                <w:bCs/>
                <w:color w:val="auto"/>
                <w:sz w:val="20"/>
                <w:szCs w:val="20"/>
              </w:rPr>
            </w:pPr>
            <w:bookmarkStart w:id="50" w:name="_Toc57124442"/>
            <w:bookmarkStart w:id="51" w:name="_Toc70421262"/>
            <w:bookmarkEnd w:id="48"/>
            <w:bookmarkEnd w:id="49"/>
            <w:r w:rsidRPr="008C651A">
              <w:rPr>
                <w:rFonts w:asciiTheme="minorHAnsi" w:hAnsiTheme="minorHAnsi" w:cstheme="minorHAnsi"/>
                <w:u w:val="single"/>
              </w:rPr>
              <w:t>Components Designator</w:t>
            </w:r>
          </w:p>
        </w:tc>
        <w:tc>
          <w:tcPr>
            <w:tcW w:w="4782" w:type="dxa"/>
            <w:gridSpan w:val="6"/>
            <w:tcBorders>
              <w:bottom w:val="single" w:sz="12" w:space="0" w:color="auto"/>
            </w:tcBorders>
            <w:vAlign w:val="center"/>
          </w:tcPr>
          <w:p w14:paraId="6D998C87" w14:textId="77777777" w:rsidR="008C651A" w:rsidRPr="008C651A" w:rsidRDefault="008C651A" w:rsidP="00BE24B1">
            <w:pPr>
              <w:spacing w:after="120" w:line="440" w:lineRule="exact"/>
              <w:contextualSpacing/>
              <w:rPr>
                <w:rFonts w:asciiTheme="minorHAnsi" w:hAnsiTheme="minorHAnsi" w:cstheme="minorHAnsi"/>
                <w:b/>
                <w:bCs/>
                <w:color w:val="auto"/>
                <w:sz w:val="20"/>
                <w:szCs w:val="20"/>
              </w:rPr>
            </w:pPr>
          </w:p>
        </w:tc>
      </w:tr>
      <w:tr w:rsidR="008C651A" w:rsidRPr="00394FBC" w14:paraId="204326B4" w14:textId="77777777" w:rsidTr="001963E9">
        <w:tc>
          <w:tcPr>
            <w:tcW w:w="714" w:type="dxa"/>
            <w:gridSpan w:val="2"/>
            <w:tcBorders>
              <w:top w:val="single" w:sz="12" w:space="0" w:color="auto"/>
              <w:left w:val="single" w:sz="12" w:space="0" w:color="auto"/>
              <w:bottom w:val="double" w:sz="4" w:space="0" w:color="auto"/>
            </w:tcBorders>
            <w:vAlign w:val="center"/>
          </w:tcPr>
          <w:p w14:paraId="3FF5BEBE" w14:textId="77777777" w:rsidR="008C651A" w:rsidRPr="005A115B" w:rsidRDefault="008C651A" w:rsidP="008C651A">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Item</w:t>
            </w:r>
          </w:p>
        </w:tc>
        <w:tc>
          <w:tcPr>
            <w:tcW w:w="864" w:type="dxa"/>
            <w:tcBorders>
              <w:top w:val="single" w:sz="12" w:space="0" w:color="auto"/>
              <w:bottom w:val="double" w:sz="4" w:space="0" w:color="auto"/>
            </w:tcBorders>
            <w:vAlign w:val="center"/>
          </w:tcPr>
          <w:p w14:paraId="51A34C33" w14:textId="77777777" w:rsidR="008C651A" w:rsidRPr="005A115B" w:rsidRDefault="008C651A" w:rsidP="008C651A">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Name</w:t>
            </w:r>
          </w:p>
        </w:tc>
        <w:tc>
          <w:tcPr>
            <w:tcW w:w="3095" w:type="dxa"/>
            <w:gridSpan w:val="2"/>
            <w:tcBorders>
              <w:top w:val="single" w:sz="12" w:space="0" w:color="auto"/>
              <w:bottom w:val="double" w:sz="4" w:space="0" w:color="auto"/>
              <w:right w:val="single" w:sz="6" w:space="0" w:color="auto"/>
            </w:tcBorders>
            <w:vAlign w:val="center"/>
          </w:tcPr>
          <w:p w14:paraId="00AF1DD1" w14:textId="2FB27421" w:rsidR="008C651A" w:rsidRPr="005A115B" w:rsidRDefault="008C651A" w:rsidP="008C651A">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Description</w:t>
            </w:r>
          </w:p>
        </w:tc>
        <w:tc>
          <w:tcPr>
            <w:tcW w:w="716" w:type="dxa"/>
            <w:gridSpan w:val="2"/>
            <w:tcBorders>
              <w:top w:val="single" w:sz="12" w:space="0" w:color="auto"/>
              <w:left w:val="single" w:sz="6" w:space="0" w:color="auto"/>
              <w:bottom w:val="double" w:sz="4" w:space="0" w:color="auto"/>
            </w:tcBorders>
            <w:vAlign w:val="center"/>
          </w:tcPr>
          <w:p w14:paraId="591793DF" w14:textId="082BF216" w:rsidR="008C651A" w:rsidRPr="00394FBC" w:rsidRDefault="008C651A" w:rsidP="008C651A">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Item</w:t>
            </w:r>
          </w:p>
        </w:tc>
        <w:tc>
          <w:tcPr>
            <w:tcW w:w="864" w:type="dxa"/>
            <w:gridSpan w:val="2"/>
            <w:tcBorders>
              <w:top w:val="single" w:sz="12" w:space="0" w:color="auto"/>
              <w:bottom w:val="double" w:sz="4" w:space="0" w:color="auto"/>
            </w:tcBorders>
            <w:vAlign w:val="center"/>
          </w:tcPr>
          <w:p w14:paraId="7890ADA6" w14:textId="18F2F29D" w:rsidR="008C651A" w:rsidRPr="00394FBC" w:rsidRDefault="008C651A" w:rsidP="008C651A">
            <w:pPr>
              <w:spacing w:line="440" w:lineRule="exact"/>
              <w:ind w:right="78"/>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Name</w:t>
            </w:r>
          </w:p>
        </w:tc>
        <w:tc>
          <w:tcPr>
            <w:tcW w:w="3202" w:type="dxa"/>
            <w:gridSpan w:val="2"/>
            <w:tcBorders>
              <w:top w:val="single" w:sz="12" w:space="0" w:color="auto"/>
              <w:bottom w:val="double" w:sz="4" w:space="0" w:color="auto"/>
              <w:right w:val="single" w:sz="12" w:space="0" w:color="auto"/>
            </w:tcBorders>
            <w:vAlign w:val="center"/>
          </w:tcPr>
          <w:p w14:paraId="6162A43A" w14:textId="3B52227D" w:rsidR="008C651A" w:rsidRPr="00394FBC" w:rsidRDefault="008C651A" w:rsidP="008C651A">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Description</w:t>
            </w:r>
          </w:p>
        </w:tc>
      </w:tr>
      <w:tr w:rsidR="008C651A" w:rsidRPr="005A115B" w14:paraId="79D9DD85" w14:textId="77777777" w:rsidTr="001963E9">
        <w:tc>
          <w:tcPr>
            <w:tcW w:w="714" w:type="dxa"/>
            <w:gridSpan w:val="2"/>
            <w:tcBorders>
              <w:top w:val="double" w:sz="4" w:space="0" w:color="auto"/>
              <w:left w:val="single" w:sz="12" w:space="0" w:color="auto"/>
            </w:tcBorders>
          </w:tcPr>
          <w:p w14:paraId="4B3094DE" w14:textId="77777777"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cstheme="minorHAnsi"/>
                <w:color w:val="auto"/>
                <w:sz w:val="20"/>
                <w:szCs w:val="20"/>
              </w:rPr>
              <w:t>1</w:t>
            </w:r>
          </w:p>
        </w:tc>
        <w:tc>
          <w:tcPr>
            <w:tcW w:w="864" w:type="dxa"/>
            <w:tcBorders>
              <w:top w:val="double" w:sz="4" w:space="0" w:color="auto"/>
            </w:tcBorders>
          </w:tcPr>
          <w:p w14:paraId="21CBDB72" w14:textId="63377ACC"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A?</w:t>
            </w:r>
          </w:p>
        </w:tc>
        <w:tc>
          <w:tcPr>
            <w:tcW w:w="3095" w:type="dxa"/>
            <w:gridSpan w:val="2"/>
            <w:tcBorders>
              <w:top w:val="double" w:sz="4" w:space="0" w:color="auto"/>
              <w:right w:val="single" w:sz="6" w:space="0" w:color="auto"/>
            </w:tcBorders>
          </w:tcPr>
          <w:p w14:paraId="24AE733E" w14:textId="626EC823"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716" w:type="dxa"/>
            <w:gridSpan w:val="2"/>
            <w:tcBorders>
              <w:top w:val="double" w:sz="4" w:space="0" w:color="auto"/>
              <w:left w:val="single" w:sz="6" w:space="0" w:color="auto"/>
            </w:tcBorders>
          </w:tcPr>
          <w:p w14:paraId="5387C84C" w14:textId="2C817611"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16</w:t>
            </w:r>
          </w:p>
        </w:tc>
        <w:tc>
          <w:tcPr>
            <w:tcW w:w="864" w:type="dxa"/>
            <w:gridSpan w:val="2"/>
            <w:tcBorders>
              <w:top w:val="double" w:sz="4" w:space="0" w:color="auto"/>
            </w:tcBorders>
          </w:tcPr>
          <w:p w14:paraId="1B1BDCFC" w14:textId="5C619725"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P?</w:t>
            </w:r>
          </w:p>
        </w:tc>
        <w:tc>
          <w:tcPr>
            <w:tcW w:w="3202" w:type="dxa"/>
            <w:gridSpan w:val="2"/>
            <w:tcBorders>
              <w:top w:val="double" w:sz="4" w:space="0" w:color="auto"/>
              <w:right w:val="single" w:sz="12" w:space="0" w:color="auto"/>
            </w:tcBorders>
          </w:tcPr>
          <w:p w14:paraId="16F96D11" w14:textId="26F05629"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Connector/ Port</w:t>
            </w:r>
          </w:p>
        </w:tc>
      </w:tr>
      <w:tr w:rsidR="008C651A" w:rsidRPr="005A115B" w14:paraId="7C8BA703" w14:textId="77777777" w:rsidTr="001963E9">
        <w:tc>
          <w:tcPr>
            <w:tcW w:w="714" w:type="dxa"/>
            <w:gridSpan w:val="2"/>
            <w:tcBorders>
              <w:left w:val="single" w:sz="12" w:space="0" w:color="auto"/>
            </w:tcBorders>
          </w:tcPr>
          <w:p w14:paraId="361427EF" w14:textId="77777777"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cstheme="minorHAnsi"/>
                <w:color w:val="auto"/>
                <w:sz w:val="20"/>
                <w:szCs w:val="20"/>
              </w:rPr>
              <w:t>2</w:t>
            </w:r>
          </w:p>
        </w:tc>
        <w:tc>
          <w:tcPr>
            <w:tcW w:w="864" w:type="dxa"/>
          </w:tcPr>
          <w:p w14:paraId="3E4CD5F7" w14:textId="6DB958CB"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B?</w:t>
            </w:r>
          </w:p>
        </w:tc>
        <w:tc>
          <w:tcPr>
            <w:tcW w:w="3095" w:type="dxa"/>
            <w:gridSpan w:val="2"/>
            <w:tcBorders>
              <w:right w:val="single" w:sz="6" w:space="0" w:color="auto"/>
            </w:tcBorders>
          </w:tcPr>
          <w:p w14:paraId="24B92BEA" w14:textId="107C9145"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Battery</w:t>
            </w:r>
          </w:p>
        </w:tc>
        <w:tc>
          <w:tcPr>
            <w:tcW w:w="716" w:type="dxa"/>
            <w:gridSpan w:val="2"/>
            <w:tcBorders>
              <w:left w:val="single" w:sz="6" w:space="0" w:color="auto"/>
            </w:tcBorders>
          </w:tcPr>
          <w:p w14:paraId="6ED678E9" w14:textId="45B8BFB7"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17</w:t>
            </w:r>
          </w:p>
        </w:tc>
        <w:tc>
          <w:tcPr>
            <w:tcW w:w="864" w:type="dxa"/>
            <w:gridSpan w:val="2"/>
          </w:tcPr>
          <w:p w14:paraId="34E978BC" w14:textId="6D263610"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Q?</w:t>
            </w:r>
          </w:p>
        </w:tc>
        <w:tc>
          <w:tcPr>
            <w:tcW w:w="3202" w:type="dxa"/>
            <w:gridSpan w:val="2"/>
            <w:tcBorders>
              <w:right w:val="single" w:sz="12" w:space="0" w:color="auto"/>
            </w:tcBorders>
          </w:tcPr>
          <w:p w14:paraId="7BC981F6" w14:textId="6DF4F57A"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Transistor/ FET</w:t>
            </w:r>
          </w:p>
        </w:tc>
      </w:tr>
      <w:tr w:rsidR="008C651A" w:rsidRPr="005A115B" w14:paraId="128DFFAC" w14:textId="77777777" w:rsidTr="001963E9">
        <w:tc>
          <w:tcPr>
            <w:tcW w:w="714" w:type="dxa"/>
            <w:gridSpan w:val="2"/>
            <w:tcBorders>
              <w:left w:val="single" w:sz="12" w:space="0" w:color="auto"/>
            </w:tcBorders>
          </w:tcPr>
          <w:p w14:paraId="1493069E" w14:textId="77777777"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cstheme="minorHAnsi"/>
                <w:color w:val="auto"/>
                <w:sz w:val="20"/>
                <w:szCs w:val="20"/>
              </w:rPr>
              <w:t>3</w:t>
            </w:r>
          </w:p>
        </w:tc>
        <w:tc>
          <w:tcPr>
            <w:tcW w:w="864" w:type="dxa"/>
          </w:tcPr>
          <w:p w14:paraId="67719DDC" w14:textId="7940F9DA"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C?</w:t>
            </w:r>
          </w:p>
        </w:tc>
        <w:tc>
          <w:tcPr>
            <w:tcW w:w="3095" w:type="dxa"/>
            <w:gridSpan w:val="2"/>
            <w:tcBorders>
              <w:right w:val="single" w:sz="6" w:space="0" w:color="auto"/>
            </w:tcBorders>
          </w:tcPr>
          <w:p w14:paraId="0CC1DF2F" w14:textId="3116A708"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Capacitor</w:t>
            </w:r>
          </w:p>
        </w:tc>
        <w:tc>
          <w:tcPr>
            <w:tcW w:w="716" w:type="dxa"/>
            <w:gridSpan w:val="2"/>
            <w:tcBorders>
              <w:left w:val="single" w:sz="6" w:space="0" w:color="auto"/>
            </w:tcBorders>
          </w:tcPr>
          <w:p w14:paraId="049BD4E3" w14:textId="178B7C53"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18</w:t>
            </w:r>
          </w:p>
        </w:tc>
        <w:tc>
          <w:tcPr>
            <w:tcW w:w="864" w:type="dxa"/>
            <w:gridSpan w:val="2"/>
          </w:tcPr>
          <w:p w14:paraId="6942AE87" w14:textId="697A3849"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R?</w:t>
            </w:r>
          </w:p>
        </w:tc>
        <w:tc>
          <w:tcPr>
            <w:tcW w:w="3202" w:type="dxa"/>
            <w:gridSpan w:val="2"/>
            <w:tcBorders>
              <w:right w:val="single" w:sz="12" w:space="0" w:color="auto"/>
            </w:tcBorders>
          </w:tcPr>
          <w:p w14:paraId="3E2E555F" w14:textId="10CE492D"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Resistor</w:t>
            </w:r>
          </w:p>
        </w:tc>
      </w:tr>
      <w:tr w:rsidR="008C651A" w:rsidRPr="005A115B" w14:paraId="51B63841" w14:textId="77777777" w:rsidTr="001963E9">
        <w:tc>
          <w:tcPr>
            <w:tcW w:w="714" w:type="dxa"/>
            <w:gridSpan w:val="2"/>
            <w:tcBorders>
              <w:left w:val="single" w:sz="12" w:space="0" w:color="auto"/>
            </w:tcBorders>
          </w:tcPr>
          <w:p w14:paraId="6C961B02" w14:textId="77777777"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cstheme="minorHAnsi"/>
                <w:color w:val="auto"/>
                <w:sz w:val="20"/>
                <w:szCs w:val="20"/>
              </w:rPr>
              <w:t>4</w:t>
            </w:r>
          </w:p>
        </w:tc>
        <w:tc>
          <w:tcPr>
            <w:tcW w:w="864" w:type="dxa"/>
          </w:tcPr>
          <w:p w14:paraId="55971E67" w14:textId="6198D223"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D?</w:t>
            </w:r>
          </w:p>
        </w:tc>
        <w:tc>
          <w:tcPr>
            <w:tcW w:w="3095" w:type="dxa"/>
            <w:gridSpan w:val="2"/>
            <w:tcBorders>
              <w:right w:val="single" w:sz="6" w:space="0" w:color="auto"/>
            </w:tcBorders>
          </w:tcPr>
          <w:p w14:paraId="217626DE" w14:textId="428250CD"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Diode/ LED</w:t>
            </w:r>
          </w:p>
        </w:tc>
        <w:tc>
          <w:tcPr>
            <w:tcW w:w="716" w:type="dxa"/>
            <w:gridSpan w:val="2"/>
            <w:tcBorders>
              <w:left w:val="single" w:sz="6" w:space="0" w:color="auto"/>
            </w:tcBorders>
          </w:tcPr>
          <w:p w14:paraId="4CBDD722" w14:textId="2CB3A0B1"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19</w:t>
            </w:r>
          </w:p>
        </w:tc>
        <w:tc>
          <w:tcPr>
            <w:tcW w:w="864" w:type="dxa"/>
            <w:gridSpan w:val="2"/>
          </w:tcPr>
          <w:p w14:paraId="29F30DF1" w14:textId="54D9F21A"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S?</w:t>
            </w:r>
          </w:p>
        </w:tc>
        <w:tc>
          <w:tcPr>
            <w:tcW w:w="3202" w:type="dxa"/>
            <w:gridSpan w:val="2"/>
            <w:tcBorders>
              <w:right w:val="single" w:sz="12" w:space="0" w:color="auto"/>
            </w:tcBorders>
          </w:tcPr>
          <w:p w14:paraId="6C6AA12D" w14:textId="4829B679"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Switches</w:t>
            </w:r>
          </w:p>
        </w:tc>
      </w:tr>
      <w:tr w:rsidR="008C651A" w:rsidRPr="005A115B" w14:paraId="3A297A62" w14:textId="77777777" w:rsidTr="001963E9">
        <w:tc>
          <w:tcPr>
            <w:tcW w:w="714" w:type="dxa"/>
            <w:gridSpan w:val="2"/>
            <w:tcBorders>
              <w:left w:val="single" w:sz="12" w:space="0" w:color="auto"/>
            </w:tcBorders>
          </w:tcPr>
          <w:p w14:paraId="5698E7A9" w14:textId="77777777"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cstheme="minorHAnsi"/>
                <w:color w:val="auto"/>
                <w:sz w:val="20"/>
                <w:szCs w:val="20"/>
              </w:rPr>
              <w:t>5</w:t>
            </w:r>
          </w:p>
        </w:tc>
        <w:tc>
          <w:tcPr>
            <w:tcW w:w="864" w:type="dxa"/>
          </w:tcPr>
          <w:p w14:paraId="42FC1443" w14:textId="0EAC0C3B"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E?</w:t>
            </w:r>
          </w:p>
        </w:tc>
        <w:tc>
          <w:tcPr>
            <w:tcW w:w="3095" w:type="dxa"/>
            <w:gridSpan w:val="2"/>
            <w:tcBorders>
              <w:right w:val="single" w:sz="6" w:space="0" w:color="auto"/>
            </w:tcBorders>
          </w:tcPr>
          <w:p w14:paraId="5BA22E52" w14:textId="21CC71B1"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Antenna</w:t>
            </w:r>
          </w:p>
        </w:tc>
        <w:tc>
          <w:tcPr>
            <w:tcW w:w="716" w:type="dxa"/>
            <w:gridSpan w:val="2"/>
            <w:tcBorders>
              <w:left w:val="single" w:sz="6" w:space="0" w:color="auto"/>
            </w:tcBorders>
          </w:tcPr>
          <w:p w14:paraId="77D7F3C6" w14:textId="65084AEC"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20</w:t>
            </w:r>
          </w:p>
        </w:tc>
        <w:tc>
          <w:tcPr>
            <w:tcW w:w="864" w:type="dxa"/>
            <w:gridSpan w:val="2"/>
          </w:tcPr>
          <w:p w14:paraId="32AFFA07" w14:textId="034A106F"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T?</w:t>
            </w:r>
          </w:p>
        </w:tc>
        <w:tc>
          <w:tcPr>
            <w:tcW w:w="3202" w:type="dxa"/>
            <w:gridSpan w:val="2"/>
            <w:tcBorders>
              <w:right w:val="single" w:sz="12" w:space="0" w:color="auto"/>
            </w:tcBorders>
          </w:tcPr>
          <w:p w14:paraId="2417A534" w14:textId="77777777"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rsidRPr="005A115B" w14:paraId="1C417D10" w14:textId="77777777" w:rsidTr="001963E9">
        <w:tc>
          <w:tcPr>
            <w:tcW w:w="714" w:type="dxa"/>
            <w:gridSpan w:val="2"/>
            <w:tcBorders>
              <w:left w:val="single" w:sz="12" w:space="0" w:color="auto"/>
            </w:tcBorders>
          </w:tcPr>
          <w:p w14:paraId="6448C7CF" w14:textId="77777777"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cstheme="minorHAnsi"/>
                <w:color w:val="auto"/>
                <w:sz w:val="20"/>
                <w:szCs w:val="20"/>
              </w:rPr>
              <w:t>6</w:t>
            </w:r>
          </w:p>
        </w:tc>
        <w:tc>
          <w:tcPr>
            <w:tcW w:w="864" w:type="dxa"/>
          </w:tcPr>
          <w:p w14:paraId="5726319B" w14:textId="1378CA78"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F?</w:t>
            </w:r>
          </w:p>
        </w:tc>
        <w:tc>
          <w:tcPr>
            <w:tcW w:w="3095" w:type="dxa"/>
            <w:gridSpan w:val="2"/>
            <w:tcBorders>
              <w:right w:val="single" w:sz="6" w:space="0" w:color="auto"/>
            </w:tcBorders>
          </w:tcPr>
          <w:p w14:paraId="6F49E63D" w14:textId="2EC34140"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Fuse</w:t>
            </w:r>
          </w:p>
        </w:tc>
        <w:tc>
          <w:tcPr>
            <w:tcW w:w="716" w:type="dxa"/>
            <w:gridSpan w:val="2"/>
            <w:tcBorders>
              <w:left w:val="single" w:sz="6" w:space="0" w:color="auto"/>
            </w:tcBorders>
          </w:tcPr>
          <w:p w14:paraId="0112B7B0" w14:textId="503F13AD"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21</w:t>
            </w:r>
          </w:p>
        </w:tc>
        <w:tc>
          <w:tcPr>
            <w:tcW w:w="864" w:type="dxa"/>
            <w:gridSpan w:val="2"/>
          </w:tcPr>
          <w:p w14:paraId="461D826D" w14:textId="4B6528F2"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U?</w:t>
            </w:r>
          </w:p>
        </w:tc>
        <w:tc>
          <w:tcPr>
            <w:tcW w:w="3202" w:type="dxa"/>
            <w:gridSpan w:val="2"/>
            <w:tcBorders>
              <w:right w:val="single" w:sz="12" w:space="0" w:color="auto"/>
            </w:tcBorders>
          </w:tcPr>
          <w:p w14:paraId="75215EDF" w14:textId="02E0B5B8"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Integrated Circuit</w:t>
            </w:r>
          </w:p>
        </w:tc>
      </w:tr>
      <w:tr w:rsidR="008C651A" w:rsidRPr="005A115B" w14:paraId="6B9E2C1D" w14:textId="77777777" w:rsidTr="001963E9">
        <w:tc>
          <w:tcPr>
            <w:tcW w:w="714" w:type="dxa"/>
            <w:gridSpan w:val="2"/>
            <w:tcBorders>
              <w:left w:val="single" w:sz="12" w:space="0" w:color="auto"/>
            </w:tcBorders>
          </w:tcPr>
          <w:p w14:paraId="17677F98" w14:textId="77777777"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cstheme="minorHAnsi"/>
                <w:color w:val="auto"/>
                <w:sz w:val="20"/>
                <w:szCs w:val="20"/>
              </w:rPr>
              <w:t>7</w:t>
            </w:r>
          </w:p>
        </w:tc>
        <w:tc>
          <w:tcPr>
            <w:tcW w:w="864" w:type="dxa"/>
          </w:tcPr>
          <w:p w14:paraId="7896A735" w14:textId="204EC7D0"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G?</w:t>
            </w:r>
          </w:p>
        </w:tc>
        <w:tc>
          <w:tcPr>
            <w:tcW w:w="3095" w:type="dxa"/>
            <w:gridSpan w:val="2"/>
            <w:tcBorders>
              <w:right w:val="single" w:sz="6" w:space="0" w:color="auto"/>
            </w:tcBorders>
          </w:tcPr>
          <w:p w14:paraId="469996E9" w14:textId="09542AA4"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p>
        </w:tc>
        <w:tc>
          <w:tcPr>
            <w:tcW w:w="716" w:type="dxa"/>
            <w:gridSpan w:val="2"/>
            <w:tcBorders>
              <w:left w:val="single" w:sz="6" w:space="0" w:color="auto"/>
            </w:tcBorders>
          </w:tcPr>
          <w:p w14:paraId="0D3F4FD3" w14:textId="778D3D5C"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22</w:t>
            </w:r>
          </w:p>
        </w:tc>
        <w:tc>
          <w:tcPr>
            <w:tcW w:w="864" w:type="dxa"/>
            <w:gridSpan w:val="2"/>
          </w:tcPr>
          <w:p w14:paraId="50E609B3" w14:textId="01A80A3F"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V?</w:t>
            </w:r>
          </w:p>
        </w:tc>
        <w:tc>
          <w:tcPr>
            <w:tcW w:w="3202" w:type="dxa"/>
            <w:gridSpan w:val="2"/>
            <w:tcBorders>
              <w:right w:val="single" w:sz="12" w:space="0" w:color="auto"/>
            </w:tcBorders>
          </w:tcPr>
          <w:p w14:paraId="240EECC6" w14:textId="269DC16C"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Voltage Regulator</w:t>
            </w:r>
          </w:p>
        </w:tc>
      </w:tr>
      <w:tr w:rsidR="008C651A" w:rsidRPr="005A115B" w14:paraId="7F6B69B1" w14:textId="77777777" w:rsidTr="001963E9">
        <w:tc>
          <w:tcPr>
            <w:tcW w:w="714" w:type="dxa"/>
            <w:gridSpan w:val="2"/>
            <w:tcBorders>
              <w:left w:val="single" w:sz="12" w:space="0" w:color="auto"/>
            </w:tcBorders>
          </w:tcPr>
          <w:p w14:paraId="2E0F399D" w14:textId="77777777"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cstheme="minorHAnsi"/>
                <w:color w:val="auto"/>
                <w:sz w:val="20"/>
                <w:szCs w:val="20"/>
              </w:rPr>
              <w:t>8</w:t>
            </w:r>
          </w:p>
        </w:tc>
        <w:tc>
          <w:tcPr>
            <w:tcW w:w="864" w:type="dxa"/>
          </w:tcPr>
          <w:p w14:paraId="1922173A" w14:textId="4D9C3FDA"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H?</w:t>
            </w:r>
          </w:p>
        </w:tc>
        <w:tc>
          <w:tcPr>
            <w:tcW w:w="3095" w:type="dxa"/>
            <w:gridSpan w:val="2"/>
            <w:tcBorders>
              <w:right w:val="single" w:sz="6" w:space="0" w:color="auto"/>
            </w:tcBorders>
          </w:tcPr>
          <w:p w14:paraId="4BE1C1B8" w14:textId="7E4A5F7D" w:rsidR="008C651A" w:rsidRPr="008C651A" w:rsidRDefault="008C651A" w:rsidP="008C651A">
            <w:pPr>
              <w:tabs>
                <w:tab w:val="left" w:pos="1800"/>
              </w:tabs>
              <w:spacing w:line="440" w:lineRule="exact"/>
              <w:contextualSpacing/>
              <w:jc w:val="both"/>
              <w:rPr>
                <w:rFonts w:asciiTheme="minorHAnsi" w:hAnsiTheme="minorHAnsi" w:cstheme="minorHAnsi"/>
                <w:sz w:val="20"/>
                <w:szCs w:val="20"/>
              </w:rPr>
            </w:pPr>
          </w:p>
        </w:tc>
        <w:tc>
          <w:tcPr>
            <w:tcW w:w="716" w:type="dxa"/>
            <w:gridSpan w:val="2"/>
            <w:tcBorders>
              <w:left w:val="single" w:sz="6" w:space="0" w:color="auto"/>
            </w:tcBorders>
          </w:tcPr>
          <w:p w14:paraId="2ED18BC8" w14:textId="1222B2A4"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23</w:t>
            </w:r>
          </w:p>
        </w:tc>
        <w:tc>
          <w:tcPr>
            <w:tcW w:w="864" w:type="dxa"/>
            <w:gridSpan w:val="2"/>
          </w:tcPr>
          <w:p w14:paraId="37EC4CA0" w14:textId="5F0D8D9A"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W?</w:t>
            </w:r>
          </w:p>
        </w:tc>
        <w:tc>
          <w:tcPr>
            <w:tcW w:w="3202" w:type="dxa"/>
            <w:gridSpan w:val="2"/>
            <w:tcBorders>
              <w:right w:val="single" w:sz="12" w:space="0" w:color="auto"/>
            </w:tcBorders>
          </w:tcPr>
          <w:p w14:paraId="7F446F36" w14:textId="22425D45"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Jumper</w:t>
            </w:r>
          </w:p>
        </w:tc>
      </w:tr>
      <w:tr w:rsidR="008C651A" w:rsidRPr="005A115B" w14:paraId="4F784995" w14:textId="77777777" w:rsidTr="001963E9">
        <w:tc>
          <w:tcPr>
            <w:tcW w:w="714" w:type="dxa"/>
            <w:gridSpan w:val="2"/>
            <w:tcBorders>
              <w:left w:val="single" w:sz="12" w:space="0" w:color="auto"/>
            </w:tcBorders>
          </w:tcPr>
          <w:p w14:paraId="56C2ADE6" w14:textId="77777777"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cstheme="minorHAnsi"/>
                <w:color w:val="auto"/>
                <w:sz w:val="20"/>
                <w:szCs w:val="20"/>
              </w:rPr>
              <w:t>9</w:t>
            </w:r>
          </w:p>
        </w:tc>
        <w:tc>
          <w:tcPr>
            <w:tcW w:w="864" w:type="dxa"/>
          </w:tcPr>
          <w:p w14:paraId="0596417A" w14:textId="1D6AB968"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I?</w:t>
            </w:r>
          </w:p>
        </w:tc>
        <w:tc>
          <w:tcPr>
            <w:tcW w:w="3095" w:type="dxa"/>
            <w:gridSpan w:val="2"/>
            <w:tcBorders>
              <w:right w:val="single" w:sz="6" w:space="0" w:color="auto"/>
            </w:tcBorders>
          </w:tcPr>
          <w:p w14:paraId="705A8E87" w14:textId="225794AA" w:rsidR="008C651A" w:rsidRPr="008C651A" w:rsidRDefault="008C651A" w:rsidP="008C651A">
            <w:pPr>
              <w:tabs>
                <w:tab w:val="left" w:pos="1800"/>
              </w:tabs>
              <w:spacing w:line="440" w:lineRule="exact"/>
              <w:contextualSpacing/>
              <w:jc w:val="both"/>
              <w:rPr>
                <w:rFonts w:asciiTheme="minorHAnsi" w:hAnsiTheme="minorHAnsi" w:cstheme="minorHAnsi"/>
                <w:sz w:val="20"/>
                <w:szCs w:val="20"/>
              </w:rPr>
            </w:pPr>
          </w:p>
        </w:tc>
        <w:tc>
          <w:tcPr>
            <w:tcW w:w="716" w:type="dxa"/>
            <w:gridSpan w:val="2"/>
            <w:tcBorders>
              <w:left w:val="single" w:sz="6" w:space="0" w:color="auto"/>
            </w:tcBorders>
          </w:tcPr>
          <w:p w14:paraId="5D1ACD7F" w14:textId="28782703"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24</w:t>
            </w:r>
          </w:p>
        </w:tc>
        <w:tc>
          <w:tcPr>
            <w:tcW w:w="864" w:type="dxa"/>
            <w:gridSpan w:val="2"/>
          </w:tcPr>
          <w:p w14:paraId="684A7619" w14:textId="2A6377C2"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X?</w:t>
            </w:r>
          </w:p>
        </w:tc>
        <w:tc>
          <w:tcPr>
            <w:tcW w:w="3202" w:type="dxa"/>
            <w:gridSpan w:val="2"/>
            <w:tcBorders>
              <w:right w:val="single" w:sz="12" w:space="0" w:color="auto"/>
            </w:tcBorders>
          </w:tcPr>
          <w:p w14:paraId="0BA18BAE" w14:textId="44F618DB"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rsidRPr="005A115B" w14:paraId="441992B1" w14:textId="77777777" w:rsidTr="001963E9">
        <w:tc>
          <w:tcPr>
            <w:tcW w:w="714" w:type="dxa"/>
            <w:gridSpan w:val="2"/>
            <w:tcBorders>
              <w:left w:val="single" w:sz="12" w:space="0" w:color="auto"/>
            </w:tcBorders>
          </w:tcPr>
          <w:p w14:paraId="6151753A" w14:textId="31A6ED50"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10</w:t>
            </w:r>
          </w:p>
        </w:tc>
        <w:tc>
          <w:tcPr>
            <w:tcW w:w="864" w:type="dxa"/>
          </w:tcPr>
          <w:p w14:paraId="0D0B1641" w14:textId="14EEF4FC" w:rsidR="008C651A" w:rsidRPr="008C651A" w:rsidRDefault="008C651A" w:rsidP="008C651A">
            <w:pPr>
              <w:tabs>
                <w:tab w:val="left" w:pos="1800"/>
              </w:tabs>
              <w:spacing w:line="440" w:lineRule="exact"/>
              <w:contextualSpacing/>
              <w:rPr>
                <w:rFonts w:asciiTheme="minorHAnsi" w:hAnsiTheme="minorHAnsi"/>
                <w:sz w:val="20"/>
                <w:szCs w:val="20"/>
              </w:rPr>
            </w:pPr>
            <w:r w:rsidRPr="008C651A">
              <w:rPr>
                <w:rFonts w:asciiTheme="minorHAnsi" w:hAnsiTheme="minorHAnsi"/>
                <w:sz w:val="20"/>
                <w:szCs w:val="20"/>
              </w:rPr>
              <w:t>J?</w:t>
            </w:r>
          </w:p>
        </w:tc>
        <w:tc>
          <w:tcPr>
            <w:tcW w:w="3095" w:type="dxa"/>
            <w:gridSpan w:val="2"/>
            <w:tcBorders>
              <w:right w:val="single" w:sz="6" w:space="0" w:color="auto"/>
            </w:tcBorders>
          </w:tcPr>
          <w:p w14:paraId="7D616977" w14:textId="2E391601" w:rsidR="008C651A" w:rsidRPr="008C651A" w:rsidRDefault="008C651A" w:rsidP="008C651A">
            <w:pPr>
              <w:tabs>
                <w:tab w:val="left" w:pos="1800"/>
              </w:tabs>
              <w:spacing w:line="440" w:lineRule="exact"/>
              <w:contextualSpacing/>
              <w:jc w:val="both"/>
              <w:rPr>
                <w:rFonts w:asciiTheme="minorHAnsi" w:hAnsiTheme="minorHAnsi"/>
                <w:sz w:val="20"/>
                <w:szCs w:val="20"/>
              </w:rPr>
            </w:pPr>
            <w:r w:rsidRPr="008C651A">
              <w:rPr>
                <w:rFonts w:asciiTheme="minorHAnsi" w:hAnsiTheme="minorHAnsi"/>
                <w:sz w:val="20"/>
                <w:szCs w:val="20"/>
              </w:rPr>
              <w:t>Socket/ Jack</w:t>
            </w:r>
          </w:p>
        </w:tc>
        <w:tc>
          <w:tcPr>
            <w:tcW w:w="716" w:type="dxa"/>
            <w:gridSpan w:val="2"/>
            <w:tcBorders>
              <w:left w:val="single" w:sz="6" w:space="0" w:color="auto"/>
            </w:tcBorders>
          </w:tcPr>
          <w:p w14:paraId="1D1800BB" w14:textId="797AB924"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25</w:t>
            </w:r>
          </w:p>
        </w:tc>
        <w:tc>
          <w:tcPr>
            <w:tcW w:w="864" w:type="dxa"/>
            <w:gridSpan w:val="2"/>
          </w:tcPr>
          <w:p w14:paraId="3CE0BB35" w14:textId="7D796392"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Y?</w:t>
            </w:r>
          </w:p>
        </w:tc>
        <w:tc>
          <w:tcPr>
            <w:tcW w:w="3202" w:type="dxa"/>
            <w:gridSpan w:val="2"/>
            <w:tcBorders>
              <w:right w:val="single" w:sz="12" w:space="0" w:color="auto"/>
            </w:tcBorders>
          </w:tcPr>
          <w:p w14:paraId="147ABFB7" w14:textId="2279A0B0"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Crystal Oscillator</w:t>
            </w:r>
          </w:p>
        </w:tc>
      </w:tr>
      <w:tr w:rsidR="008C651A" w:rsidRPr="005A115B" w14:paraId="19CD605C" w14:textId="77777777" w:rsidTr="001963E9">
        <w:tc>
          <w:tcPr>
            <w:tcW w:w="714" w:type="dxa"/>
            <w:gridSpan w:val="2"/>
            <w:tcBorders>
              <w:left w:val="single" w:sz="12" w:space="0" w:color="auto"/>
            </w:tcBorders>
          </w:tcPr>
          <w:p w14:paraId="241D6785" w14:textId="2AAF9462"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11</w:t>
            </w:r>
          </w:p>
        </w:tc>
        <w:tc>
          <w:tcPr>
            <w:tcW w:w="864" w:type="dxa"/>
          </w:tcPr>
          <w:p w14:paraId="17191D47" w14:textId="5F0DEF84" w:rsidR="008C651A" w:rsidRPr="008C651A" w:rsidRDefault="008C651A" w:rsidP="008C651A">
            <w:pPr>
              <w:tabs>
                <w:tab w:val="left" w:pos="1800"/>
              </w:tabs>
              <w:spacing w:line="440" w:lineRule="exact"/>
              <w:contextualSpacing/>
              <w:rPr>
                <w:rFonts w:asciiTheme="minorHAnsi" w:hAnsiTheme="minorHAnsi"/>
                <w:sz w:val="20"/>
                <w:szCs w:val="20"/>
              </w:rPr>
            </w:pPr>
            <w:r w:rsidRPr="008C651A">
              <w:rPr>
                <w:rFonts w:asciiTheme="minorHAnsi" w:hAnsiTheme="minorHAnsi"/>
                <w:sz w:val="20"/>
                <w:szCs w:val="20"/>
              </w:rPr>
              <w:t>K?</w:t>
            </w:r>
          </w:p>
        </w:tc>
        <w:tc>
          <w:tcPr>
            <w:tcW w:w="3095" w:type="dxa"/>
            <w:gridSpan w:val="2"/>
            <w:tcBorders>
              <w:right w:val="single" w:sz="6" w:space="0" w:color="auto"/>
            </w:tcBorders>
          </w:tcPr>
          <w:p w14:paraId="3984FCF8" w14:textId="34AA7BE9" w:rsidR="008C651A" w:rsidRPr="008C651A" w:rsidRDefault="008C651A" w:rsidP="008C651A">
            <w:pPr>
              <w:tabs>
                <w:tab w:val="left" w:pos="1800"/>
              </w:tabs>
              <w:spacing w:line="440" w:lineRule="exact"/>
              <w:contextualSpacing/>
              <w:jc w:val="both"/>
              <w:rPr>
                <w:rFonts w:asciiTheme="minorHAnsi" w:hAnsiTheme="minorHAnsi"/>
                <w:sz w:val="20"/>
                <w:szCs w:val="20"/>
              </w:rPr>
            </w:pPr>
            <w:r w:rsidRPr="008C651A">
              <w:rPr>
                <w:rFonts w:asciiTheme="minorHAnsi" w:hAnsiTheme="minorHAnsi"/>
                <w:sz w:val="20"/>
                <w:szCs w:val="20"/>
              </w:rPr>
              <w:t>Relay</w:t>
            </w:r>
          </w:p>
        </w:tc>
        <w:tc>
          <w:tcPr>
            <w:tcW w:w="716" w:type="dxa"/>
            <w:gridSpan w:val="2"/>
            <w:tcBorders>
              <w:left w:val="single" w:sz="6" w:space="0" w:color="auto"/>
            </w:tcBorders>
          </w:tcPr>
          <w:p w14:paraId="3DE97735" w14:textId="30161E12"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26</w:t>
            </w:r>
          </w:p>
        </w:tc>
        <w:tc>
          <w:tcPr>
            <w:tcW w:w="864" w:type="dxa"/>
            <w:gridSpan w:val="2"/>
          </w:tcPr>
          <w:p w14:paraId="408F002D" w14:textId="04853B3D"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Z?</w:t>
            </w:r>
          </w:p>
        </w:tc>
        <w:tc>
          <w:tcPr>
            <w:tcW w:w="3202" w:type="dxa"/>
            <w:gridSpan w:val="2"/>
            <w:tcBorders>
              <w:right w:val="single" w:sz="12" w:space="0" w:color="auto"/>
            </w:tcBorders>
          </w:tcPr>
          <w:p w14:paraId="4906829B" w14:textId="063E5819"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p>
        </w:tc>
      </w:tr>
      <w:tr w:rsidR="008C651A" w:rsidRPr="005A115B" w14:paraId="3BC954B6" w14:textId="77777777" w:rsidTr="001963E9">
        <w:tc>
          <w:tcPr>
            <w:tcW w:w="714" w:type="dxa"/>
            <w:gridSpan w:val="2"/>
            <w:tcBorders>
              <w:left w:val="single" w:sz="12" w:space="0" w:color="auto"/>
            </w:tcBorders>
          </w:tcPr>
          <w:p w14:paraId="76F65A0C" w14:textId="16D3A4EC"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12</w:t>
            </w:r>
          </w:p>
        </w:tc>
        <w:tc>
          <w:tcPr>
            <w:tcW w:w="864" w:type="dxa"/>
          </w:tcPr>
          <w:p w14:paraId="63E97A24" w14:textId="0B607523" w:rsidR="008C651A" w:rsidRPr="008C651A" w:rsidRDefault="008C651A" w:rsidP="008C651A">
            <w:pPr>
              <w:tabs>
                <w:tab w:val="left" w:pos="1800"/>
              </w:tabs>
              <w:spacing w:line="440" w:lineRule="exact"/>
              <w:contextualSpacing/>
              <w:rPr>
                <w:rFonts w:asciiTheme="minorHAnsi" w:hAnsiTheme="minorHAnsi"/>
                <w:sz w:val="20"/>
                <w:szCs w:val="20"/>
              </w:rPr>
            </w:pPr>
            <w:r w:rsidRPr="008C651A">
              <w:rPr>
                <w:rFonts w:asciiTheme="minorHAnsi" w:hAnsiTheme="minorHAnsi"/>
                <w:sz w:val="20"/>
                <w:szCs w:val="20"/>
              </w:rPr>
              <w:t>L?</w:t>
            </w:r>
          </w:p>
        </w:tc>
        <w:tc>
          <w:tcPr>
            <w:tcW w:w="3095" w:type="dxa"/>
            <w:gridSpan w:val="2"/>
            <w:tcBorders>
              <w:right w:val="single" w:sz="6" w:space="0" w:color="auto"/>
            </w:tcBorders>
          </w:tcPr>
          <w:p w14:paraId="0EFF939E" w14:textId="0E7A6AE0" w:rsidR="008C651A" w:rsidRPr="008C651A" w:rsidRDefault="008C651A" w:rsidP="008C651A">
            <w:pPr>
              <w:tabs>
                <w:tab w:val="left" w:pos="1800"/>
              </w:tabs>
              <w:spacing w:line="440" w:lineRule="exact"/>
              <w:contextualSpacing/>
              <w:jc w:val="both"/>
              <w:rPr>
                <w:rFonts w:asciiTheme="minorHAnsi" w:hAnsiTheme="minorHAnsi"/>
                <w:sz w:val="20"/>
                <w:szCs w:val="20"/>
              </w:rPr>
            </w:pPr>
            <w:r w:rsidRPr="008C651A">
              <w:rPr>
                <w:rFonts w:asciiTheme="minorHAnsi" w:hAnsiTheme="minorHAnsi"/>
                <w:sz w:val="20"/>
                <w:szCs w:val="20"/>
              </w:rPr>
              <w:t>Inductor</w:t>
            </w:r>
          </w:p>
        </w:tc>
        <w:tc>
          <w:tcPr>
            <w:tcW w:w="716" w:type="dxa"/>
            <w:gridSpan w:val="2"/>
            <w:tcBorders>
              <w:left w:val="single" w:sz="6" w:space="0" w:color="auto"/>
            </w:tcBorders>
          </w:tcPr>
          <w:p w14:paraId="7DCED462" w14:textId="36DBBB99"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27</w:t>
            </w:r>
          </w:p>
        </w:tc>
        <w:tc>
          <w:tcPr>
            <w:tcW w:w="864" w:type="dxa"/>
            <w:gridSpan w:val="2"/>
          </w:tcPr>
          <w:p w14:paraId="02B6B874" w14:textId="7793BA60"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JP?</w:t>
            </w:r>
          </w:p>
        </w:tc>
        <w:tc>
          <w:tcPr>
            <w:tcW w:w="3202" w:type="dxa"/>
            <w:gridSpan w:val="2"/>
            <w:tcBorders>
              <w:right w:val="single" w:sz="12" w:space="0" w:color="auto"/>
            </w:tcBorders>
          </w:tcPr>
          <w:p w14:paraId="36CEEF91" w14:textId="3DDB93D3"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Jumper Test</w:t>
            </w:r>
          </w:p>
        </w:tc>
      </w:tr>
      <w:tr w:rsidR="008C651A" w:rsidRPr="005A115B" w14:paraId="6A868D98" w14:textId="77777777" w:rsidTr="001963E9">
        <w:tc>
          <w:tcPr>
            <w:tcW w:w="714" w:type="dxa"/>
            <w:gridSpan w:val="2"/>
            <w:tcBorders>
              <w:left w:val="single" w:sz="12" w:space="0" w:color="auto"/>
            </w:tcBorders>
          </w:tcPr>
          <w:p w14:paraId="1DEC2AD3" w14:textId="258D6316"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13</w:t>
            </w:r>
          </w:p>
        </w:tc>
        <w:tc>
          <w:tcPr>
            <w:tcW w:w="864" w:type="dxa"/>
          </w:tcPr>
          <w:p w14:paraId="0833939B" w14:textId="0962DED5" w:rsidR="008C651A" w:rsidRPr="008C651A" w:rsidRDefault="008C651A" w:rsidP="008C651A">
            <w:pPr>
              <w:tabs>
                <w:tab w:val="left" w:pos="1800"/>
              </w:tabs>
              <w:spacing w:line="440" w:lineRule="exact"/>
              <w:contextualSpacing/>
              <w:rPr>
                <w:rFonts w:asciiTheme="minorHAnsi" w:hAnsiTheme="minorHAnsi"/>
                <w:sz w:val="20"/>
                <w:szCs w:val="20"/>
              </w:rPr>
            </w:pPr>
            <w:r w:rsidRPr="008C651A">
              <w:rPr>
                <w:rFonts w:asciiTheme="minorHAnsi" w:hAnsiTheme="minorHAnsi"/>
                <w:sz w:val="20"/>
                <w:szCs w:val="20"/>
              </w:rPr>
              <w:t>M?</w:t>
            </w:r>
          </w:p>
        </w:tc>
        <w:tc>
          <w:tcPr>
            <w:tcW w:w="3095" w:type="dxa"/>
            <w:gridSpan w:val="2"/>
            <w:tcBorders>
              <w:right w:val="single" w:sz="6" w:space="0" w:color="auto"/>
            </w:tcBorders>
          </w:tcPr>
          <w:p w14:paraId="3DB26891" w14:textId="310B417C" w:rsidR="008C651A" w:rsidRPr="008C651A" w:rsidRDefault="008C651A" w:rsidP="008C651A">
            <w:pPr>
              <w:tabs>
                <w:tab w:val="left" w:pos="1800"/>
              </w:tabs>
              <w:spacing w:line="440" w:lineRule="exact"/>
              <w:contextualSpacing/>
              <w:jc w:val="both"/>
              <w:rPr>
                <w:rFonts w:asciiTheme="minorHAnsi" w:hAnsiTheme="minorHAnsi"/>
                <w:sz w:val="20"/>
                <w:szCs w:val="20"/>
              </w:rPr>
            </w:pPr>
            <w:r w:rsidRPr="008C651A">
              <w:rPr>
                <w:rFonts w:asciiTheme="minorHAnsi" w:hAnsiTheme="minorHAnsi"/>
                <w:sz w:val="20"/>
                <w:szCs w:val="20"/>
              </w:rPr>
              <w:t>Motor/ Servo</w:t>
            </w:r>
          </w:p>
        </w:tc>
        <w:tc>
          <w:tcPr>
            <w:tcW w:w="716" w:type="dxa"/>
            <w:gridSpan w:val="2"/>
            <w:tcBorders>
              <w:left w:val="single" w:sz="6" w:space="0" w:color="auto"/>
            </w:tcBorders>
          </w:tcPr>
          <w:p w14:paraId="0062528E" w14:textId="18B0CE19"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28</w:t>
            </w:r>
          </w:p>
        </w:tc>
        <w:tc>
          <w:tcPr>
            <w:tcW w:w="864" w:type="dxa"/>
            <w:gridSpan w:val="2"/>
          </w:tcPr>
          <w:p w14:paraId="5705B6D3" w14:textId="6C278BE9"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TP?</w:t>
            </w:r>
          </w:p>
        </w:tc>
        <w:tc>
          <w:tcPr>
            <w:tcW w:w="3202" w:type="dxa"/>
            <w:gridSpan w:val="2"/>
            <w:tcBorders>
              <w:right w:val="single" w:sz="12" w:space="0" w:color="auto"/>
            </w:tcBorders>
          </w:tcPr>
          <w:p w14:paraId="1143A110" w14:textId="68F40779"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Test Point</w:t>
            </w:r>
          </w:p>
        </w:tc>
      </w:tr>
      <w:tr w:rsidR="008C651A" w:rsidRPr="005A115B" w14:paraId="1B40FC79" w14:textId="77777777" w:rsidTr="001963E9">
        <w:tc>
          <w:tcPr>
            <w:tcW w:w="714" w:type="dxa"/>
            <w:gridSpan w:val="2"/>
            <w:tcBorders>
              <w:left w:val="single" w:sz="12" w:space="0" w:color="auto"/>
            </w:tcBorders>
          </w:tcPr>
          <w:p w14:paraId="46F2F58E" w14:textId="0C9157DF"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14</w:t>
            </w:r>
          </w:p>
        </w:tc>
        <w:tc>
          <w:tcPr>
            <w:tcW w:w="864" w:type="dxa"/>
          </w:tcPr>
          <w:p w14:paraId="71C333A8" w14:textId="17DBFD0E" w:rsidR="008C651A" w:rsidRPr="008C651A" w:rsidRDefault="008C651A" w:rsidP="008C651A">
            <w:pPr>
              <w:tabs>
                <w:tab w:val="left" w:pos="1800"/>
              </w:tabs>
              <w:spacing w:line="440" w:lineRule="exact"/>
              <w:contextualSpacing/>
              <w:rPr>
                <w:rFonts w:asciiTheme="minorHAnsi" w:hAnsiTheme="minorHAnsi"/>
                <w:sz w:val="20"/>
                <w:szCs w:val="20"/>
              </w:rPr>
            </w:pPr>
            <w:r w:rsidRPr="008C651A">
              <w:rPr>
                <w:rFonts w:asciiTheme="minorHAnsi" w:hAnsiTheme="minorHAnsi"/>
                <w:sz w:val="20"/>
                <w:szCs w:val="20"/>
              </w:rPr>
              <w:t>N?</w:t>
            </w:r>
          </w:p>
        </w:tc>
        <w:tc>
          <w:tcPr>
            <w:tcW w:w="3095" w:type="dxa"/>
            <w:gridSpan w:val="2"/>
            <w:tcBorders>
              <w:right w:val="single" w:sz="6" w:space="0" w:color="auto"/>
            </w:tcBorders>
          </w:tcPr>
          <w:p w14:paraId="68A1A386" w14:textId="77777777" w:rsidR="008C651A" w:rsidRPr="008C651A" w:rsidRDefault="008C651A" w:rsidP="008C651A">
            <w:pPr>
              <w:tabs>
                <w:tab w:val="left" w:pos="1800"/>
              </w:tabs>
              <w:spacing w:line="440" w:lineRule="exact"/>
              <w:contextualSpacing/>
              <w:jc w:val="both"/>
              <w:rPr>
                <w:rFonts w:asciiTheme="minorHAnsi" w:hAnsiTheme="minorHAnsi"/>
                <w:sz w:val="20"/>
                <w:szCs w:val="20"/>
              </w:rPr>
            </w:pPr>
          </w:p>
        </w:tc>
        <w:tc>
          <w:tcPr>
            <w:tcW w:w="716" w:type="dxa"/>
            <w:gridSpan w:val="2"/>
            <w:tcBorders>
              <w:left w:val="single" w:sz="6" w:space="0" w:color="auto"/>
            </w:tcBorders>
          </w:tcPr>
          <w:p w14:paraId="1C0B3050" w14:textId="7E11E611"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29</w:t>
            </w:r>
          </w:p>
        </w:tc>
        <w:tc>
          <w:tcPr>
            <w:tcW w:w="864" w:type="dxa"/>
            <w:gridSpan w:val="2"/>
          </w:tcPr>
          <w:p w14:paraId="74491E5D" w14:textId="5E806C13"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VR?</w:t>
            </w:r>
          </w:p>
        </w:tc>
        <w:tc>
          <w:tcPr>
            <w:tcW w:w="3202" w:type="dxa"/>
            <w:gridSpan w:val="2"/>
            <w:tcBorders>
              <w:right w:val="single" w:sz="12" w:space="0" w:color="auto"/>
            </w:tcBorders>
          </w:tcPr>
          <w:p w14:paraId="341EC38E" w14:textId="5B5DFABF"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Variable Resistor</w:t>
            </w:r>
          </w:p>
        </w:tc>
      </w:tr>
      <w:tr w:rsidR="008C651A" w:rsidRPr="005A115B" w14:paraId="437E54D8" w14:textId="77777777" w:rsidTr="001963E9">
        <w:tc>
          <w:tcPr>
            <w:tcW w:w="714" w:type="dxa"/>
            <w:gridSpan w:val="2"/>
            <w:tcBorders>
              <w:left w:val="single" w:sz="12" w:space="0" w:color="auto"/>
              <w:bottom w:val="single" w:sz="12" w:space="0" w:color="auto"/>
            </w:tcBorders>
          </w:tcPr>
          <w:p w14:paraId="54ABBBE2" w14:textId="66F4CA5B" w:rsidR="008C651A" w:rsidRPr="008C651A" w:rsidRDefault="008C651A" w:rsidP="008C651A">
            <w:pPr>
              <w:tabs>
                <w:tab w:val="center" w:pos="262"/>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cstheme="minorHAnsi"/>
                <w:color w:val="auto"/>
                <w:sz w:val="20"/>
                <w:szCs w:val="20"/>
              </w:rPr>
              <w:t>1</w:t>
            </w:r>
            <w:r>
              <w:rPr>
                <w:rFonts w:asciiTheme="minorHAnsi" w:hAnsiTheme="minorHAnsi" w:cstheme="minorHAnsi"/>
                <w:color w:val="auto"/>
                <w:sz w:val="20"/>
                <w:szCs w:val="20"/>
              </w:rPr>
              <w:t>5</w:t>
            </w:r>
          </w:p>
        </w:tc>
        <w:tc>
          <w:tcPr>
            <w:tcW w:w="864" w:type="dxa"/>
            <w:tcBorders>
              <w:bottom w:val="single" w:sz="12" w:space="0" w:color="auto"/>
            </w:tcBorders>
          </w:tcPr>
          <w:p w14:paraId="5B53B660" w14:textId="094792C2" w:rsidR="008C651A" w:rsidRPr="008C651A" w:rsidRDefault="008C651A" w:rsidP="008C651A">
            <w:pPr>
              <w:tabs>
                <w:tab w:val="left" w:pos="1800"/>
              </w:tabs>
              <w:spacing w:line="440" w:lineRule="exact"/>
              <w:contextualSpacing/>
              <w:rPr>
                <w:rFonts w:asciiTheme="minorHAnsi" w:hAnsiTheme="minorHAnsi" w:cstheme="minorHAnsi"/>
                <w:sz w:val="20"/>
                <w:szCs w:val="20"/>
              </w:rPr>
            </w:pPr>
            <w:r w:rsidRPr="008C651A">
              <w:rPr>
                <w:rFonts w:asciiTheme="minorHAnsi" w:hAnsiTheme="minorHAnsi"/>
                <w:sz w:val="20"/>
                <w:szCs w:val="20"/>
              </w:rPr>
              <w:t>O?</w:t>
            </w:r>
          </w:p>
        </w:tc>
        <w:tc>
          <w:tcPr>
            <w:tcW w:w="3095" w:type="dxa"/>
            <w:gridSpan w:val="2"/>
            <w:tcBorders>
              <w:bottom w:val="single" w:sz="12" w:space="0" w:color="auto"/>
              <w:right w:val="single" w:sz="6" w:space="0" w:color="auto"/>
            </w:tcBorders>
          </w:tcPr>
          <w:p w14:paraId="35886295" w14:textId="19D5C6F7" w:rsidR="008C651A" w:rsidRPr="008C651A" w:rsidRDefault="008C651A" w:rsidP="008C651A">
            <w:pPr>
              <w:tabs>
                <w:tab w:val="left" w:pos="1800"/>
              </w:tabs>
              <w:spacing w:line="440" w:lineRule="exact"/>
              <w:contextualSpacing/>
              <w:jc w:val="both"/>
              <w:rPr>
                <w:rFonts w:asciiTheme="minorHAnsi" w:hAnsiTheme="minorHAnsi" w:cstheme="minorHAnsi"/>
                <w:sz w:val="20"/>
                <w:szCs w:val="20"/>
              </w:rPr>
            </w:pPr>
          </w:p>
        </w:tc>
        <w:tc>
          <w:tcPr>
            <w:tcW w:w="716" w:type="dxa"/>
            <w:gridSpan w:val="2"/>
            <w:tcBorders>
              <w:left w:val="single" w:sz="6" w:space="0" w:color="auto"/>
              <w:bottom w:val="single" w:sz="12" w:space="0" w:color="auto"/>
            </w:tcBorders>
          </w:tcPr>
          <w:p w14:paraId="4C3AC293" w14:textId="09AA20E8"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Pr>
                <w:rFonts w:asciiTheme="minorHAnsi" w:hAnsiTheme="minorHAnsi" w:cstheme="minorHAnsi"/>
                <w:color w:val="auto"/>
                <w:sz w:val="20"/>
                <w:szCs w:val="20"/>
              </w:rPr>
              <w:t>30</w:t>
            </w:r>
          </w:p>
        </w:tc>
        <w:tc>
          <w:tcPr>
            <w:tcW w:w="864" w:type="dxa"/>
            <w:gridSpan w:val="2"/>
            <w:tcBorders>
              <w:bottom w:val="single" w:sz="12" w:space="0" w:color="auto"/>
            </w:tcBorders>
          </w:tcPr>
          <w:p w14:paraId="05475015" w14:textId="45BCBEA3" w:rsidR="008C651A" w:rsidRPr="008C651A" w:rsidRDefault="008C651A" w:rsidP="008C651A">
            <w:pPr>
              <w:tabs>
                <w:tab w:val="left" w:pos="1800"/>
              </w:tabs>
              <w:spacing w:line="440" w:lineRule="exact"/>
              <w:contextualSpacing/>
              <w:jc w:val="both"/>
              <w:rPr>
                <w:rFonts w:asciiTheme="minorHAnsi" w:hAnsiTheme="minorHAnsi" w:cstheme="minorHAnsi"/>
                <w:color w:val="auto"/>
                <w:sz w:val="20"/>
                <w:szCs w:val="20"/>
              </w:rPr>
            </w:pPr>
            <w:r w:rsidRPr="008C651A">
              <w:rPr>
                <w:rFonts w:asciiTheme="minorHAnsi" w:hAnsiTheme="minorHAnsi"/>
                <w:sz w:val="20"/>
                <w:szCs w:val="20"/>
              </w:rPr>
              <w:t>W?</w:t>
            </w:r>
          </w:p>
        </w:tc>
        <w:tc>
          <w:tcPr>
            <w:tcW w:w="3202" w:type="dxa"/>
            <w:gridSpan w:val="2"/>
            <w:tcBorders>
              <w:bottom w:val="single" w:sz="12" w:space="0" w:color="auto"/>
              <w:right w:val="single" w:sz="12" w:space="0" w:color="auto"/>
            </w:tcBorders>
          </w:tcPr>
          <w:p w14:paraId="1BD7DE78" w14:textId="5DF68899" w:rsidR="008C651A" w:rsidRPr="008C651A" w:rsidRDefault="008C651A" w:rsidP="008C651A">
            <w:pPr>
              <w:tabs>
                <w:tab w:val="left" w:pos="1800"/>
              </w:tabs>
              <w:spacing w:line="440" w:lineRule="exact"/>
              <w:contextualSpacing/>
              <w:rPr>
                <w:rFonts w:asciiTheme="minorHAnsi" w:hAnsiTheme="minorHAnsi" w:cstheme="minorHAnsi"/>
                <w:color w:val="auto"/>
                <w:sz w:val="20"/>
                <w:szCs w:val="20"/>
              </w:rPr>
            </w:pPr>
            <w:r w:rsidRPr="008C651A">
              <w:rPr>
                <w:rFonts w:asciiTheme="minorHAnsi" w:hAnsiTheme="minorHAnsi"/>
                <w:sz w:val="20"/>
                <w:szCs w:val="20"/>
              </w:rPr>
              <w:t>Jumper</w:t>
            </w:r>
          </w:p>
        </w:tc>
      </w:tr>
      <w:tr w:rsidR="00AC79A4" w:rsidRPr="008C651A" w14:paraId="564C9036" w14:textId="77777777" w:rsidTr="001963E9">
        <w:trPr>
          <w:trHeight w:val="432"/>
        </w:trPr>
        <w:tc>
          <w:tcPr>
            <w:tcW w:w="9455" w:type="dxa"/>
            <w:gridSpan w:val="11"/>
            <w:tcBorders>
              <w:bottom w:val="single" w:sz="12" w:space="0" w:color="auto"/>
            </w:tcBorders>
            <w:vAlign w:val="center"/>
          </w:tcPr>
          <w:p w14:paraId="7D703FCD" w14:textId="634E9F7A" w:rsidR="00AC79A4" w:rsidRPr="00AC79A4" w:rsidRDefault="00AC79A4" w:rsidP="00AC79A4">
            <w:pPr>
              <w:pStyle w:val="ListParagraph"/>
              <w:numPr>
                <w:ilvl w:val="3"/>
                <w:numId w:val="17"/>
              </w:numPr>
              <w:spacing w:after="120" w:line="440" w:lineRule="exact"/>
              <w:ind w:left="1610" w:hanging="962"/>
              <w:contextualSpacing/>
              <w:rPr>
                <w:rFonts w:asciiTheme="minorHAnsi" w:hAnsiTheme="minorHAnsi" w:cstheme="minorHAnsi"/>
                <w:b/>
                <w:bCs/>
                <w:color w:val="auto"/>
                <w:sz w:val="20"/>
                <w:szCs w:val="20"/>
              </w:rPr>
            </w:pPr>
            <w:bookmarkStart w:id="52" w:name="_Toc57124444"/>
            <w:bookmarkStart w:id="53" w:name="_Toc70421263"/>
            <w:bookmarkEnd w:id="50"/>
            <w:bookmarkEnd w:id="51"/>
            <w:r w:rsidRPr="00AC79A4">
              <w:rPr>
                <w:rFonts w:asciiTheme="minorHAnsi" w:hAnsiTheme="minorHAnsi" w:cstheme="minorHAnsi"/>
                <w:u w:val="single"/>
              </w:rPr>
              <w:lastRenderedPageBreak/>
              <w:t>Net Label/ Port Name</w:t>
            </w:r>
            <w:r>
              <w:rPr>
                <w:rFonts w:asciiTheme="minorHAnsi" w:hAnsiTheme="minorHAnsi" w:cstheme="minorHAnsi"/>
                <w:u w:val="single"/>
              </w:rPr>
              <w:t xml:space="preserve">: </w:t>
            </w:r>
            <w:r w:rsidRPr="00AC79A4">
              <w:rPr>
                <w:rFonts w:asciiTheme="minorHAnsi" w:hAnsiTheme="minorHAnsi" w:cstheme="minorHAnsi"/>
                <w:b/>
                <w:bCs/>
              </w:rPr>
              <w:t>General</w:t>
            </w:r>
          </w:p>
        </w:tc>
      </w:tr>
      <w:tr w:rsidR="00B543A6" w:rsidRPr="00394FBC" w14:paraId="37915C8B" w14:textId="77777777" w:rsidTr="001963E9">
        <w:tc>
          <w:tcPr>
            <w:tcW w:w="700" w:type="dxa"/>
            <w:tcBorders>
              <w:top w:val="single" w:sz="12" w:space="0" w:color="auto"/>
              <w:left w:val="single" w:sz="12" w:space="0" w:color="auto"/>
              <w:bottom w:val="double" w:sz="4" w:space="0" w:color="auto"/>
            </w:tcBorders>
            <w:vAlign w:val="center"/>
          </w:tcPr>
          <w:p w14:paraId="52454175" w14:textId="77777777" w:rsidR="00AC79A4" w:rsidRPr="005A115B" w:rsidRDefault="00AC79A4"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Item</w:t>
            </w:r>
          </w:p>
        </w:tc>
        <w:tc>
          <w:tcPr>
            <w:tcW w:w="1296" w:type="dxa"/>
            <w:gridSpan w:val="3"/>
            <w:tcBorders>
              <w:top w:val="single" w:sz="12" w:space="0" w:color="auto"/>
              <w:bottom w:val="double" w:sz="4" w:space="0" w:color="auto"/>
            </w:tcBorders>
            <w:vAlign w:val="center"/>
          </w:tcPr>
          <w:p w14:paraId="45ECF72D" w14:textId="77777777" w:rsidR="00AC79A4" w:rsidRPr="005A115B" w:rsidRDefault="00AC79A4"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Name</w:t>
            </w:r>
          </w:p>
        </w:tc>
        <w:tc>
          <w:tcPr>
            <w:tcW w:w="2849" w:type="dxa"/>
            <w:gridSpan w:val="2"/>
            <w:tcBorders>
              <w:top w:val="single" w:sz="12" w:space="0" w:color="auto"/>
              <w:bottom w:val="double" w:sz="4" w:space="0" w:color="auto"/>
              <w:right w:val="single" w:sz="6" w:space="0" w:color="auto"/>
            </w:tcBorders>
            <w:vAlign w:val="center"/>
          </w:tcPr>
          <w:p w14:paraId="2ED352BD" w14:textId="77777777" w:rsidR="00AC79A4" w:rsidRPr="005A115B" w:rsidRDefault="00AC79A4"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Description</w:t>
            </w:r>
          </w:p>
        </w:tc>
        <w:tc>
          <w:tcPr>
            <w:tcW w:w="698" w:type="dxa"/>
            <w:gridSpan w:val="2"/>
            <w:tcBorders>
              <w:top w:val="single" w:sz="12" w:space="0" w:color="auto"/>
              <w:left w:val="single" w:sz="6" w:space="0" w:color="auto"/>
              <w:bottom w:val="double" w:sz="4" w:space="0" w:color="auto"/>
            </w:tcBorders>
            <w:vAlign w:val="center"/>
          </w:tcPr>
          <w:p w14:paraId="7C19EAE2" w14:textId="77777777" w:rsidR="00AC79A4" w:rsidRPr="00394FBC" w:rsidRDefault="00AC79A4" w:rsidP="00BE24B1">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Item</w:t>
            </w:r>
          </w:p>
        </w:tc>
        <w:tc>
          <w:tcPr>
            <w:tcW w:w="960" w:type="dxa"/>
            <w:gridSpan w:val="2"/>
            <w:tcBorders>
              <w:top w:val="single" w:sz="12" w:space="0" w:color="auto"/>
              <w:bottom w:val="double" w:sz="4" w:space="0" w:color="auto"/>
            </w:tcBorders>
            <w:vAlign w:val="center"/>
          </w:tcPr>
          <w:p w14:paraId="0954D239" w14:textId="77777777" w:rsidR="00AC79A4" w:rsidRPr="00394FBC" w:rsidRDefault="00AC79A4" w:rsidP="00BE24B1">
            <w:pPr>
              <w:spacing w:line="440" w:lineRule="exact"/>
              <w:ind w:right="78"/>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Name</w:t>
            </w:r>
          </w:p>
        </w:tc>
        <w:tc>
          <w:tcPr>
            <w:tcW w:w="2952" w:type="dxa"/>
            <w:tcBorders>
              <w:top w:val="single" w:sz="12" w:space="0" w:color="auto"/>
              <w:bottom w:val="double" w:sz="4" w:space="0" w:color="auto"/>
              <w:right w:val="single" w:sz="12" w:space="0" w:color="auto"/>
            </w:tcBorders>
            <w:vAlign w:val="center"/>
          </w:tcPr>
          <w:p w14:paraId="16117A66" w14:textId="77777777" w:rsidR="00AC79A4" w:rsidRPr="00394FBC" w:rsidRDefault="00AC79A4" w:rsidP="00BE24B1">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Description</w:t>
            </w:r>
          </w:p>
        </w:tc>
      </w:tr>
      <w:tr w:rsidR="00CB067F" w:rsidRPr="008C651A" w14:paraId="7D17BAF6" w14:textId="77777777" w:rsidTr="001963E9">
        <w:tc>
          <w:tcPr>
            <w:tcW w:w="700" w:type="dxa"/>
            <w:tcBorders>
              <w:top w:val="double" w:sz="4" w:space="0" w:color="auto"/>
              <w:left w:val="single" w:sz="12" w:space="0" w:color="auto"/>
            </w:tcBorders>
          </w:tcPr>
          <w:p w14:paraId="5E9810E5" w14:textId="72E38499"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1</w:t>
            </w:r>
          </w:p>
        </w:tc>
        <w:tc>
          <w:tcPr>
            <w:tcW w:w="1296" w:type="dxa"/>
            <w:gridSpan w:val="3"/>
            <w:tcBorders>
              <w:top w:val="double" w:sz="4" w:space="0" w:color="auto"/>
            </w:tcBorders>
          </w:tcPr>
          <w:p w14:paraId="0ACCF736" w14:textId="75C1AAA9"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USB</w:t>
            </w:r>
          </w:p>
        </w:tc>
        <w:tc>
          <w:tcPr>
            <w:tcW w:w="2849" w:type="dxa"/>
            <w:gridSpan w:val="2"/>
            <w:tcBorders>
              <w:top w:val="double" w:sz="4" w:space="0" w:color="auto"/>
              <w:right w:val="single" w:sz="6" w:space="0" w:color="auto"/>
            </w:tcBorders>
          </w:tcPr>
          <w:p w14:paraId="74349A2C" w14:textId="21BD05F0"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Data Communication</w:t>
            </w:r>
          </w:p>
        </w:tc>
        <w:tc>
          <w:tcPr>
            <w:tcW w:w="698" w:type="dxa"/>
            <w:gridSpan w:val="2"/>
            <w:tcBorders>
              <w:top w:val="double" w:sz="4" w:space="0" w:color="auto"/>
              <w:left w:val="single" w:sz="6" w:space="0" w:color="auto"/>
            </w:tcBorders>
          </w:tcPr>
          <w:p w14:paraId="210B75BC" w14:textId="2A093956"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17</w:t>
            </w:r>
          </w:p>
        </w:tc>
        <w:tc>
          <w:tcPr>
            <w:tcW w:w="960" w:type="dxa"/>
            <w:gridSpan w:val="2"/>
            <w:tcBorders>
              <w:top w:val="double" w:sz="4" w:space="0" w:color="auto"/>
            </w:tcBorders>
          </w:tcPr>
          <w:p w14:paraId="4FB06891" w14:textId="3EE965DE"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DNC</w:t>
            </w:r>
          </w:p>
        </w:tc>
        <w:tc>
          <w:tcPr>
            <w:tcW w:w="2952" w:type="dxa"/>
            <w:tcBorders>
              <w:top w:val="double" w:sz="4" w:space="0" w:color="auto"/>
              <w:right w:val="single" w:sz="12" w:space="0" w:color="auto"/>
            </w:tcBorders>
          </w:tcPr>
          <w:p w14:paraId="3DA85027" w14:textId="1AF5D662"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Do not Connect.</w:t>
            </w:r>
          </w:p>
        </w:tc>
      </w:tr>
      <w:tr w:rsidR="00CB067F" w:rsidRPr="008C651A" w14:paraId="350036CD" w14:textId="77777777" w:rsidTr="001963E9">
        <w:tc>
          <w:tcPr>
            <w:tcW w:w="700" w:type="dxa"/>
            <w:tcBorders>
              <w:left w:val="single" w:sz="12" w:space="0" w:color="auto"/>
            </w:tcBorders>
          </w:tcPr>
          <w:p w14:paraId="126C648F" w14:textId="7EECC398" w:rsidR="00CB067F" w:rsidRPr="00B543A6" w:rsidRDefault="00CB067F" w:rsidP="00CB067F">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w:t>
            </w:r>
          </w:p>
        </w:tc>
        <w:tc>
          <w:tcPr>
            <w:tcW w:w="1296" w:type="dxa"/>
            <w:gridSpan w:val="3"/>
          </w:tcPr>
          <w:p w14:paraId="635A78B8" w14:textId="34520BB6"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PWR</w:t>
            </w:r>
          </w:p>
        </w:tc>
        <w:tc>
          <w:tcPr>
            <w:tcW w:w="2849" w:type="dxa"/>
            <w:gridSpan w:val="2"/>
            <w:tcBorders>
              <w:right w:val="single" w:sz="6" w:space="0" w:color="auto"/>
            </w:tcBorders>
          </w:tcPr>
          <w:p w14:paraId="20D62295" w14:textId="470E2404"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Power Supply</w:t>
            </w:r>
          </w:p>
        </w:tc>
        <w:tc>
          <w:tcPr>
            <w:tcW w:w="698" w:type="dxa"/>
            <w:gridSpan w:val="2"/>
            <w:tcBorders>
              <w:left w:val="single" w:sz="6" w:space="0" w:color="auto"/>
            </w:tcBorders>
          </w:tcPr>
          <w:p w14:paraId="51F96BA5" w14:textId="6FD8338C"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18</w:t>
            </w:r>
          </w:p>
        </w:tc>
        <w:tc>
          <w:tcPr>
            <w:tcW w:w="960" w:type="dxa"/>
            <w:gridSpan w:val="2"/>
          </w:tcPr>
          <w:p w14:paraId="68A377A6" w14:textId="543E856F"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NC</w:t>
            </w:r>
          </w:p>
        </w:tc>
        <w:tc>
          <w:tcPr>
            <w:tcW w:w="2952" w:type="dxa"/>
            <w:tcBorders>
              <w:right w:val="single" w:sz="12" w:space="0" w:color="auto"/>
            </w:tcBorders>
          </w:tcPr>
          <w:p w14:paraId="62320BEC" w14:textId="7D91CBA9"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Not Connect</w:t>
            </w:r>
          </w:p>
        </w:tc>
      </w:tr>
      <w:tr w:rsidR="00CB067F" w:rsidRPr="008C651A" w14:paraId="6B10A532" w14:textId="77777777" w:rsidTr="001963E9">
        <w:tc>
          <w:tcPr>
            <w:tcW w:w="700" w:type="dxa"/>
            <w:tcBorders>
              <w:left w:val="single" w:sz="12" w:space="0" w:color="auto"/>
            </w:tcBorders>
          </w:tcPr>
          <w:p w14:paraId="644316AF" w14:textId="03148CEF" w:rsidR="00CB067F" w:rsidRPr="00B543A6" w:rsidRDefault="00CB067F" w:rsidP="00CB067F">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3</w:t>
            </w:r>
          </w:p>
        </w:tc>
        <w:tc>
          <w:tcPr>
            <w:tcW w:w="1296" w:type="dxa"/>
            <w:gridSpan w:val="3"/>
          </w:tcPr>
          <w:p w14:paraId="7CCA2AF6" w14:textId="38896A43" w:rsidR="00CB067F" w:rsidRPr="00B543A6" w:rsidRDefault="00CB067F" w:rsidP="00CB067F">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PCM</w:t>
            </w:r>
          </w:p>
        </w:tc>
        <w:tc>
          <w:tcPr>
            <w:tcW w:w="2849" w:type="dxa"/>
            <w:gridSpan w:val="2"/>
            <w:tcBorders>
              <w:right w:val="single" w:sz="6" w:space="0" w:color="auto"/>
            </w:tcBorders>
          </w:tcPr>
          <w:p w14:paraId="72DF1514" w14:textId="43D0567D"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Power Managements Circuit</w:t>
            </w:r>
          </w:p>
        </w:tc>
        <w:tc>
          <w:tcPr>
            <w:tcW w:w="698" w:type="dxa"/>
            <w:gridSpan w:val="2"/>
            <w:tcBorders>
              <w:left w:val="single" w:sz="6" w:space="0" w:color="auto"/>
            </w:tcBorders>
          </w:tcPr>
          <w:p w14:paraId="733887E3" w14:textId="5D3F1884"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19</w:t>
            </w:r>
          </w:p>
        </w:tc>
        <w:tc>
          <w:tcPr>
            <w:tcW w:w="960" w:type="dxa"/>
            <w:gridSpan w:val="2"/>
          </w:tcPr>
          <w:p w14:paraId="5AC217C2" w14:textId="589C5F30"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REV.?</w:t>
            </w:r>
          </w:p>
        </w:tc>
        <w:tc>
          <w:tcPr>
            <w:tcW w:w="2952" w:type="dxa"/>
            <w:tcBorders>
              <w:right w:val="single" w:sz="12" w:space="0" w:color="auto"/>
            </w:tcBorders>
          </w:tcPr>
          <w:p w14:paraId="631656E6" w14:textId="01FC891C"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Revision Update</w:t>
            </w:r>
          </w:p>
        </w:tc>
      </w:tr>
      <w:tr w:rsidR="00CB067F" w:rsidRPr="008C651A" w14:paraId="433116DE" w14:textId="77777777" w:rsidTr="001963E9">
        <w:tc>
          <w:tcPr>
            <w:tcW w:w="700" w:type="dxa"/>
            <w:tcBorders>
              <w:left w:val="single" w:sz="12" w:space="0" w:color="auto"/>
            </w:tcBorders>
          </w:tcPr>
          <w:p w14:paraId="789E61BA" w14:textId="5DE74E1C" w:rsidR="00CB067F" w:rsidRPr="00B543A6" w:rsidRDefault="00CB067F" w:rsidP="00CB067F">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4</w:t>
            </w:r>
          </w:p>
        </w:tc>
        <w:tc>
          <w:tcPr>
            <w:tcW w:w="1296" w:type="dxa"/>
            <w:gridSpan w:val="3"/>
          </w:tcPr>
          <w:p w14:paraId="6F18126E" w14:textId="2C01BEB1" w:rsidR="00CB067F" w:rsidRPr="00B543A6" w:rsidRDefault="00CB067F" w:rsidP="00CB067F">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ODO</w:t>
            </w:r>
          </w:p>
        </w:tc>
        <w:tc>
          <w:tcPr>
            <w:tcW w:w="2849" w:type="dxa"/>
            <w:gridSpan w:val="2"/>
            <w:tcBorders>
              <w:right w:val="single" w:sz="6" w:space="0" w:color="auto"/>
            </w:tcBorders>
          </w:tcPr>
          <w:p w14:paraId="0987FB87" w14:textId="65842FF1"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Odometer</w:t>
            </w:r>
          </w:p>
        </w:tc>
        <w:tc>
          <w:tcPr>
            <w:tcW w:w="698" w:type="dxa"/>
            <w:gridSpan w:val="2"/>
            <w:tcBorders>
              <w:left w:val="single" w:sz="6" w:space="0" w:color="auto"/>
            </w:tcBorders>
          </w:tcPr>
          <w:p w14:paraId="40C91D5E" w14:textId="5024B463"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20</w:t>
            </w:r>
          </w:p>
        </w:tc>
        <w:tc>
          <w:tcPr>
            <w:tcW w:w="960" w:type="dxa"/>
            <w:gridSpan w:val="2"/>
          </w:tcPr>
          <w:p w14:paraId="7E78893E" w14:textId="2B29232B"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VER.?</w:t>
            </w:r>
          </w:p>
        </w:tc>
        <w:tc>
          <w:tcPr>
            <w:tcW w:w="2952" w:type="dxa"/>
            <w:tcBorders>
              <w:right w:val="single" w:sz="12" w:space="0" w:color="auto"/>
            </w:tcBorders>
          </w:tcPr>
          <w:p w14:paraId="71361784" w14:textId="6436F3FF"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Version Update</w:t>
            </w:r>
          </w:p>
        </w:tc>
      </w:tr>
      <w:tr w:rsidR="00CB067F" w:rsidRPr="008C651A" w14:paraId="67DB6073" w14:textId="77777777" w:rsidTr="001963E9">
        <w:tc>
          <w:tcPr>
            <w:tcW w:w="700" w:type="dxa"/>
            <w:tcBorders>
              <w:left w:val="single" w:sz="12" w:space="0" w:color="auto"/>
            </w:tcBorders>
          </w:tcPr>
          <w:p w14:paraId="4D471C7D" w14:textId="2207B695" w:rsidR="00CB067F" w:rsidRPr="00B543A6" w:rsidRDefault="00CB067F" w:rsidP="00CB067F">
            <w:pPr>
              <w:tabs>
                <w:tab w:val="center" w:pos="262"/>
                <w:tab w:val="left" w:pos="1800"/>
              </w:tabs>
              <w:spacing w:line="440" w:lineRule="exact"/>
              <w:ind w:left="144"/>
              <w:contextualSpacing/>
              <w:rPr>
                <w:rFonts w:asciiTheme="minorHAnsi" w:hAnsiTheme="minorHAnsi" w:cstheme="minorHAnsi"/>
                <w:color w:val="auto"/>
                <w:sz w:val="20"/>
                <w:szCs w:val="20"/>
              </w:rPr>
            </w:pPr>
            <w:r w:rsidRPr="00B543A6">
              <w:rPr>
                <w:rFonts w:asciiTheme="minorHAnsi" w:hAnsiTheme="minorHAnsi"/>
                <w:sz w:val="20"/>
                <w:szCs w:val="20"/>
              </w:rPr>
              <w:t>4.1</w:t>
            </w:r>
          </w:p>
        </w:tc>
        <w:tc>
          <w:tcPr>
            <w:tcW w:w="1296" w:type="dxa"/>
            <w:gridSpan w:val="3"/>
          </w:tcPr>
          <w:p w14:paraId="3C1CB915" w14:textId="5F02A994" w:rsidR="00CB067F" w:rsidRPr="00B543A6" w:rsidRDefault="00CB067F" w:rsidP="00CB067F">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ODO?</w:t>
            </w:r>
          </w:p>
        </w:tc>
        <w:tc>
          <w:tcPr>
            <w:tcW w:w="2849" w:type="dxa"/>
            <w:gridSpan w:val="2"/>
            <w:tcBorders>
              <w:right w:val="single" w:sz="6" w:space="0" w:color="auto"/>
            </w:tcBorders>
          </w:tcPr>
          <w:p w14:paraId="34F53405" w14:textId="55CB0E0B"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Odometer Channels n</w:t>
            </w:r>
          </w:p>
        </w:tc>
        <w:tc>
          <w:tcPr>
            <w:tcW w:w="698" w:type="dxa"/>
            <w:gridSpan w:val="2"/>
            <w:tcBorders>
              <w:left w:val="single" w:sz="6" w:space="0" w:color="auto"/>
            </w:tcBorders>
          </w:tcPr>
          <w:p w14:paraId="3DD9720B" w14:textId="2B3B7380"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21</w:t>
            </w:r>
          </w:p>
        </w:tc>
        <w:tc>
          <w:tcPr>
            <w:tcW w:w="960" w:type="dxa"/>
            <w:gridSpan w:val="2"/>
          </w:tcPr>
          <w:p w14:paraId="59F8DBBF" w14:textId="22CAC4A0"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SMD</w:t>
            </w:r>
          </w:p>
        </w:tc>
        <w:tc>
          <w:tcPr>
            <w:tcW w:w="2952" w:type="dxa"/>
            <w:tcBorders>
              <w:right w:val="single" w:sz="12" w:space="0" w:color="auto"/>
            </w:tcBorders>
          </w:tcPr>
          <w:p w14:paraId="3B1320BA" w14:textId="57E600C5"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Surface Mount Deceive</w:t>
            </w:r>
          </w:p>
        </w:tc>
      </w:tr>
      <w:tr w:rsidR="00CB067F" w:rsidRPr="008C651A" w14:paraId="24C768CB" w14:textId="77777777" w:rsidTr="001963E9">
        <w:tc>
          <w:tcPr>
            <w:tcW w:w="700" w:type="dxa"/>
            <w:tcBorders>
              <w:left w:val="single" w:sz="12" w:space="0" w:color="auto"/>
            </w:tcBorders>
          </w:tcPr>
          <w:p w14:paraId="661016A8" w14:textId="4D45CD77" w:rsidR="00CB067F" w:rsidRPr="00B543A6" w:rsidRDefault="00CB067F" w:rsidP="00CB067F">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5</w:t>
            </w:r>
          </w:p>
        </w:tc>
        <w:tc>
          <w:tcPr>
            <w:tcW w:w="1296" w:type="dxa"/>
            <w:gridSpan w:val="3"/>
          </w:tcPr>
          <w:p w14:paraId="1242270A" w14:textId="2D416A96" w:rsidR="00CB067F" w:rsidRPr="00B543A6" w:rsidRDefault="00CB067F" w:rsidP="00CB067F">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PT?</w:t>
            </w:r>
          </w:p>
        </w:tc>
        <w:tc>
          <w:tcPr>
            <w:tcW w:w="2849" w:type="dxa"/>
            <w:gridSpan w:val="2"/>
            <w:tcBorders>
              <w:right w:val="single" w:sz="6" w:space="0" w:color="auto"/>
            </w:tcBorders>
          </w:tcPr>
          <w:p w14:paraId="0EE075B7" w14:textId="1F5B88AC"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Pressure/ Temperature n</w:t>
            </w:r>
          </w:p>
        </w:tc>
        <w:tc>
          <w:tcPr>
            <w:tcW w:w="698" w:type="dxa"/>
            <w:gridSpan w:val="2"/>
            <w:tcBorders>
              <w:left w:val="single" w:sz="6" w:space="0" w:color="auto"/>
            </w:tcBorders>
          </w:tcPr>
          <w:p w14:paraId="5410A11B" w14:textId="2DB86CD2"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22</w:t>
            </w:r>
          </w:p>
        </w:tc>
        <w:tc>
          <w:tcPr>
            <w:tcW w:w="960" w:type="dxa"/>
            <w:gridSpan w:val="2"/>
          </w:tcPr>
          <w:p w14:paraId="1D01686B" w14:textId="1733734E"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THP</w:t>
            </w:r>
          </w:p>
        </w:tc>
        <w:tc>
          <w:tcPr>
            <w:tcW w:w="2952" w:type="dxa"/>
            <w:tcBorders>
              <w:right w:val="single" w:sz="12" w:space="0" w:color="auto"/>
            </w:tcBorders>
          </w:tcPr>
          <w:p w14:paraId="5A0FA204" w14:textId="2BDB47F6"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Through Hole Derive/ Pin</w:t>
            </w:r>
          </w:p>
        </w:tc>
      </w:tr>
      <w:tr w:rsidR="00CB067F" w:rsidRPr="008C651A" w14:paraId="231C9057" w14:textId="77777777" w:rsidTr="001963E9">
        <w:tc>
          <w:tcPr>
            <w:tcW w:w="700" w:type="dxa"/>
            <w:tcBorders>
              <w:left w:val="single" w:sz="12" w:space="0" w:color="auto"/>
            </w:tcBorders>
          </w:tcPr>
          <w:p w14:paraId="110BF875" w14:textId="5CCE3958" w:rsidR="00CB067F" w:rsidRPr="00B543A6" w:rsidRDefault="00CB067F" w:rsidP="00CB067F">
            <w:pPr>
              <w:tabs>
                <w:tab w:val="center" w:pos="262"/>
                <w:tab w:val="left" w:pos="1800"/>
              </w:tabs>
              <w:spacing w:line="440" w:lineRule="exact"/>
              <w:ind w:left="144"/>
              <w:contextualSpacing/>
              <w:rPr>
                <w:rFonts w:asciiTheme="minorHAnsi" w:hAnsiTheme="minorHAnsi" w:cstheme="minorHAnsi"/>
                <w:color w:val="auto"/>
                <w:sz w:val="20"/>
                <w:szCs w:val="20"/>
              </w:rPr>
            </w:pPr>
            <w:r w:rsidRPr="00B543A6">
              <w:rPr>
                <w:rFonts w:asciiTheme="minorHAnsi" w:hAnsiTheme="minorHAnsi"/>
                <w:sz w:val="20"/>
                <w:szCs w:val="20"/>
              </w:rPr>
              <w:t>5.1</w:t>
            </w:r>
          </w:p>
        </w:tc>
        <w:tc>
          <w:tcPr>
            <w:tcW w:w="1296" w:type="dxa"/>
            <w:gridSpan w:val="3"/>
          </w:tcPr>
          <w:p w14:paraId="134769A3" w14:textId="7544A4E3" w:rsidR="00CB067F" w:rsidRPr="00B543A6" w:rsidRDefault="00CB067F" w:rsidP="00CB067F">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P?</w:t>
            </w:r>
          </w:p>
        </w:tc>
        <w:tc>
          <w:tcPr>
            <w:tcW w:w="2849" w:type="dxa"/>
            <w:gridSpan w:val="2"/>
            <w:tcBorders>
              <w:right w:val="single" w:sz="6" w:space="0" w:color="auto"/>
            </w:tcBorders>
          </w:tcPr>
          <w:p w14:paraId="35AC507B" w14:textId="65768B2E"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Pressure Signal n</w:t>
            </w:r>
          </w:p>
        </w:tc>
        <w:tc>
          <w:tcPr>
            <w:tcW w:w="698" w:type="dxa"/>
            <w:gridSpan w:val="2"/>
            <w:tcBorders>
              <w:left w:val="single" w:sz="6" w:space="0" w:color="auto"/>
            </w:tcBorders>
          </w:tcPr>
          <w:p w14:paraId="2E98565A" w14:textId="16646CEE"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23</w:t>
            </w:r>
          </w:p>
        </w:tc>
        <w:tc>
          <w:tcPr>
            <w:tcW w:w="960" w:type="dxa"/>
            <w:gridSpan w:val="2"/>
          </w:tcPr>
          <w:p w14:paraId="2535821B" w14:textId="25B3A1A8"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PAD</w:t>
            </w:r>
          </w:p>
        </w:tc>
        <w:tc>
          <w:tcPr>
            <w:tcW w:w="2952" w:type="dxa"/>
            <w:tcBorders>
              <w:right w:val="single" w:sz="12" w:space="0" w:color="auto"/>
            </w:tcBorders>
          </w:tcPr>
          <w:p w14:paraId="10CCFD42" w14:textId="774D7089"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Soldering Point</w:t>
            </w:r>
          </w:p>
        </w:tc>
      </w:tr>
      <w:tr w:rsidR="00CB067F" w:rsidRPr="008C651A" w14:paraId="7DE5B69E" w14:textId="77777777" w:rsidTr="001963E9">
        <w:tc>
          <w:tcPr>
            <w:tcW w:w="700" w:type="dxa"/>
            <w:tcBorders>
              <w:left w:val="single" w:sz="12" w:space="0" w:color="auto"/>
            </w:tcBorders>
          </w:tcPr>
          <w:p w14:paraId="19DA1866" w14:textId="43BE15B0" w:rsidR="00CB067F" w:rsidRPr="00B543A6" w:rsidRDefault="00CB067F" w:rsidP="00CB067F">
            <w:pPr>
              <w:tabs>
                <w:tab w:val="center" w:pos="262"/>
                <w:tab w:val="left" w:pos="1800"/>
              </w:tabs>
              <w:spacing w:line="440" w:lineRule="exact"/>
              <w:ind w:left="144"/>
              <w:contextualSpacing/>
              <w:rPr>
                <w:rFonts w:asciiTheme="minorHAnsi" w:hAnsiTheme="minorHAnsi" w:cstheme="minorHAnsi"/>
                <w:color w:val="auto"/>
                <w:sz w:val="20"/>
                <w:szCs w:val="20"/>
              </w:rPr>
            </w:pPr>
            <w:r w:rsidRPr="00B543A6">
              <w:rPr>
                <w:rFonts w:asciiTheme="minorHAnsi" w:hAnsiTheme="minorHAnsi"/>
                <w:sz w:val="20"/>
                <w:szCs w:val="20"/>
              </w:rPr>
              <w:t>5.2</w:t>
            </w:r>
          </w:p>
        </w:tc>
        <w:tc>
          <w:tcPr>
            <w:tcW w:w="1296" w:type="dxa"/>
            <w:gridSpan w:val="3"/>
          </w:tcPr>
          <w:p w14:paraId="5EE6BCC5" w14:textId="7AA8A115" w:rsidR="00CB067F" w:rsidRPr="00B543A6" w:rsidRDefault="00CB067F" w:rsidP="00CB067F">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T?</w:t>
            </w:r>
          </w:p>
        </w:tc>
        <w:tc>
          <w:tcPr>
            <w:tcW w:w="2849" w:type="dxa"/>
            <w:gridSpan w:val="2"/>
            <w:tcBorders>
              <w:right w:val="single" w:sz="6" w:space="0" w:color="auto"/>
            </w:tcBorders>
          </w:tcPr>
          <w:p w14:paraId="54E4C8DA" w14:textId="3238AB86" w:rsidR="00CB067F" w:rsidRPr="00B543A6" w:rsidRDefault="00CB067F" w:rsidP="00CB067F">
            <w:pPr>
              <w:tabs>
                <w:tab w:val="left" w:pos="1800"/>
              </w:tabs>
              <w:spacing w:line="440" w:lineRule="exact"/>
              <w:contextualSpacing/>
              <w:jc w:val="both"/>
              <w:rPr>
                <w:rFonts w:asciiTheme="minorHAnsi" w:hAnsiTheme="minorHAnsi" w:cstheme="minorHAnsi"/>
                <w:sz w:val="20"/>
                <w:szCs w:val="20"/>
              </w:rPr>
            </w:pPr>
            <w:r w:rsidRPr="00B543A6">
              <w:rPr>
                <w:rFonts w:asciiTheme="minorHAnsi" w:hAnsiTheme="minorHAnsi"/>
                <w:sz w:val="20"/>
                <w:szCs w:val="20"/>
              </w:rPr>
              <w:t>Temperature Signal n</w:t>
            </w:r>
          </w:p>
        </w:tc>
        <w:tc>
          <w:tcPr>
            <w:tcW w:w="698" w:type="dxa"/>
            <w:gridSpan w:val="2"/>
            <w:tcBorders>
              <w:left w:val="single" w:sz="6" w:space="0" w:color="auto"/>
            </w:tcBorders>
          </w:tcPr>
          <w:p w14:paraId="67FA33A0" w14:textId="70E3350C"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24</w:t>
            </w:r>
          </w:p>
        </w:tc>
        <w:tc>
          <w:tcPr>
            <w:tcW w:w="960" w:type="dxa"/>
            <w:gridSpan w:val="2"/>
          </w:tcPr>
          <w:p w14:paraId="049B7891" w14:textId="5777022C"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LED</w:t>
            </w:r>
          </w:p>
        </w:tc>
        <w:tc>
          <w:tcPr>
            <w:tcW w:w="2952" w:type="dxa"/>
            <w:tcBorders>
              <w:right w:val="single" w:sz="12" w:space="0" w:color="auto"/>
            </w:tcBorders>
          </w:tcPr>
          <w:p w14:paraId="5B6CF451" w14:textId="0B9B32B8"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Light Indicator</w:t>
            </w:r>
          </w:p>
        </w:tc>
      </w:tr>
      <w:tr w:rsidR="00CB067F" w:rsidRPr="008C651A" w14:paraId="4C91D546" w14:textId="77777777" w:rsidTr="001963E9">
        <w:tc>
          <w:tcPr>
            <w:tcW w:w="700" w:type="dxa"/>
            <w:tcBorders>
              <w:left w:val="single" w:sz="12" w:space="0" w:color="auto"/>
            </w:tcBorders>
          </w:tcPr>
          <w:p w14:paraId="709BBA84" w14:textId="3259824D" w:rsidR="00CB067F" w:rsidRPr="00B543A6" w:rsidRDefault="00CB067F" w:rsidP="00CB067F">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6</w:t>
            </w:r>
          </w:p>
        </w:tc>
        <w:tc>
          <w:tcPr>
            <w:tcW w:w="1296" w:type="dxa"/>
            <w:gridSpan w:val="3"/>
          </w:tcPr>
          <w:p w14:paraId="214F422E" w14:textId="2B62D89A" w:rsidR="00CB067F" w:rsidRPr="00B543A6" w:rsidRDefault="00CB067F" w:rsidP="00CB067F">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USB</w:t>
            </w:r>
          </w:p>
        </w:tc>
        <w:tc>
          <w:tcPr>
            <w:tcW w:w="2849" w:type="dxa"/>
            <w:gridSpan w:val="2"/>
            <w:tcBorders>
              <w:right w:val="single" w:sz="6" w:space="0" w:color="auto"/>
            </w:tcBorders>
          </w:tcPr>
          <w:p w14:paraId="78AAABA9" w14:textId="77777777" w:rsidR="00CB067F" w:rsidRPr="00B543A6" w:rsidRDefault="00CB067F" w:rsidP="00CB067F">
            <w:pPr>
              <w:tabs>
                <w:tab w:val="left" w:pos="1800"/>
              </w:tabs>
              <w:spacing w:line="440" w:lineRule="exact"/>
              <w:contextualSpacing/>
              <w:jc w:val="both"/>
              <w:rPr>
                <w:rFonts w:asciiTheme="minorHAnsi" w:hAnsiTheme="minorHAnsi" w:cstheme="minorHAnsi"/>
                <w:sz w:val="20"/>
                <w:szCs w:val="20"/>
              </w:rPr>
            </w:pPr>
          </w:p>
        </w:tc>
        <w:tc>
          <w:tcPr>
            <w:tcW w:w="698" w:type="dxa"/>
            <w:gridSpan w:val="2"/>
            <w:tcBorders>
              <w:left w:val="single" w:sz="6" w:space="0" w:color="auto"/>
            </w:tcBorders>
          </w:tcPr>
          <w:p w14:paraId="46886123" w14:textId="5BF5836D"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25</w:t>
            </w:r>
          </w:p>
        </w:tc>
        <w:tc>
          <w:tcPr>
            <w:tcW w:w="960" w:type="dxa"/>
            <w:gridSpan w:val="2"/>
          </w:tcPr>
          <w:p w14:paraId="79036789" w14:textId="74BFCA7B"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SD_CMD</w:t>
            </w:r>
          </w:p>
        </w:tc>
        <w:tc>
          <w:tcPr>
            <w:tcW w:w="2952" w:type="dxa"/>
            <w:tcBorders>
              <w:right w:val="single" w:sz="12" w:space="0" w:color="auto"/>
            </w:tcBorders>
          </w:tcPr>
          <w:p w14:paraId="12A7DB39" w14:textId="7CC7C15F"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Command</w:t>
            </w:r>
          </w:p>
        </w:tc>
      </w:tr>
      <w:tr w:rsidR="00CB067F" w:rsidRPr="008C651A" w14:paraId="579AE0D9" w14:textId="77777777" w:rsidTr="001963E9">
        <w:tc>
          <w:tcPr>
            <w:tcW w:w="700" w:type="dxa"/>
            <w:tcBorders>
              <w:left w:val="single" w:sz="12" w:space="0" w:color="auto"/>
            </w:tcBorders>
          </w:tcPr>
          <w:p w14:paraId="11AFC7C8" w14:textId="7A1E53DE" w:rsidR="00CB067F" w:rsidRPr="00B543A6" w:rsidRDefault="00CB067F" w:rsidP="00CB067F">
            <w:pPr>
              <w:tabs>
                <w:tab w:val="center" w:pos="262"/>
                <w:tab w:val="left" w:pos="1800"/>
              </w:tabs>
              <w:spacing w:line="440" w:lineRule="exact"/>
              <w:ind w:left="144"/>
              <w:contextualSpacing/>
              <w:rPr>
                <w:rFonts w:asciiTheme="minorHAnsi" w:hAnsiTheme="minorHAnsi" w:cstheme="minorHAnsi"/>
                <w:color w:val="auto"/>
                <w:sz w:val="20"/>
                <w:szCs w:val="20"/>
              </w:rPr>
            </w:pPr>
            <w:r w:rsidRPr="00B543A6">
              <w:rPr>
                <w:rFonts w:asciiTheme="minorHAnsi" w:hAnsiTheme="minorHAnsi"/>
                <w:sz w:val="20"/>
                <w:szCs w:val="20"/>
              </w:rPr>
              <w:t>6.1</w:t>
            </w:r>
          </w:p>
        </w:tc>
        <w:tc>
          <w:tcPr>
            <w:tcW w:w="1296" w:type="dxa"/>
            <w:gridSpan w:val="3"/>
          </w:tcPr>
          <w:p w14:paraId="1F9005F8" w14:textId="0941B1EE" w:rsidR="00CB067F" w:rsidRPr="00B543A6" w:rsidRDefault="00CB067F" w:rsidP="00CB067F">
            <w:pPr>
              <w:tabs>
                <w:tab w:val="left" w:pos="1800"/>
              </w:tabs>
              <w:spacing w:line="440" w:lineRule="exact"/>
              <w:contextualSpacing/>
              <w:rPr>
                <w:rFonts w:asciiTheme="minorHAnsi" w:hAnsiTheme="minorHAnsi"/>
                <w:sz w:val="16"/>
                <w:szCs w:val="16"/>
              </w:rPr>
            </w:pPr>
            <w:r w:rsidRPr="00B543A6">
              <w:rPr>
                <w:rFonts w:asciiTheme="minorHAnsi" w:hAnsiTheme="minorHAnsi"/>
                <w:sz w:val="16"/>
                <w:szCs w:val="16"/>
              </w:rPr>
              <w:t>USB? _ID</w:t>
            </w:r>
          </w:p>
        </w:tc>
        <w:tc>
          <w:tcPr>
            <w:tcW w:w="2849" w:type="dxa"/>
            <w:gridSpan w:val="2"/>
            <w:tcBorders>
              <w:right w:val="single" w:sz="6" w:space="0" w:color="auto"/>
            </w:tcBorders>
          </w:tcPr>
          <w:p w14:paraId="7341CB6A" w14:textId="3853BB92" w:rsidR="00CB067F" w:rsidRPr="00B543A6" w:rsidRDefault="00CB067F" w:rsidP="00CB067F">
            <w:pPr>
              <w:tabs>
                <w:tab w:val="left" w:pos="1800"/>
              </w:tabs>
              <w:spacing w:line="440" w:lineRule="exact"/>
              <w:contextualSpacing/>
              <w:jc w:val="both"/>
              <w:rPr>
                <w:rFonts w:asciiTheme="minorHAnsi" w:hAnsiTheme="minorHAnsi"/>
                <w:sz w:val="20"/>
                <w:szCs w:val="20"/>
              </w:rPr>
            </w:pPr>
          </w:p>
        </w:tc>
        <w:tc>
          <w:tcPr>
            <w:tcW w:w="698" w:type="dxa"/>
            <w:gridSpan w:val="2"/>
            <w:tcBorders>
              <w:left w:val="single" w:sz="6" w:space="0" w:color="auto"/>
            </w:tcBorders>
          </w:tcPr>
          <w:p w14:paraId="3E2596EC" w14:textId="165260E9"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26</w:t>
            </w:r>
          </w:p>
        </w:tc>
        <w:tc>
          <w:tcPr>
            <w:tcW w:w="960" w:type="dxa"/>
            <w:gridSpan w:val="2"/>
          </w:tcPr>
          <w:p w14:paraId="431BA77D" w14:textId="715C86CF"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SD_CLK</w:t>
            </w:r>
          </w:p>
        </w:tc>
        <w:tc>
          <w:tcPr>
            <w:tcW w:w="2952" w:type="dxa"/>
            <w:tcBorders>
              <w:right w:val="single" w:sz="12" w:space="0" w:color="auto"/>
            </w:tcBorders>
          </w:tcPr>
          <w:p w14:paraId="16F53264" w14:textId="05ACADF0"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Clock</w:t>
            </w:r>
          </w:p>
        </w:tc>
      </w:tr>
      <w:tr w:rsidR="00CB067F" w:rsidRPr="008C651A" w14:paraId="518943A6" w14:textId="77777777" w:rsidTr="001963E9">
        <w:tc>
          <w:tcPr>
            <w:tcW w:w="700" w:type="dxa"/>
            <w:tcBorders>
              <w:left w:val="single" w:sz="12" w:space="0" w:color="auto"/>
            </w:tcBorders>
          </w:tcPr>
          <w:p w14:paraId="6BB0B959" w14:textId="2ED8C70A" w:rsidR="00CB067F" w:rsidRPr="00B543A6" w:rsidRDefault="00CB067F" w:rsidP="00CB067F">
            <w:pPr>
              <w:tabs>
                <w:tab w:val="center" w:pos="262"/>
                <w:tab w:val="left" w:pos="1800"/>
              </w:tabs>
              <w:spacing w:line="440" w:lineRule="exact"/>
              <w:ind w:left="144"/>
              <w:contextualSpacing/>
              <w:rPr>
                <w:rFonts w:asciiTheme="minorHAnsi" w:hAnsiTheme="minorHAnsi" w:cstheme="minorHAnsi"/>
                <w:color w:val="auto"/>
                <w:sz w:val="20"/>
                <w:szCs w:val="20"/>
              </w:rPr>
            </w:pPr>
            <w:r w:rsidRPr="00B543A6">
              <w:rPr>
                <w:rFonts w:asciiTheme="minorHAnsi" w:hAnsiTheme="minorHAnsi"/>
                <w:sz w:val="20"/>
                <w:szCs w:val="20"/>
              </w:rPr>
              <w:t>6.2</w:t>
            </w:r>
          </w:p>
        </w:tc>
        <w:tc>
          <w:tcPr>
            <w:tcW w:w="1296" w:type="dxa"/>
            <w:gridSpan w:val="3"/>
          </w:tcPr>
          <w:p w14:paraId="75C38756" w14:textId="5BE7106C" w:rsidR="00CB067F" w:rsidRPr="00B543A6" w:rsidRDefault="00CB067F" w:rsidP="00CB067F">
            <w:pPr>
              <w:tabs>
                <w:tab w:val="left" w:pos="1800"/>
              </w:tabs>
              <w:spacing w:line="440" w:lineRule="exact"/>
              <w:contextualSpacing/>
              <w:rPr>
                <w:rFonts w:asciiTheme="minorHAnsi" w:hAnsiTheme="minorHAnsi"/>
                <w:sz w:val="16"/>
                <w:szCs w:val="16"/>
              </w:rPr>
            </w:pPr>
            <w:r w:rsidRPr="00B543A6">
              <w:rPr>
                <w:rFonts w:asciiTheme="minorHAnsi" w:hAnsiTheme="minorHAnsi"/>
                <w:sz w:val="16"/>
                <w:szCs w:val="16"/>
              </w:rPr>
              <w:t>USB? _P</w:t>
            </w:r>
          </w:p>
        </w:tc>
        <w:tc>
          <w:tcPr>
            <w:tcW w:w="2849" w:type="dxa"/>
            <w:gridSpan w:val="2"/>
            <w:tcBorders>
              <w:right w:val="single" w:sz="6" w:space="0" w:color="auto"/>
            </w:tcBorders>
          </w:tcPr>
          <w:p w14:paraId="692BDFC2" w14:textId="74DCAC2C" w:rsidR="00CB067F" w:rsidRPr="00B543A6" w:rsidRDefault="00CB067F" w:rsidP="00CB067F">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Differential Positive</w:t>
            </w:r>
          </w:p>
        </w:tc>
        <w:tc>
          <w:tcPr>
            <w:tcW w:w="698" w:type="dxa"/>
            <w:gridSpan w:val="2"/>
            <w:tcBorders>
              <w:left w:val="single" w:sz="6" w:space="0" w:color="auto"/>
            </w:tcBorders>
          </w:tcPr>
          <w:p w14:paraId="5333F682" w14:textId="4C9971AE"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27</w:t>
            </w:r>
          </w:p>
        </w:tc>
        <w:tc>
          <w:tcPr>
            <w:tcW w:w="960" w:type="dxa"/>
            <w:gridSpan w:val="2"/>
          </w:tcPr>
          <w:p w14:paraId="0B84BBB0" w14:textId="35AB0178"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SD_DAT?</w:t>
            </w:r>
          </w:p>
        </w:tc>
        <w:tc>
          <w:tcPr>
            <w:tcW w:w="2952" w:type="dxa"/>
            <w:tcBorders>
              <w:right w:val="single" w:sz="12" w:space="0" w:color="auto"/>
            </w:tcBorders>
          </w:tcPr>
          <w:p w14:paraId="7E20F5F9" w14:textId="7C642996"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Data Communication n (0...3)</w:t>
            </w:r>
          </w:p>
        </w:tc>
      </w:tr>
      <w:tr w:rsidR="00CB067F" w:rsidRPr="008C651A" w14:paraId="7B769684" w14:textId="77777777" w:rsidTr="001963E9">
        <w:tc>
          <w:tcPr>
            <w:tcW w:w="700" w:type="dxa"/>
            <w:tcBorders>
              <w:left w:val="single" w:sz="12" w:space="0" w:color="auto"/>
            </w:tcBorders>
          </w:tcPr>
          <w:p w14:paraId="19F50A41" w14:textId="59494F76" w:rsidR="00CB067F" w:rsidRPr="00B543A6" w:rsidRDefault="00CB067F" w:rsidP="00CB067F">
            <w:pPr>
              <w:tabs>
                <w:tab w:val="center" w:pos="262"/>
                <w:tab w:val="left" w:pos="1800"/>
              </w:tabs>
              <w:spacing w:line="440" w:lineRule="exact"/>
              <w:ind w:left="144"/>
              <w:contextualSpacing/>
              <w:rPr>
                <w:rFonts w:asciiTheme="minorHAnsi" w:hAnsiTheme="minorHAnsi" w:cstheme="minorHAnsi"/>
                <w:color w:val="auto"/>
                <w:sz w:val="20"/>
                <w:szCs w:val="20"/>
              </w:rPr>
            </w:pPr>
            <w:r w:rsidRPr="00B543A6">
              <w:rPr>
                <w:rFonts w:asciiTheme="minorHAnsi" w:hAnsiTheme="minorHAnsi"/>
                <w:sz w:val="20"/>
                <w:szCs w:val="20"/>
              </w:rPr>
              <w:t>6.3</w:t>
            </w:r>
          </w:p>
        </w:tc>
        <w:tc>
          <w:tcPr>
            <w:tcW w:w="1296" w:type="dxa"/>
            <w:gridSpan w:val="3"/>
          </w:tcPr>
          <w:p w14:paraId="68971602" w14:textId="28937D74" w:rsidR="00CB067F" w:rsidRPr="00B543A6" w:rsidRDefault="00CB067F" w:rsidP="00CB067F">
            <w:pPr>
              <w:tabs>
                <w:tab w:val="left" w:pos="1800"/>
              </w:tabs>
              <w:spacing w:line="440" w:lineRule="exact"/>
              <w:contextualSpacing/>
              <w:rPr>
                <w:rFonts w:asciiTheme="minorHAnsi" w:hAnsiTheme="minorHAnsi"/>
                <w:sz w:val="16"/>
                <w:szCs w:val="16"/>
              </w:rPr>
            </w:pPr>
            <w:r w:rsidRPr="00B543A6">
              <w:rPr>
                <w:rFonts w:asciiTheme="minorHAnsi" w:hAnsiTheme="minorHAnsi"/>
                <w:sz w:val="16"/>
                <w:szCs w:val="16"/>
              </w:rPr>
              <w:t>USB? _N</w:t>
            </w:r>
          </w:p>
        </w:tc>
        <w:tc>
          <w:tcPr>
            <w:tcW w:w="2849" w:type="dxa"/>
            <w:gridSpan w:val="2"/>
            <w:tcBorders>
              <w:right w:val="single" w:sz="6" w:space="0" w:color="auto"/>
            </w:tcBorders>
          </w:tcPr>
          <w:p w14:paraId="073445FD" w14:textId="7142E2AB" w:rsidR="00CB067F" w:rsidRPr="00B543A6" w:rsidRDefault="00CB067F" w:rsidP="00CB067F">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Differential Negative</w:t>
            </w:r>
          </w:p>
        </w:tc>
        <w:tc>
          <w:tcPr>
            <w:tcW w:w="698" w:type="dxa"/>
            <w:gridSpan w:val="2"/>
            <w:tcBorders>
              <w:left w:val="single" w:sz="6" w:space="0" w:color="auto"/>
            </w:tcBorders>
          </w:tcPr>
          <w:p w14:paraId="7B6DA6AA" w14:textId="033D66A5"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389FCAF5" w14:textId="327D128D" w:rsidR="00CB067F" w:rsidRPr="00B543A6" w:rsidRDefault="00CB067F" w:rsidP="00CB067F">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6539F4F0" w14:textId="5DA8DEED" w:rsidR="00CB067F" w:rsidRPr="00B543A6" w:rsidRDefault="00CB067F" w:rsidP="00CB067F">
            <w:pPr>
              <w:tabs>
                <w:tab w:val="left" w:pos="1800"/>
              </w:tabs>
              <w:spacing w:line="440" w:lineRule="exact"/>
              <w:contextualSpacing/>
              <w:rPr>
                <w:rFonts w:asciiTheme="minorHAnsi" w:hAnsiTheme="minorHAnsi" w:cstheme="minorHAnsi"/>
                <w:color w:val="auto"/>
                <w:sz w:val="20"/>
                <w:szCs w:val="20"/>
              </w:rPr>
            </w:pPr>
          </w:p>
        </w:tc>
      </w:tr>
      <w:tr w:rsidR="00B543A6" w:rsidRPr="008C651A" w14:paraId="040A2385" w14:textId="77777777" w:rsidTr="001963E9">
        <w:tc>
          <w:tcPr>
            <w:tcW w:w="700" w:type="dxa"/>
            <w:tcBorders>
              <w:left w:val="single" w:sz="12" w:space="0" w:color="auto"/>
            </w:tcBorders>
          </w:tcPr>
          <w:p w14:paraId="0F794569" w14:textId="1CE07AB3" w:rsidR="00B543A6" w:rsidRPr="00B543A6" w:rsidRDefault="00B543A6" w:rsidP="00B543A6">
            <w:pPr>
              <w:tabs>
                <w:tab w:val="center" w:pos="262"/>
                <w:tab w:val="left" w:pos="1800"/>
              </w:tabs>
              <w:spacing w:line="440" w:lineRule="exact"/>
              <w:ind w:left="144"/>
              <w:contextualSpacing/>
              <w:rPr>
                <w:rFonts w:asciiTheme="minorHAnsi" w:hAnsiTheme="minorHAnsi" w:cstheme="minorHAnsi"/>
                <w:color w:val="auto"/>
                <w:sz w:val="20"/>
                <w:szCs w:val="20"/>
              </w:rPr>
            </w:pPr>
            <w:r w:rsidRPr="00B543A6">
              <w:rPr>
                <w:rFonts w:asciiTheme="minorHAnsi" w:hAnsiTheme="minorHAnsi"/>
                <w:sz w:val="20"/>
                <w:szCs w:val="20"/>
              </w:rPr>
              <w:t>6.4</w:t>
            </w:r>
          </w:p>
        </w:tc>
        <w:tc>
          <w:tcPr>
            <w:tcW w:w="1296" w:type="dxa"/>
            <w:gridSpan w:val="3"/>
          </w:tcPr>
          <w:p w14:paraId="3A687F92" w14:textId="44F92448" w:rsidR="00B543A6" w:rsidRPr="00B543A6" w:rsidRDefault="00B543A6" w:rsidP="00B543A6">
            <w:pPr>
              <w:tabs>
                <w:tab w:val="left" w:pos="1800"/>
              </w:tabs>
              <w:spacing w:line="440" w:lineRule="exact"/>
              <w:contextualSpacing/>
              <w:rPr>
                <w:rFonts w:asciiTheme="minorHAnsi" w:hAnsiTheme="minorHAnsi"/>
                <w:sz w:val="16"/>
                <w:szCs w:val="16"/>
              </w:rPr>
            </w:pPr>
            <w:r w:rsidRPr="00B543A6">
              <w:rPr>
                <w:rFonts w:asciiTheme="minorHAnsi" w:hAnsiTheme="minorHAnsi"/>
                <w:sz w:val="16"/>
                <w:szCs w:val="16"/>
              </w:rPr>
              <w:t>USB? _L?</w:t>
            </w:r>
          </w:p>
        </w:tc>
        <w:tc>
          <w:tcPr>
            <w:tcW w:w="2849" w:type="dxa"/>
            <w:gridSpan w:val="2"/>
            <w:tcBorders>
              <w:right w:val="single" w:sz="6" w:space="0" w:color="auto"/>
            </w:tcBorders>
          </w:tcPr>
          <w:p w14:paraId="55F2E73E" w14:textId="693AB726"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USB LED</w:t>
            </w:r>
          </w:p>
        </w:tc>
        <w:tc>
          <w:tcPr>
            <w:tcW w:w="698" w:type="dxa"/>
            <w:gridSpan w:val="2"/>
            <w:tcBorders>
              <w:left w:val="single" w:sz="6" w:space="0" w:color="auto"/>
            </w:tcBorders>
          </w:tcPr>
          <w:p w14:paraId="629E223E" w14:textId="09C46694"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679493DD" w14:textId="7786CF1C"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49F98257" w14:textId="3975CEAF"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8C651A" w14:paraId="08D07C88" w14:textId="77777777" w:rsidTr="001963E9">
        <w:tc>
          <w:tcPr>
            <w:tcW w:w="700" w:type="dxa"/>
            <w:tcBorders>
              <w:left w:val="single" w:sz="12" w:space="0" w:color="auto"/>
            </w:tcBorders>
          </w:tcPr>
          <w:p w14:paraId="1401459D" w14:textId="37D77EA4"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7</w:t>
            </w:r>
          </w:p>
        </w:tc>
        <w:tc>
          <w:tcPr>
            <w:tcW w:w="1296" w:type="dxa"/>
            <w:gridSpan w:val="3"/>
          </w:tcPr>
          <w:p w14:paraId="0FD85687" w14:textId="78212148"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I2C</w:t>
            </w:r>
          </w:p>
        </w:tc>
        <w:tc>
          <w:tcPr>
            <w:tcW w:w="2849" w:type="dxa"/>
            <w:gridSpan w:val="2"/>
            <w:tcBorders>
              <w:right w:val="single" w:sz="6" w:space="0" w:color="auto"/>
            </w:tcBorders>
          </w:tcPr>
          <w:p w14:paraId="797C3F3F" w14:textId="77777777"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698" w:type="dxa"/>
            <w:gridSpan w:val="2"/>
            <w:tcBorders>
              <w:left w:val="single" w:sz="6" w:space="0" w:color="auto"/>
            </w:tcBorders>
          </w:tcPr>
          <w:p w14:paraId="2E935BA8" w14:textId="2761A39D"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66301AF7" w14:textId="66E9835E"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5E8754E3" w14:textId="4E9FE38D"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1963E9" w:rsidRPr="008C651A" w14:paraId="141604A8" w14:textId="77777777" w:rsidTr="001963E9">
        <w:tc>
          <w:tcPr>
            <w:tcW w:w="700" w:type="dxa"/>
            <w:tcBorders>
              <w:left w:val="single" w:sz="12" w:space="0" w:color="auto"/>
            </w:tcBorders>
          </w:tcPr>
          <w:p w14:paraId="41462EBE" w14:textId="5FCD752B" w:rsidR="00B543A6" w:rsidRPr="00B543A6" w:rsidRDefault="00B543A6" w:rsidP="00B543A6">
            <w:pPr>
              <w:tabs>
                <w:tab w:val="center" w:pos="262"/>
                <w:tab w:val="left" w:pos="1800"/>
              </w:tabs>
              <w:spacing w:line="440" w:lineRule="exact"/>
              <w:ind w:left="144"/>
              <w:contextualSpacing/>
              <w:rPr>
                <w:rFonts w:asciiTheme="minorHAnsi" w:hAnsiTheme="minorHAnsi" w:cstheme="minorHAnsi"/>
                <w:color w:val="auto"/>
                <w:sz w:val="20"/>
                <w:szCs w:val="20"/>
              </w:rPr>
            </w:pPr>
            <w:r w:rsidRPr="00B543A6">
              <w:rPr>
                <w:rFonts w:asciiTheme="minorHAnsi" w:hAnsiTheme="minorHAnsi"/>
                <w:sz w:val="20"/>
                <w:szCs w:val="20"/>
              </w:rPr>
              <w:t>7.1</w:t>
            </w:r>
          </w:p>
        </w:tc>
        <w:tc>
          <w:tcPr>
            <w:tcW w:w="1296" w:type="dxa"/>
            <w:gridSpan w:val="3"/>
          </w:tcPr>
          <w:p w14:paraId="3C7C17D9" w14:textId="049512C5"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I2C? _P</w:t>
            </w:r>
          </w:p>
        </w:tc>
        <w:tc>
          <w:tcPr>
            <w:tcW w:w="2849" w:type="dxa"/>
            <w:gridSpan w:val="2"/>
            <w:tcBorders>
              <w:right w:val="single" w:sz="6" w:space="0" w:color="auto"/>
            </w:tcBorders>
          </w:tcPr>
          <w:p w14:paraId="7FABBE17" w14:textId="65FDCE34" w:rsidR="00B543A6" w:rsidRPr="00B543A6" w:rsidRDefault="00B543A6" w:rsidP="00B543A6">
            <w:pPr>
              <w:tabs>
                <w:tab w:val="left" w:pos="1800"/>
              </w:tabs>
              <w:spacing w:line="440" w:lineRule="exact"/>
              <w:contextualSpacing/>
              <w:jc w:val="both"/>
              <w:rPr>
                <w:rFonts w:asciiTheme="minorHAnsi" w:hAnsiTheme="minorHAnsi" w:cstheme="minorHAnsi"/>
                <w:sz w:val="20"/>
                <w:szCs w:val="20"/>
              </w:rPr>
            </w:pPr>
            <w:r w:rsidRPr="00B543A6">
              <w:rPr>
                <w:rFonts w:asciiTheme="minorHAnsi" w:hAnsiTheme="minorHAnsi"/>
                <w:sz w:val="20"/>
                <w:szCs w:val="20"/>
              </w:rPr>
              <w:t>Synchronize Data (SDA)</w:t>
            </w:r>
          </w:p>
        </w:tc>
        <w:tc>
          <w:tcPr>
            <w:tcW w:w="698" w:type="dxa"/>
            <w:gridSpan w:val="2"/>
            <w:tcBorders>
              <w:left w:val="single" w:sz="6" w:space="0" w:color="auto"/>
            </w:tcBorders>
          </w:tcPr>
          <w:p w14:paraId="7AA86586" w14:textId="56F133FF"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294BB88C" w14:textId="76E554C0"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58F397DE" w14:textId="67CE782D"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8C651A" w14:paraId="44840E69" w14:textId="77777777" w:rsidTr="001963E9">
        <w:tc>
          <w:tcPr>
            <w:tcW w:w="700" w:type="dxa"/>
            <w:tcBorders>
              <w:left w:val="single" w:sz="12" w:space="0" w:color="auto"/>
            </w:tcBorders>
          </w:tcPr>
          <w:p w14:paraId="645F0AE0" w14:textId="54DC9B66" w:rsidR="00B543A6" w:rsidRPr="00B543A6" w:rsidRDefault="00B543A6" w:rsidP="00B543A6">
            <w:pPr>
              <w:tabs>
                <w:tab w:val="center" w:pos="262"/>
                <w:tab w:val="left" w:pos="1800"/>
              </w:tabs>
              <w:spacing w:line="440" w:lineRule="exact"/>
              <w:ind w:left="144"/>
              <w:contextualSpacing/>
              <w:rPr>
                <w:rFonts w:asciiTheme="minorHAnsi" w:hAnsiTheme="minorHAnsi" w:cstheme="minorHAnsi"/>
                <w:color w:val="auto"/>
                <w:sz w:val="20"/>
                <w:szCs w:val="20"/>
              </w:rPr>
            </w:pPr>
            <w:r w:rsidRPr="00B543A6">
              <w:rPr>
                <w:rFonts w:asciiTheme="minorHAnsi" w:hAnsiTheme="minorHAnsi"/>
                <w:sz w:val="20"/>
                <w:szCs w:val="20"/>
              </w:rPr>
              <w:t>7.2</w:t>
            </w:r>
          </w:p>
        </w:tc>
        <w:tc>
          <w:tcPr>
            <w:tcW w:w="1296" w:type="dxa"/>
            <w:gridSpan w:val="3"/>
          </w:tcPr>
          <w:p w14:paraId="2D3120D9" w14:textId="2E427139"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I2C? _N</w:t>
            </w:r>
          </w:p>
        </w:tc>
        <w:tc>
          <w:tcPr>
            <w:tcW w:w="2849" w:type="dxa"/>
            <w:gridSpan w:val="2"/>
            <w:tcBorders>
              <w:right w:val="single" w:sz="6" w:space="0" w:color="auto"/>
            </w:tcBorders>
          </w:tcPr>
          <w:p w14:paraId="50C5E6C5" w14:textId="45FE5107" w:rsidR="00B543A6" w:rsidRPr="00B543A6" w:rsidRDefault="00B543A6" w:rsidP="00B543A6">
            <w:pPr>
              <w:tabs>
                <w:tab w:val="left" w:pos="1800"/>
              </w:tabs>
              <w:spacing w:line="440" w:lineRule="exact"/>
              <w:contextualSpacing/>
              <w:jc w:val="both"/>
              <w:rPr>
                <w:rFonts w:asciiTheme="minorHAnsi" w:hAnsiTheme="minorHAnsi" w:cstheme="minorHAnsi"/>
                <w:sz w:val="20"/>
                <w:szCs w:val="20"/>
              </w:rPr>
            </w:pPr>
            <w:r w:rsidRPr="00B543A6">
              <w:rPr>
                <w:rFonts w:asciiTheme="minorHAnsi" w:hAnsiTheme="minorHAnsi"/>
                <w:sz w:val="20"/>
                <w:szCs w:val="20"/>
              </w:rPr>
              <w:t>Synchronize Clock (SCL)</w:t>
            </w:r>
          </w:p>
        </w:tc>
        <w:tc>
          <w:tcPr>
            <w:tcW w:w="698" w:type="dxa"/>
            <w:gridSpan w:val="2"/>
            <w:tcBorders>
              <w:left w:val="single" w:sz="6" w:space="0" w:color="auto"/>
            </w:tcBorders>
          </w:tcPr>
          <w:p w14:paraId="5332E769" w14:textId="04FB55E4"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62E48ACC" w14:textId="775B4F3A"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74ADA446" w14:textId="7E64AD5A" w:rsidR="00B543A6" w:rsidRPr="00B543A6" w:rsidRDefault="00B543A6" w:rsidP="00B543A6">
            <w:pPr>
              <w:tabs>
                <w:tab w:val="left" w:pos="1800"/>
              </w:tabs>
              <w:spacing w:line="440" w:lineRule="exact"/>
              <w:contextualSpacing/>
              <w:rPr>
                <w:rFonts w:asciiTheme="minorHAnsi" w:hAnsiTheme="minorHAnsi"/>
                <w:sz w:val="20"/>
                <w:szCs w:val="20"/>
              </w:rPr>
            </w:pPr>
          </w:p>
        </w:tc>
      </w:tr>
      <w:tr w:rsidR="00B543A6" w:rsidRPr="008C651A" w14:paraId="68DB74BB" w14:textId="77777777" w:rsidTr="001963E9">
        <w:tc>
          <w:tcPr>
            <w:tcW w:w="700" w:type="dxa"/>
            <w:tcBorders>
              <w:left w:val="single" w:sz="12" w:space="0" w:color="auto"/>
            </w:tcBorders>
          </w:tcPr>
          <w:p w14:paraId="0F543B74" w14:textId="03116E99" w:rsidR="00B543A6" w:rsidRPr="00B543A6" w:rsidRDefault="00B543A6" w:rsidP="00B543A6">
            <w:pPr>
              <w:tabs>
                <w:tab w:val="center" w:pos="262"/>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8</w:t>
            </w:r>
          </w:p>
        </w:tc>
        <w:tc>
          <w:tcPr>
            <w:tcW w:w="1296" w:type="dxa"/>
            <w:gridSpan w:val="3"/>
          </w:tcPr>
          <w:p w14:paraId="2D798238" w14:textId="4ECC9E40"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UART</w:t>
            </w:r>
          </w:p>
        </w:tc>
        <w:tc>
          <w:tcPr>
            <w:tcW w:w="2849" w:type="dxa"/>
            <w:gridSpan w:val="2"/>
            <w:tcBorders>
              <w:right w:val="single" w:sz="6" w:space="0" w:color="auto"/>
            </w:tcBorders>
          </w:tcPr>
          <w:p w14:paraId="29857736" w14:textId="77777777"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698" w:type="dxa"/>
            <w:gridSpan w:val="2"/>
            <w:tcBorders>
              <w:left w:val="single" w:sz="6" w:space="0" w:color="auto"/>
            </w:tcBorders>
          </w:tcPr>
          <w:p w14:paraId="003B166E" w14:textId="382923ED" w:rsidR="00B543A6" w:rsidRP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Pr>
          <w:p w14:paraId="75D83C32" w14:textId="51AB6AB3"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038A39E3" w14:textId="391ABC02" w:rsidR="00B543A6" w:rsidRPr="00B543A6" w:rsidRDefault="00B543A6" w:rsidP="00B543A6">
            <w:pPr>
              <w:tabs>
                <w:tab w:val="left" w:pos="1800"/>
              </w:tabs>
              <w:spacing w:line="440" w:lineRule="exact"/>
              <w:contextualSpacing/>
              <w:rPr>
                <w:rFonts w:asciiTheme="minorHAnsi" w:hAnsiTheme="minorHAnsi"/>
                <w:sz w:val="20"/>
                <w:szCs w:val="20"/>
              </w:rPr>
            </w:pPr>
          </w:p>
        </w:tc>
      </w:tr>
      <w:tr w:rsidR="00B543A6" w:rsidRPr="008C651A" w14:paraId="7F9DB18D" w14:textId="77777777" w:rsidTr="001963E9">
        <w:tc>
          <w:tcPr>
            <w:tcW w:w="700" w:type="dxa"/>
            <w:tcBorders>
              <w:left w:val="single" w:sz="12" w:space="0" w:color="auto"/>
            </w:tcBorders>
          </w:tcPr>
          <w:p w14:paraId="38CC3CD7" w14:textId="1ADFDFB6" w:rsidR="00B543A6" w:rsidRPr="00B543A6" w:rsidRDefault="00B543A6" w:rsidP="00B543A6">
            <w:pPr>
              <w:tabs>
                <w:tab w:val="center" w:pos="262"/>
                <w:tab w:val="left" w:pos="1800"/>
              </w:tabs>
              <w:spacing w:line="440" w:lineRule="exact"/>
              <w:ind w:left="144"/>
              <w:contextualSpacing/>
              <w:rPr>
                <w:rFonts w:asciiTheme="minorHAnsi" w:hAnsiTheme="minorHAnsi"/>
                <w:sz w:val="20"/>
                <w:szCs w:val="20"/>
              </w:rPr>
            </w:pPr>
            <w:r w:rsidRPr="00B543A6">
              <w:rPr>
                <w:rFonts w:asciiTheme="minorHAnsi" w:hAnsiTheme="minorHAnsi"/>
                <w:sz w:val="20"/>
                <w:szCs w:val="20"/>
              </w:rPr>
              <w:t>8.1</w:t>
            </w:r>
          </w:p>
        </w:tc>
        <w:tc>
          <w:tcPr>
            <w:tcW w:w="1296" w:type="dxa"/>
            <w:gridSpan w:val="3"/>
          </w:tcPr>
          <w:p w14:paraId="0E46E18B" w14:textId="19960729"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TX? _P</w:t>
            </w:r>
          </w:p>
        </w:tc>
        <w:tc>
          <w:tcPr>
            <w:tcW w:w="2849" w:type="dxa"/>
            <w:gridSpan w:val="2"/>
            <w:tcBorders>
              <w:right w:val="single" w:sz="6" w:space="0" w:color="auto"/>
            </w:tcBorders>
          </w:tcPr>
          <w:p w14:paraId="50475861" w14:textId="2B9D72A8"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Differential Positive</w:t>
            </w:r>
          </w:p>
        </w:tc>
        <w:tc>
          <w:tcPr>
            <w:tcW w:w="698" w:type="dxa"/>
            <w:gridSpan w:val="2"/>
            <w:tcBorders>
              <w:left w:val="single" w:sz="6" w:space="0" w:color="auto"/>
            </w:tcBorders>
          </w:tcPr>
          <w:p w14:paraId="5C1654A2" w14:textId="430CD855" w:rsidR="00B543A6" w:rsidRP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Pr>
          <w:p w14:paraId="5FB9AB0F" w14:textId="3F3DDB24"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70E440FA" w14:textId="1D541F34" w:rsidR="00B543A6" w:rsidRPr="00B543A6" w:rsidRDefault="00B543A6" w:rsidP="00B543A6">
            <w:pPr>
              <w:tabs>
                <w:tab w:val="left" w:pos="1800"/>
              </w:tabs>
              <w:spacing w:line="440" w:lineRule="exact"/>
              <w:contextualSpacing/>
              <w:rPr>
                <w:rFonts w:asciiTheme="minorHAnsi" w:hAnsiTheme="minorHAnsi"/>
                <w:sz w:val="20"/>
                <w:szCs w:val="20"/>
              </w:rPr>
            </w:pPr>
          </w:p>
        </w:tc>
      </w:tr>
      <w:tr w:rsidR="00B543A6" w:rsidRPr="008C651A" w14:paraId="7E059FB1" w14:textId="77777777" w:rsidTr="001963E9">
        <w:tc>
          <w:tcPr>
            <w:tcW w:w="700" w:type="dxa"/>
            <w:tcBorders>
              <w:left w:val="single" w:sz="12" w:space="0" w:color="auto"/>
            </w:tcBorders>
          </w:tcPr>
          <w:p w14:paraId="1C292EA1" w14:textId="52446ACD" w:rsidR="00B543A6" w:rsidRPr="00B543A6" w:rsidRDefault="00B543A6" w:rsidP="00B543A6">
            <w:pPr>
              <w:tabs>
                <w:tab w:val="center" w:pos="262"/>
                <w:tab w:val="left" w:pos="1800"/>
              </w:tabs>
              <w:spacing w:line="440" w:lineRule="exact"/>
              <w:ind w:left="144"/>
              <w:contextualSpacing/>
              <w:rPr>
                <w:rFonts w:asciiTheme="minorHAnsi" w:hAnsiTheme="minorHAnsi"/>
                <w:sz w:val="20"/>
                <w:szCs w:val="20"/>
              </w:rPr>
            </w:pPr>
            <w:r w:rsidRPr="00B543A6">
              <w:rPr>
                <w:rFonts w:asciiTheme="minorHAnsi" w:hAnsiTheme="minorHAnsi"/>
                <w:sz w:val="20"/>
                <w:szCs w:val="20"/>
              </w:rPr>
              <w:t>8.2</w:t>
            </w:r>
          </w:p>
        </w:tc>
        <w:tc>
          <w:tcPr>
            <w:tcW w:w="1296" w:type="dxa"/>
            <w:gridSpan w:val="3"/>
          </w:tcPr>
          <w:p w14:paraId="72EE93C7" w14:textId="25C21729"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RX? _N</w:t>
            </w:r>
          </w:p>
        </w:tc>
        <w:tc>
          <w:tcPr>
            <w:tcW w:w="2849" w:type="dxa"/>
            <w:gridSpan w:val="2"/>
            <w:tcBorders>
              <w:right w:val="single" w:sz="6" w:space="0" w:color="auto"/>
            </w:tcBorders>
          </w:tcPr>
          <w:p w14:paraId="45A82976" w14:textId="21FF4DD2"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Differential Negative</w:t>
            </w:r>
          </w:p>
        </w:tc>
        <w:tc>
          <w:tcPr>
            <w:tcW w:w="698" w:type="dxa"/>
            <w:gridSpan w:val="2"/>
            <w:tcBorders>
              <w:left w:val="single" w:sz="6" w:space="0" w:color="auto"/>
            </w:tcBorders>
          </w:tcPr>
          <w:p w14:paraId="5F4B6A8F" w14:textId="2D6D6560" w:rsidR="00B543A6" w:rsidRP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Pr>
          <w:p w14:paraId="6B43CFDB" w14:textId="08793831"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2389F195" w14:textId="5ED41011" w:rsidR="00B543A6" w:rsidRPr="00B543A6" w:rsidRDefault="00B543A6" w:rsidP="00B543A6">
            <w:pPr>
              <w:tabs>
                <w:tab w:val="left" w:pos="1800"/>
              </w:tabs>
              <w:spacing w:line="440" w:lineRule="exact"/>
              <w:contextualSpacing/>
              <w:rPr>
                <w:rFonts w:asciiTheme="minorHAnsi" w:hAnsiTheme="minorHAnsi"/>
                <w:sz w:val="20"/>
                <w:szCs w:val="20"/>
              </w:rPr>
            </w:pPr>
          </w:p>
        </w:tc>
      </w:tr>
      <w:tr w:rsidR="001963E9" w:rsidRPr="008C651A" w14:paraId="3364F0E4" w14:textId="77777777" w:rsidTr="001963E9">
        <w:tc>
          <w:tcPr>
            <w:tcW w:w="700" w:type="dxa"/>
            <w:tcBorders>
              <w:left w:val="single" w:sz="12" w:space="0" w:color="auto"/>
            </w:tcBorders>
          </w:tcPr>
          <w:p w14:paraId="048253ED" w14:textId="7ED8EE71" w:rsidR="00B543A6" w:rsidRPr="00B543A6" w:rsidRDefault="00B543A6" w:rsidP="00B543A6">
            <w:pPr>
              <w:tabs>
                <w:tab w:val="center" w:pos="262"/>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9</w:t>
            </w:r>
          </w:p>
        </w:tc>
        <w:tc>
          <w:tcPr>
            <w:tcW w:w="1296" w:type="dxa"/>
            <w:gridSpan w:val="3"/>
          </w:tcPr>
          <w:p w14:paraId="16DA6B9D" w14:textId="63406374"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EN</w:t>
            </w:r>
          </w:p>
        </w:tc>
        <w:tc>
          <w:tcPr>
            <w:tcW w:w="2849" w:type="dxa"/>
            <w:gridSpan w:val="2"/>
            <w:tcBorders>
              <w:right w:val="single" w:sz="6" w:space="0" w:color="auto"/>
            </w:tcBorders>
          </w:tcPr>
          <w:p w14:paraId="545F2892" w14:textId="38344377"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Enable (Active High)</w:t>
            </w:r>
          </w:p>
        </w:tc>
        <w:tc>
          <w:tcPr>
            <w:tcW w:w="698" w:type="dxa"/>
            <w:gridSpan w:val="2"/>
            <w:tcBorders>
              <w:left w:val="single" w:sz="6" w:space="0" w:color="auto"/>
            </w:tcBorders>
          </w:tcPr>
          <w:p w14:paraId="61A44E44" w14:textId="77777777" w:rsid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Pr>
          <w:p w14:paraId="775B6FC0" w14:textId="77777777"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09DB0BEB" w14:textId="77777777" w:rsidR="00B543A6" w:rsidRPr="00B543A6" w:rsidRDefault="00B543A6" w:rsidP="00B543A6">
            <w:pPr>
              <w:tabs>
                <w:tab w:val="left" w:pos="1800"/>
              </w:tabs>
              <w:spacing w:line="440" w:lineRule="exact"/>
              <w:contextualSpacing/>
              <w:rPr>
                <w:rFonts w:asciiTheme="minorHAnsi" w:hAnsiTheme="minorHAnsi"/>
                <w:sz w:val="20"/>
                <w:szCs w:val="20"/>
              </w:rPr>
            </w:pPr>
          </w:p>
        </w:tc>
      </w:tr>
      <w:tr w:rsidR="001963E9" w:rsidRPr="008C651A" w14:paraId="72A2D1FA" w14:textId="77777777" w:rsidTr="001963E9">
        <w:tc>
          <w:tcPr>
            <w:tcW w:w="700" w:type="dxa"/>
            <w:tcBorders>
              <w:left w:val="single" w:sz="12" w:space="0" w:color="auto"/>
            </w:tcBorders>
          </w:tcPr>
          <w:p w14:paraId="427A2F59" w14:textId="480CFC67" w:rsidR="00B543A6" w:rsidRPr="00B543A6" w:rsidRDefault="00B543A6" w:rsidP="00B543A6">
            <w:pPr>
              <w:tabs>
                <w:tab w:val="center" w:pos="262"/>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10</w:t>
            </w:r>
          </w:p>
        </w:tc>
        <w:tc>
          <w:tcPr>
            <w:tcW w:w="1296" w:type="dxa"/>
            <w:gridSpan w:val="3"/>
          </w:tcPr>
          <w:p w14:paraId="64773EF9" w14:textId="353BE2E5"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ENB</w:t>
            </w:r>
          </w:p>
        </w:tc>
        <w:tc>
          <w:tcPr>
            <w:tcW w:w="2849" w:type="dxa"/>
            <w:gridSpan w:val="2"/>
            <w:tcBorders>
              <w:right w:val="single" w:sz="6" w:space="0" w:color="auto"/>
            </w:tcBorders>
          </w:tcPr>
          <w:p w14:paraId="4DB7C7E6" w14:textId="557C3F1C"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Enable (Active Low)</w:t>
            </w:r>
          </w:p>
        </w:tc>
        <w:tc>
          <w:tcPr>
            <w:tcW w:w="698" w:type="dxa"/>
            <w:gridSpan w:val="2"/>
            <w:tcBorders>
              <w:left w:val="single" w:sz="6" w:space="0" w:color="auto"/>
            </w:tcBorders>
          </w:tcPr>
          <w:p w14:paraId="1E7C9C8C" w14:textId="77777777" w:rsid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Pr>
          <w:p w14:paraId="2D8E601B" w14:textId="77777777"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4A09BCF5" w14:textId="77777777" w:rsidR="00B543A6" w:rsidRPr="00B543A6" w:rsidRDefault="00B543A6" w:rsidP="00B543A6">
            <w:pPr>
              <w:tabs>
                <w:tab w:val="left" w:pos="1800"/>
              </w:tabs>
              <w:spacing w:line="440" w:lineRule="exact"/>
              <w:contextualSpacing/>
              <w:rPr>
                <w:rFonts w:asciiTheme="minorHAnsi" w:hAnsiTheme="minorHAnsi"/>
                <w:sz w:val="20"/>
                <w:szCs w:val="20"/>
              </w:rPr>
            </w:pPr>
          </w:p>
        </w:tc>
      </w:tr>
      <w:tr w:rsidR="001963E9" w:rsidRPr="008C651A" w14:paraId="52991BB3" w14:textId="77777777" w:rsidTr="001963E9">
        <w:tc>
          <w:tcPr>
            <w:tcW w:w="700" w:type="dxa"/>
            <w:tcBorders>
              <w:left w:val="single" w:sz="12" w:space="0" w:color="auto"/>
            </w:tcBorders>
          </w:tcPr>
          <w:p w14:paraId="6B5E4EE4" w14:textId="1A8DFFCC" w:rsidR="00B543A6" w:rsidRPr="00B543A6" w:rsidRDefault="00B543A6" w:rsidP="00B543A6">
            <w:pPr>
              <w:tabs>
                <w:tab w:val="center" w:pos="262"/>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11</w:t>
            </w:r>
          </w:p>
        </w:tc>
        <w:tc>
          <w:tcPr>
            <w:tcW w:w="1296" w:type="dxa"/>
            <w:gridSpan w:val="3"/>
          </w:tcPr>
          <w:p w14:paraId="1C057066" w14:textId="549AFACB"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RUN</w:t>
            </w:r>
          </w:p>
        </w:tc>
        <w:tc>
          <w:tcPr>
            <w:tcW w:w="2849" w:type="dxa"/>
            <w:gridSpan w:val="2"/>
            <w:tcBorders>
              <w:right w:val="single" w:sz="6" w:space="0" w:color="auto"/>
            </w:tcBorders>
          </w:tcPr>
          <w:p w14:paraId="17B5BE5E" w14:textId="589414BD"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RUN (Enable Pin)</w:t>
            </w:r>
          </w:p>
        </w:tc>
        <w:tc>
          <w:tcPr>
            <w:tcW w:w="698" w:type="dxa"/>
            <w:gridSpan w:val="2"/>
            <w:tcBorders>
              <w:left w:val="single" w:sz="6" w:space="0" w:color="auto"/>
            </w:tcBorders>
          </w:tcPr>
          <w:p w14:paraId="3254D04D" w14:textId="77777777" w:rsid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Pr>
          <w:p w14:paraId="7AC7DDA1" w14:textId="77777777"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608E6A83" w14:textId="77777777" w:rsidR="00B543A6" w:rsidRPr="00B543A6" w:rsidRDefault="00B543A6" w:rsidP="00B543A6">
            <w:pPr>
              <w:tabs>
                <w:tab w:val="left" w:pos="1800"/>
              </w:tabs>
              <w:spacing w:line="440" w:lineRule="exact"/>
              <w:contextualSpacing/>
              <w:rPr>
                <w:rFonts w:asciiTheme="minorHAnsi" w:hAnsiTheme="minorHAnsi"/>
                <w:sz w:val="20"/>
                <w:szCs w:val="20"/>
              </w:rPr>
            </w:pPr>
          </w:p>
        </w:tc>
      </w:tr>
      <w:tr w:rsidR="001963E9" w:rsidRPr="008C651A" w14:paraId="33A09903" w14:textId="77777777" w:rsidTr="001963E9">
        <w:tc>
          <w:tcPr>
            <w:tcW w:w="700" w:type="dxa"/>
            <w:tcBorders>
              <w:left w:val="single" w:sz="12" w:space="0" w:color="auto"/>
            </w:tcBorders>
          </w:tcPr>
          <w:p w14:paraId="23008D71" w14:textId="43EC6C14" w:rsidR="00B543A6" w:rsidRPr="00B543A6" w:rsidRDefault="00B543A6" w:rsidP="00B543A6">
            <w:pPr>
              <w:tabs>
                <w:tab w:val="center" w:pos="262"/>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12</w:t>
            </w:r>
          </w:p>
        </w:tc>
        <w:tc>
          <w:tcPr>
            <w:tcW w:w="1296" w:type="dxa"/>
            <w:gridSpan w:val="3"/>
          </w:tcPr>
          <w:p w14:paraId="673EFDC4" w14:textId="5FFB17CD"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SENS</w:t>
            </w:r>
          </w:p>
        </w:tc>
        <w:tc>
          <w:tcPr>
            <w:tcW w:w="2849" w:type="dxa"/>
            <w:gridSpan w:val="2"/>
            <w:tcBorders>
              <w:right w:val="single" w:sz="6" w:space="0" w:color="auto"/>
            </w:tcBorders>
          </w:tcPr>
          <w:p w14:paraId="769A409C" w14:textId="3ECCF9D3"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Sensor Output</w:t>
            </w:r>
          </w:p>
        </w:tc>
        <w:tc>
          <w:tcPr>
            <w:tcW w:w="698" w:type="dxa"/>
            <w:gridSpan w:val="2"/>
            <w:tcBorders>
              <w:left w:val="single" w:sz="6" w:space="0" w:color="auto"/>
            </w:tcBorders>
          </w:tcPr>
          <w:p w14:paraId="16AD9CE8" w14:textId="77777777" w:rsid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Pr>
          <w:p w14:paraId="1D692A0E" w14:textId="77777777"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667F1048" w14:textId="77777777" w:rsidR="00B543A6" w:rsidRPr="00B543A6" w:rsidRDefault="00B543A6" w:rsidP="00B543A6">
            <w:pPr>
              <w:tabs>
                <w:tab w:val="left" w:pos="1800"/>
              </w:tabs>
              <w:spacing w:line="440" w:lineRule="exact"/>
              <w:contextualSpacing/>
              <w:rPr>
                <w:rFonts w:asciiTheme="minorHAnsi" w:hAnsiTheme="minorHAnsi"/>
                <w:sz w:val="20"/>
                <w:szCs w:val="20"/>
              </w:rPr>
            </w:pPr>
          </w:p>
        </w:tc>
      </w:tr>
      <w:tr w:rsidR="001963E9" w:rsidRPr="008C651A" w14:paraId="206ECE5E" w14:textId="77777777" w:rsidTr="001963E9">
        <w:tc>
          <w:tcPr>
            <w:tcW w:w="700" w:type="dxa"/>
            <w:tcBorders>
              <w:left w:val="single" w:sz="12" w:space="0" w:color="auto"/>
            </w:tcBorders>
          </w:tcPr>
          <w:p w14:paraId="56C88262" w14:textId="5898F223" w:rsidR="00B543A6" w:rsidRPr="00B543A6" w:rsidRDefault="00B543A6" w:rsidP="00B543A6">
            <w:pPr>
              <w:tabs>
                <w:tab w:val="center" w:pos="262"/>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13</w:t>
            </w:r>
          </w:p>
        </w:tc>
        <w:tc>
          <w:tcPr>
            <w:tcW w:w="1296" w:type="dxa"/>
            <w:gridSpan w:val="3"/>
          </w:tcPr>
          <w:p w14:paraId="653EDA11" w14:textId="7E8E046C"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SCLK</w:t>
            </w:r>
          </w:p>
        </w:tc>
        <w:tc>
          <w:tcPr>
            <w:tcW w:w="2849" w:type="dxa"/>
            <w:gridSpan w:val="2"/>
            <w:tcBorders>
              <w:right w:val="single" w:sz="6" w:space="0" w:color="auto"/>
            </w:tcBorders>
          </w:tcPr>
          <w:p w14:paraId="3740B0AB" w14:textId="294CB007"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Synchronize Clock</w:t>
            </w:r>
          </w:p>
        </w:tc>
        <w:tc>
          <w:tcPr>
            <w:tcW w:w="698" w:type="dxa"/>
            <w:gridSpan w:val="2"/>
            <w:tcBorders>
              <w:left w:val="single" w:sz="6" w:space="0" w:color="auto"/>
            </w:tcBorders>
          </w:tcPr>
          <w:p w14:paraId="47C65894" w14:textId="77777777" w:rsid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Pr>
          <w:p w14:paraId="1F40F20C" w14:textId="77777777"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19926664" w14:textId="77777777" w:rsidR="00B543A6" w:rsidRPr="00B543A6" w:rsidRDefault="00B543A6" w:rsidP="00B543A6">
            <w:pPr>
              <w:tabs>
                <w:tab w:val="left" w:pos="1800"/>
              </w:tabs>
              <w:spacing w:line="440" w:lineRule="exact"/>
              <w:contextualSpacing/>
              <w:rPr>
                <w:rFonts w:asciiTheme="minorHAnsi" w:hAnsiTheme="minorHAnsi"/>
                <w:sz w:val="20"/>
                <w:szCs w:val="20"/>
              </w:rPr>
            </w:pPr>
          </w:p>
        </w:tc>
      </w:tr>
      <w:tr w:rsidR="001963E9" w:rsidRPr="008C651A" w14:paraId="6120994F" w14:textId="77777777" w:rsidTr="001963E9">
        <w:tc>
          <w:tcPr>
            <w:tcW w:w="700" w:type="dxa"/>
            <w:tcBorders>
              <w:left w:val="single" w:sz="12" w:space="0" w:color="auto"/>
            </w:tcBorders>
          </w:tcPr>
          <w:p w14:paraId="55EF9CED" w14:textId="7E09BBB4" w:rsidR="00B543A6" w:rsidRPr="00B543A6" w:rsidRDefault="00B543A6" w:rsidP="00B543A6">
            <w:pPr>
              <w:tabs>
                <w:tab w:val="center" w:pos="262"/>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14</w:t>
            </w:r>
          </w:p>
        </w:tc>
        <w:tc>
          <w:tcPr>
            <w:tcW w:w="1296" w:type="dxa"/>
            <w:gridSpan w:val="3"/>
          </w:tcPr>
          <w:p w14:paraId="64641373" w14:textId="5672ED50"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SHDN</w:t>
            </w:r>
          </w:p>
        </w:tc>
        <w:tc>
          <w:tcPr>
            <w:tcW w:w="2849" w:type="dxa"/>
            <w:gridSpan w:val="2"/>
            <w:tcBorders>
              <w:right w:val="single" w:sz="6" w:space="0" w:color="auto"/>
            </w:tcBorders>
          </w:tcPr>
          <w:p w14:paraId="6E4B1D6F" w14:textId="1206F8E5"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Shutdown Function</w:t>
            </w:r>
          </w:p>
        </w:tc>
        <w:tc>
          <w:tcPr>
            <w:tcW w:w="698" w:type="dxa"/>
            <w:gridSpan w:val="2"/>
            <w:tcBorders>
              <w:left w:val="single" w:sz="6" w:space="0" w:color="auto"/>
            </w:tcBorders>
          </w:tcPr>
          <w:p w14:paraId="52B5126D" w14:textId="77777777" w:rsid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Pr>
          <w:p w14:paraId="0790B70B" w14:textId="77777777"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55CAD37F" w14:textId="77777777" w:rsidR="00B543A6" w:rsidRPr="00B543A6" w:rsidRDefault="00B543A6" w:rsidP="00B543A6">
            <w:pPr>
              <w:tabs>
                <w:tab w:val="left" w:pos="1800"/>
              </w:tabs>
              <w:spacing w:line="440" w:lineRule="exact"/>
              <w:contextualSpacing/>
              <w:rPr>
                <w:rFonts w:asciiTheme="minorHAnsi" w:hAnsiTheme="minorHAnsi"/>
                <w:sz w:val="20"/>
                <w:szCs w:val="20"/>
              </w:rPr>
            </w:pPr>
          </w:p>
        </w:tc>
      </w:tr>
      <w:tr w:rsidR="001963E9" w:rsidRPr="008C651A" w14:paraId="4E39D126" w14:textId="77777777" w:rsidTr="00CB067F">
        <w:tc>
          <w:tcPr>
            <w:tcW w:w="700" w:type="dxa"/>
            <w:tcBorders>
              <w:left w:val="single" w:sz="12" w:space="0" w:color="auto"/>
            </w:tcBorders>
          </w:tcPr>
          <w:p w14:paraId="3AA6544D" w14:textId="30873312" w:rsidR="00B543A6" w:rsidRPr="00B543A6" w:rsidRDefault="00B543A6" w:rsidP="00B543A6">
            <w:pPr>
              <w:tabs>
                <w:tab w:val="center" w:pos="262"/>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15</w:t>
            </w:r>
          </w:p>
        </w:tc>
        <w:tc>
          <w:tcPr>
            <w:tcW w:w="1296" w:type="dxa"/>
            <w:gridSpan w:val="3"/>
          </w:tcPr>
          <w:p w14:paraId="19FCD755" w14:textId="4DBF1720"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WKUP</w:t>
            </w:r>
          </w:p>
        </w:tc>
        <w:tc>
          <w:tcPr>
            <w:tcW w:w="2849" w:type="dxa"/>
            <w:gridSpan w:val="2"/>
            <w:tcBorders>
              <w:right w:val="single" w:sz="6" w:space="0" w:color="auto"/>
            </w:tcBorders>
          </w:tcPr>
          <w:p w14:paraId="13DD84B0" w14:textId="36E6FB72"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Weak-Up Signal Status</w:t>
            </w:r>
          </w:p>
        </w:tc>
        <w:tc>
          <w:tcPr>
            <w:tcW w:w="698" w:type="dxa"/>
            <w:gridSpan w:val="2"/>
            <w:tcBorders>
              <w:left w:val="single" w:sz="6" w:space="0" w:color="auto"/>
            </w:tcBorders>
          </w:tcPr>
          <w:p w14:paraId="34381F3E" w14:textId="77777777" w:rsid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Pr>
          <w:p w14:paraId="6813560D" w14:textId="77777777"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right w:val="single" w:sz="12" w:space="0" w:color="auto"/>
            </w:tcBorders>
          </w:tcPr>
          <w:p w14:paraId="48D92A55" w14:textId="77777777" w:rsidR="00B543A6" w:rsidRPr="00B543A6" w:rsidRDefault="00B543A6" w:rsidP="00B543A6">
            <w:pPr>
              <w:tabs>
                <w:tab w:val="left" w:pos="1800"/>
              </w:tabs>
              <w:spacing w:line="440" w:lineRule="exact"/>
              <w:contextualSpacing/>
              <w:rPr>
                <w:rFonts w:asciiTheme="minorHAnsi" w:hAnsiTheme="minorHAnsi"/>
                <w:sz w:val="20"/>
                <w:szCs w:val="20"/>
              </w:rPr>
            </w:pPr>
          </w:p>
        </w:tc>
      </w:tr>
      <w:tr w:rsidR="001963E9" w:rsidRPr="008C651A" w14:paraId="57184F7A" w14:textId="77777777" w:rsidTr="00CB067F">
        <w:tc>
          <w:tcPr>
            <w:tcW w:w="700" w:type="dxa"/>
            <w:tcBorders>
              <w:left w:val="single" w:sz="12" w:space="0" w:color="auto"/>
              <w:bottom w:val="single" w:sz="12" w:space="0" w:color="auto"/>
            </w:tcBorders>
          </w:tcPr>
          <w:p w14:paraId="1B198995" w14:textId="56490F91" w:rsidR="00B543A6" w:rsidRPr="00B543A6" w:rsidRDefault="00B543A6" w:rsidP="00B543A6">
            <w:pPr>
              <w:tabs>
                <w:tab w:val="center" w:pos="262"/>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16</w:t>
            </w:r>
          </w:p>
        </w:tc>
        <w:tc>
          <w:tcPr>
            <w:tcW w:w="1296" w:type="dxa"/>
            <w:gridSpan w:val="3"/>
            <w:tcBorders>
              <w:bottom w:val="single" w:sz="12" w:space="0" w:color="auto"/>
            </w:tcBorders>
          </w:tcPr>
          <w:p w14:paraId="3DBFC663" w14:textId="4BE70EA2"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DNI</w:t>
            </w:r>
          </w:p>
        </w:tc>
        <w:tc>
          <w:tcPr>
            <w:tcW w:w="2849" w:type="dxa"/>
            <w:gridSpan w:val="2"/>
            <w:tcBorders>
              <w:bottom w:val="single" w:sz="12" w:space="0" w:color="auto"/>
              <w:right w:val="single" w:sz="6" w:space="0" w:color="auto"/>
            </w:tcBorders>
          </w:tcPr>
          <w:p w14:paraId="012A92B8" w14:textId="7A293856"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Do not Install.</w:t>
            </w:r>
          </w:p>
        </w:tc>
        <w:tc>
          <w:tcPr>
            <w:tcW w:w="698" w:type="dxa"/>
            <w:gridSpan w:val="2"/>
            <w:tcBorders>
              <w:left w:val="single" w:sz="6" w:space="0" w:color="auto"/>
              <w:bottom w:val="single" w:sz="12" w:space="0" w:color="auto"/>
            </w:tcBorders>
          </w:tcPr>
          <w:p w14:paraId="594B4CA6" w14:textId="77777777" w:rsidR="00B543A6" w:rsidRDefault="00B543A6" w:rsidP="00B543A6">
            <w:pPr>
              <w:tabs>
                <w:tab w:val="left" w:pos="1800"/>
              </w:tabs>
              <w:spacing w:line="440" w:lineRule="exact"/>
              <w:contextualSpacing/>
              <w:rPr>
                <w:rFonts w:asciiTheme="minorHAnsi" w:hAnsiTheme="minorHAnsi"/>
                <w:sz w:val="20"/>
                <w:szCs w:val="20"/>
              </w:rPr>
            </w:pPr>
          </w:p>
        </w:tc>
        <w:tc>
          <w:tcPr>
            <w:tcW w:w="960" w:type="dxa"/>
            <w:gridSpan w:val="2"/>
            <w:tcBorders>
              <w:bottom w:val="single" w:sz="12" w:space="0" w:color="auto"/>
            </w:tcBorders>
          </w:tcPr>
          <w:p w14:paraId="38C851CD" w14:textId="77777777" w:rsidR="00B543A6" w:rsidRPr="00B543A6" w:rsidRDefault="00B543A6" w:rsidP="00B543A6">
            <w:pPr>
              <w:tabs>
                <w:tab w:val="left" w:pos="1800"/>
              </w:tabs>
              <w:spacing w:line="440" w:lineRule="exact"/>
              <w:contextualSpacing/>
              <w:jc w:val="both"/>
              <w:rPr>
                <w:rFonts w:asciiTheme="minorHAnsi" w:hAnsiTheme="minorHAnsi"/>
                <w:sz w:val="20"/>
                <w:szCs w:val="20"/>
              </w:rPr>
            </w:pPr>
          </w:p>
        </w:tc>
        <w:tc>
          <w:tcPr>
            <w:tcW w:w="2952" w:type="dxa"/>
            <w:tcBorders>
              <w:bottom w:val="single" w:sz="12" w:space="0" w:color="auto"/>
              <w:right w:val="single" w:sz="12" w:space="0" w:color="auto"/>
            </w:tcBorders>
          </w:tcPr>
          <w:p w14:paraId="77F6EE13" w14:textId="77777777" w:rsidR="00B543A6" w:rsidRPr="00B543A6" w:rsidRDefault="00B543A6" w:rsidP="00B543A6">
            <w:pPr>
              <w:tabs>
                <w:tab w:val="left" w:pos="1800"/>
              </w:tabs>
              <w:spacing w:line="440" w:lineRule="exact"/>
              <w:contextualSpacing/>
              <w:rPr>
                <w:rFonts w:asciiTheme="minorHAnsi" w:hAnsiTheme="minorHAnsi"/>
                <w:sz w:val="20"/>
                <w:szCs w:val="20"/>
              </w:rPr>
            </w:pPr>
          </w:p>
        </w:tc>
      </w:tr>
      <w:bookmarkEnd w:id="52"/>
      <w:bookmarkEnd w:id="53"/>
      <w:tr w:rsidR="00B543A6" w:rsidRPr="008C651A" w14:paraId="46DF9C39" w14:textId="77777777" w:rsidTr="00CB067F">
        <w:trPr>
          <w:trHeight w:val="432"/>
        </w:trPr>
        <w:tc>
          <w:tcPr>
            <w:tcW w:w="9455" w:type="dxa"/>
            <w:gridSpan w:val="11"/>
            <w:tcBorders>
              <w:top w:val="single" w:sz="12" w:space="0" w:color="auto"/>
              <w:bottom w:val="single" w:sz="12" w:space="0" w:color="auto"/>
            </w:tcBorders>
            <w:vAlign w:val="center"/>
          </w:tcPr>
          <w:p w14:paraId="428A18A0" w14:textId="3FC69B09" w:rsidR="00B543A6" w:rsidRPr="00AC79A4" w:rsidRDefault="00B543A6" w:rsidP="00B543A6">
            <w:pPr>
              <w:pStyle w:val="ListParagraph"/>
              <w:numPr>
                <w:ilvl w:val="3"/>
                <w:numId w:val="17"/>
              </w:numPr>
              <w:spacing w:after="120" w:line="440" w:lineRule="exact"/>
              <w:ind w:left="1610" w:hanging="962"/>
              <w:contextualSpacing/>
              <w:rPr>
                <w:rFonts w:asciiTheme="minorHAnsi" w:hAnsiTheme="minorHAnsi" w:cstheme="minorHAnsi"/>
                <w:b/>
                <w:bCs/>
                <w:color w:val="auto"/>
                <w:sz w:val="20"/>
                <w:szCs w:val="20"/>
              </w:rPr>
            </w:pPr>
            <w:r w:rsidRPr="00AC79A4">
              <w:rPr>
                <w:rFonts w:asciiTheme="minorHAnsi" w:hAnsiTheme="minorHAnsi" w:cstheme="minorHAnsi"/>
                <w:u w:val="single"/>
              </w:rPr>
              <w:lastRenderedPageBreak/>
              <w:t>Net Label/ Port Name</w:t>
            </w:r>
            <w:r>
              <w:rPr>
                <w:rFonts w:asciiTheme="minorHAnsi" w:hAnsiTheme="minorHAnsi" w:cstheme="minorHAnsi"/>
                <w:u w:val="single"/>
              </w:rPr>
              <w:t xml:space="preserve">: </w:t>
            </w:r>
            <w:r>
              <w:rPr>
                <w:rFonts w:asciiTheme="minorHAnsi" w:hAnsiTheme="minorHAnsi" w:cstheme="minorHAnsi"/>
                <w:b/>
                <w:bCs/>
              </w:rPr>
              <w:t>CAL</w:t>
            </w:r>
          </w:p>
        </w:tc>
      </w:tr>
      <w:tr w:rsidR="001963E9" w:rsidRPr="00394FBC" w14:paraId="514175FB" w14:textId="77777777" w:rsidTr="001963E9">
        <w:tc>
          <w:tcPr>
            <w:tcW w:w="700" w:type="dxa"/>
            <w:tcBorders>
              <w:top w:val="single" w:sz="12" w:space="0" w:color="auto"/>
              <w:left w:val="single" w:sz="12" w:space="0" w:color="auto"/>
              <w:bottom w:val="double" w:sz="4" w:space="0" w:color="auto"/>
            </w:tcBorders>
            <w:vAlign w:val="center"/>
          </w:tcPr>
          <w:p w14:paraId="0B791858" w14:textId="77777777" w:rsidR="00B543A6" w:rsidRPr="005A115B" w:rsidRDefault="00B543A6"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Item</w:t>
            </w:r>
          </w:p>
        </w:tc>
        <w:tc>
          <w:tcPr>
            <w:tcW w:w="1296" w:type="dxa"/>
            <w:gridSpan w:val="3"/>
            <w:tcBorders>
              <w:top w:val="single" w:sz="12" w:space="0" w:color="auto"/>
              <w:bottom w:val="double" w:sz="4" w:space="0" w:color="auto"/>
            </w:tcBorders>
            <w:vAlign w:val="center"/>
          </w:tcPr>
          <w:p w14:paraId="3FA78F15" w14:textId="77777777" w:rsidR="00B543A6" w:rsidRPr="005A115B" w:rsidRDefault="00B543A6"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Name</w:t>
            </w:r>
          </w:p>
        </w:tc>
        <w:tc>
          <w:tcPr>
            <w:tcW w:w="2849" w:type="dxa"/>
            <w:gridSpan w:val="2"/>
            <w:tcBorders>
              <w:top w:val="single" w:sz="12" w:space="0" w:color="auto"/>
              <w:bottom w:val="double" w:sz="4" w:space="0" w:color="auto"/>
              <w:right w:val="single" w:sz="6" w:space="0" w:color="auto"/>
            </w:tcBorders>
            <w:vAlign w:val="center"/>
          </w:tcPr>
          <w:p w14:paraId="1A28EB6D" w14:textId="77777777" w:rsidR="00B543A6" w:rsidRPr="005A115B" w:rsidRDefault="00B543A6"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Description</w:t>
            </w:r>
          </w:p>
        </w:tc>
        <w:tc>
          <w:tcPr>
            <w:tcW w:w="698" w:type="dxa"/>
            <w:gridSpan w:val="2"/>
            <w:tcBorders>
              <w:top w:val="single" w:sz="12" w:space="0" w:color="auto"/>
              <w:left w:val="single" w:sz="6" w:space="0" w:color="auto"/>
              <w:bottom w:val="double" w:sz="4" w:space="0" w:color="auto"/>
            </w:tcBorders>
            <w:vAlign w:val="center"/>
          </w:tcPr>
          <w:p w14:paraId="2EDC836C" w14:textId="77777777" w:rsidR="00B543A6" w:rsidRPr="00394FBC" w:rsidRDefault="00B543A6" w:rsidP="00BE24B1">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Item</w:t>
            </w:r>
          </w:p>
        </w:tc>
        <w:tc>
          <w:tcPr>
            <w:tcW w:w="960" w:type="dxa"/>
            <w:gridSpan w:val="2"/>
            <w:tcBorders>
              <w:top w:val="single" w:sz="12" w:space="0" w:color="auto"/>
              <w:bottom w:val="double" w:sz="4" w:space="0" w:color="auto"/>
            </w:tcBorders>
            <w:vAlign w:val="center"/>
          </w:tcPr>
          <w:p w14:paraId="5CAAA35E" w14:textId="77777777" w:rsidR="00B543A6" w:rsidRPr="00394FBC" w:rsidRDefault="00B543A6" w:rsidP="00BE24B1">
            <w:pPr>
              <w:spacing w:line="440" w:lineRule="exact"/>
              <w:ind w:right="78"/>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Name</w:t>
            </w:r>
          </w:p>
        </w:tc>
        <w:tc>
          <w:tcPr>
            <w:tcW w:w="2952" w:type="dxa"/>
            <w:tcBorders>
              <w:top w:val="single" w:sz="12" w:space="0" w:color="auto"/>
              <w:bottom w:val="double" w:sz="4" w:space="0" w:color="auto"/>
              <w:right w:val="single" w:sz="12" w:space="0" w:color="auto"/>
            </w:tcBorders>
            <w:vAlign w:val="center"/>
          </w:tcPr>
          <w:p w14:paraId="194A44E3" w14:textId="77777777" w:rsidR="00B543A6" w:rsidRPr="00394FBC" w:rsidRDefault="00B543A6" w:rsidP="00BE24B1">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Description</w:t>
            </w:r>
          </w:p>
        </w:tc>
      </w:tr>
      <w:tr w:rsidR="001963E9" w:rsidRPr="008C651A" w14:paraId="1051EAE0" w14:textId="77777777" w:rsidTr="001963E9">
        <w:tc>
          <w:tcPr>
            <w:tcW w:w="700" w:type="dxa"/>
            <w:tcBorders>
              <w:top w:val="double" w:sz="4" w:space="0" w:color="auto"/>
              <w:left w:val="single" w:sz="12" w:space="0" w:color="auto"/>
            </w:tcBorders>
          </w:tcPr>
          <w:p w14:paraId="5757FCE4" w14:textId="1F8E93BD"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1</w:t>
            </w:r>
          </w:p>
        </w:tc>
        <w:tc>
          <w:tcPr>
            <w:tcW w:w="1296" w:type="dxa"/>
            <w:gridSpan w:val="3"/>
            <w:tcBorders>
              <w:top w:val="double" w:sz="4" w:space="0" w:color="auto"/>
            </w:tcBorders>
          </w:tcPr>
          <w:p w14:paraId="658DA772" w14:textId="46ABE582"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CAL X</w:t>
            </w:r>
          </w:p>
        </w:tc>
        <w:tc>
          <w:tcPr>
            <w:tcW w:w="2849" w:type="dxa"/>
            <w:gridSpan w:val="2"/>
            <w:tcBorders>
              <w:top w:val="double" w:sz="4" w:space="0" w:color="auto"/>
              <w:right w:val="single" w:sz="6" w:space="0" w:color="auto"/>
            </w:tcBorders>
          </w:tcPr>
          <w:p w14:paraId="065D9A7B" w14:textId="011B1B5F"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Control Connector</w:t>
            </w:r>
          </w:p>
        </w:tc>
        <w:tc>
          <w:tcPr>
            <w:tcW w:w="698" w:type="dxa"/>
            <w:gridSpan w:val="2"/>
            <w:tcBorders>
              <w:top w:val="double" w:sz="4" w:space="0" w:color="auto"/>
              <w:left w:val="single" w:sz="6" w:space="0" w:color="auto"/>
            </w:tcBorders>
          </w:tcPr>
          <w:p w14:paraId="4FFC20E6" w14:textId="66905465"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Borders>
              <w:top w:val="double" w:sz="4" w:space="0" w:color="auto"/>
            </w:tcBorders>
          </w:tcPr>
          <w:p w14:paraId="1686E495" w14:textId="5D06BD12"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top w:val="double" w:sz="4" w:space="0" w:color="auto"/>
              <w:right w:val="single" w:sz="12" w:space="0" w:color="auto"/>
            </w:tcBorders>
          </w:tcPr>
          <w:p w14:paraId="4FFBF77A" w14:textId="0BDA9EB2"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1963E9" w:rsidRPr="008C651A" w14:paraId="419B95B2" w14:textId="77777777" w:rsidTr="001963E9">
        <w:tc>
          <w:tcPr>
            <w:tcW w:w="700" w:type="dxa"/>
            <w:tcBorders>
              <w:left w:val="single" w:sz="12" w:space="0" w:color="auto"/>
            </w:tcBorders>
          </w:tcPr>
          <w:p w14:paraId="31AC47E7" w14:textId="78FA8999"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w:t>
            </w:r>
          </w:p>
        </w:tc>
        <w:tc>
          <w:tcPr>
            <w:tcW w:w="1296" w:type="dxa"/>
            <w:gridSpan w:val="3"/>
          </w:tcPr>
          <w:p w14:paraId="394F290F" w14:textId="76F46E3A"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ADC?</w:t>
            </w:r>
          </w:p>
        </w:tc>
        <w:tc>
          <w:tcPr>
            <w:tcW w:w="2849" w:type="dxa"/>
            <w:gridSpan w:val="2"/>
            <w:tcBorders>
              <w:right w:val="single" w:sz="6" w:space="0" w:color="auto"/>
            </w:tcBorders>
          </w:tcPr>
          <w:p w14:paraId="2CE6EA82" w14:textId="17FD1324"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Analog to Digital Converter n</w:t>
            </w:r>
          </w:p>
        </w:tc>
        <w:tc>
          <w:tcPr>
            <w:tcW w:w="698" w:type="dxa"/>
            <w:gridSpan w:val="2"/>
            <w:tcBorders>
              <w:left w:val="single" w:sz="6" w:space="0" w:color="auto"/>
            </w:tcBorders>
          </w:tcPr>
          <w:p w14:paraId="31BF50B3" w14:textId="610EC270"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1387A3D8" w14:textId="62B551C4"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55A54D84" w14:textId="4A02A65E"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1963E9" w:rsidRPr="008C651A" w14:paraId="38CE964A" w14:textId="77777777" w:rsidTr="001963E9">
        <w:tc>
          <w:tcPr>
            <w:tcW w:w="700" w:type="dxa"/>
            <w:tcBorders>
              <w:left w:val="single" w:sz="12" w:space="0" w:color="auto"/>
            </w:tcBorders>
          </w:tcPr>
          <w:p w14:paraId="08CAB837" w14:textId="7C8C3EE6"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3</w:t>
            </w:r>
          </w:p>
        </w:tc>
        <w:tc>
          <w:tcPr>
            <w:tcW w:w="1296" w:type="dxa"/>
            <w:gridSpan w:val="3"/>
          </w:tcPr>
          <w:p w14:paraId="6409D4B2" w14:textId="1AAD4767"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ARM?</w:t>
            </w:r>
          </w:p>
        </w:tc>
        <w:tc>
          <w:tcPr>
            <w:tcW w:w="2849" w:type="dxa"/>
            <w:gridSpan w:val="2"/>
            <w:tcBorders>
              <w:right w:val="single" w:sz="6" w:space="0" w:color="auto"/>
            </w:tcBorders>
          </w:tcPr>
          <w:p w14:paraId="68318BC6" w14:textId="7E7D2739"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Arm Sensor Number n</w:t>
            </w:r>
          </w:p>
        </w:tc>
        <w:tc>
          <w:tcPr>
            <w:tcW w:w="698" w:type="dxa"/>
            <w:gridSpan w:val="2"/>
            <w:tcBorders>
              <w:left w:val="single" w:sz="6" w:space="0" w:color="auto"/>
            </w:tcBorders>
          </w:tcPr>
          <w:p w14:paraId="4FCC2656" w14:textId="6E3ACEA9"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65E7914C" w14:textId="365ECF13"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7FBE0B90" w14:textId="0E4634A8"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1963E9" w:rsidRPr="008C651A" w14:paraId="01AC0165" w14:textId="77777777" w:rsidTr="001963E9">
        <w:tc>
          <w:tcPr>
            <w:tcW w:w="700" w:type="dxa"/>
            <w:tcBorders>
              <w:left w:val="single" w:sz="12" w:space="0" w:color="auto"/>
            </w:tcBorders>
          </w:tcPr>
          <w:p w14:paraId="68685BD6" w14:textId="75174B99"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4</w:t>
            </w:r>
          </w:p>
        </w:tc>
        <w:tc>
          <w:tcPr>
            <w:tcW w:w="1296" w:type="dxa"/>
            <w:gridSpan w:val="3"/>
          </w:tcPr>
          <w:p w14:paraId="06982179" w14:textId="5EDEBD14"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CAL_CSB</w:t>
            </w:r>
          </w:p>
        </w:tc>
        <w:tc>
          <w:tcPr>
            <w:tcW w:w="2849" w:type="dxa"/>
            <w:gridSpan w:val="2"/>
            <w:tcBorders>
              <w:right w:val="single" w:sz="6" w:space="0" w:color="auto"/>
            </w:tcBorders>
          </w:tcPr>
          <w:p w14:paraId="1548D4AF" w14:textId="3DDE1BAD"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Chip Select (Active Low)</w:t>
            </w:r>
          </w:p>
        </w:tc>
        <w:tc>
          <w:tcPr>
            <w:tcW w:w="698" w:type="dxa"/>
            <w:gridSpan w:val="2"/>
            <w:tcBorders>
              <w:left w:val="single" w:sz="6" w:space="0" w:color="auto"/>
            </w:tcBorders>
          </w:tcPr>
          <w:p w14:paraId="2613FA1E" w14:textId="4C9F699A"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676F21BE" w14:textId="4FBACEE1"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2D6E75DA" w14:textId="6117238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1963E9" w:rsidRPr="008C651A" w14:paraId="4D7FD831" w14:textId="77777777" w:rsidTr="001963E9">
        <w:tc>
          <w:tcPr>
            <w:tcW w:w="700" w:type="dxa"/>
            <w:tcBorders>
              <w:left w:val="single" w:sz="12" w:space="0" w:color="auto"/>
            </w:tcBorders>
          </w:tcPr>
          <w:p w14:paraId="3EBE20F6" w14:textId="6B5539B8"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5</w:t>
            </w:r>
          </w:p>
        </w:tc>
        <w:tc>
          <w:tcPr>
            <w:tcW w:w="1296" w:type="dxa"/>
            <w:gridSpan w:val="3"/>
          </w:tcPr>
          <w:p w14:paraId="1F0349B9" w14:textId="36046D09"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CAL_CLK</w:t>
            </w:r>
          </w:p>
        </w:tc>
        <w:tc>
          <w:tcPr>
            <w:tcW w:w="2849" w:type="dxa"/>
            <w:gridSpan w:val="2"/>
            <w:tcBorders>
              <w:right w:val="single" w:sz="6" w:space="0" w:color="auto"/>
            </w:tcBorders>
          </w:tcPr>
          <w:p w14:paraId="5C300C35" w14:textId="0C003CDF"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Reference Clock</w:t>
            </w:r>
          </w:p>
        </w:tc>
        <w:tc>
          <w:tcPr>
            <w:tcW w:w="698" w:type="dxa"/>
            <w:gridSpan w:val="2"/>
            <w:tcBorders>
              <w:left w:val="single" w:sz="6" w:space="0" w:color="auto"/>
            </w:tcBorders>
          </w:tcPr>
          <w:p w14:paraId="3A512A77" w14:textId="063E56F8"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56D6EF92" w14:textId="7B4E4F1F"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0EB193CD" w14:textId="1AA306F3"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1963E9" w:rsidRPr="008C651A" w14:paraId="124EC0F6" w14:textId="77777777" w:rsidTr="001963E9">
        <w:tc>
          <w:tcPr>
            <w:tcW w:w="700" w:type="dxa"/>
            <w:tcBorders>
              <w:left w:val="single" w:sz="12" w:space="0" w:color="auto"/>
            </w:tcBorders>
          </w:tcPr>
          <w:p w14:paraId="3C95BCE6" w14:textId="32C94CD0"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6</w:t>
            </w:r>
          </w:p>
        </w:tc>
        <w:tc>
          <w:tcPr>
            <w:tcW w:w="1296" w:type="dxa"/>
            <w:gridSpan w:val="3"/>
          </w:tcPr>
          <w:p w14:paraId="577C8903" w14:textId="31408C29"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CAL_DIN</w:t>
            </w:r>
          </w:p>
        </w:tc>
        <w:tc>
          <w:tcPr>
            <w:tcW w:w="2849" w:type="dxa"/>
            <w:gridSpan w:val="2"/>
            <w:tcBorders>
              <w:right w:val="single" w:sz="6" w:space="0" w:color="auto"/>
            </w:tcBorders>
          </w:tcPr>
          <w:p w14:paraId="5FA1208A" w14:textId="0ADB63D1"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Data Input</w:t>
            </w:r>
          </w:p>
        </w:tc>
        <w:tc>
          <w:tcPr>
            <w:tcW w:w="698" w:type="dxa"/>
            <w:gridSpan w:val="2"/>
            <w:tcBorders>
              <w:left w:val="single" w:sz="6" w:space="0" w:color="auto"/>
            </w:tcBorders>
          </w:tcPr>
          <w:p w14:paraId="436A2FEA" w14:textId="54E713C2"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5BBCFF6B" w14:textId="7A63775D"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7C9F9CC9" w14:textId="209B2191"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1963E9" w:rsidRPr="008C651A" w14:paraId="40A514AA" w14:textId="77777777" w:rsidTr="001963E9">
        <w:tc>
          <w:tcPr>
            <w:tcW w:w="700" w:type="dxa"/>
            <w:tcBorders>
              <w:left w:val="single" w:sz="12" w:space="0" w:color="auto"/>
            </w:tcBorders>
          </w:tcPr>
          <w:p w14:paraId="724D4D3E" w14:textId="5D8ED455"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7</w:t>
            </w:r>
          </w:p>
        </w:tc>
        <w:tc>
          <w:tcPr>
            <w:tcW w:w="1296" w:type="dxa"/>
            <w:gridSpan w:val="3"/>
          </w:tcPr>
          <w:p w14:paraId="1A99465A" w14:textId="53661642"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CAL_DO?</w:t>
            </w:r>
          </w:p>
        </w:tc>
        <w:tc>
          <w:tcPr>
            <w:tcW w:w="2849" w:type="dxa"/>
            <w:gridSpan w:val="2"/>
            <w:tcBorders>
              <w:right w:val="single" w:sz="6" w:space="0" w:color="auto"/>
            </w:tcBorders>
          </w:tcPr>
          <w:p w14:paraId="052CA3DF" w14:textId="1494A19A"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Data Output n</w:t>
            </w:r>
          </w:p>
        </w:tc>
        <w:tc>
          <w:tcPr>
            <w:tcW w:w="698" w:type="dxa"/>
            <w:gridSpan w:val="2"/>
            <w:tcBorders>
              <w:left w:val="single" w:sz="6" w:space="0" w:color="auto"/>
            </w:tcBorders>
          </w:tcPr>
          <w:p w14:paraId="1C9745D4" w14:textId="52AB0593"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725EA91C" w14:textId="2493BC49"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348A81DF" w14:textId="3FEDE5C0"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1963E9" w:rsidRPr="008C651A" w14:paraId="476DC1B7" w14:textId="77777777" w:rsidTr="001963E9">
        <w:tc>
          <w:tcPr>
            <w:tcW w:w="700" w:type="dxa"/>
            <w:tcBorders>
              <w:left w:val="single" w:sz="12" w:space="0" w:color="auto"/>
            </w:tcBorders>
          </w:tcPr>
          <w:p w14:paraId="181690A2" w14:textId="4BCAD729"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8</w:t>
            </w:r>
          </w:p>
        </w:tc>
        <w:tc>
          <w:tcPr>
            <w:tcW w:w="1296" w:type="dxa"/>
            <w:gridSpan w:val="3"/>
          </w:tcPr>
          <w:p w14:paraId="34B74648" w14:textId="705F0058"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CAL_L?</w:t>
            </w:r>
          </w:p>
        </w:tc>
        <w:tc>
          <w:tcPr>
            <w:tcW w:w="2849" w:type="dxa"/>
            <w:gridSpan w:val="2"/>
            <w:tcBorders>
              <w:right w:val="single" w:sz="6" w:space="0" w:color="auto"/>
            </w:tcBorders>
          </w:tcPr>
          <w:p w14:paraId="7610112B" w14:textId="318AB98C" w:rsidR="00B543A6" w:rsidRPr="00B543A6" w:rsidRDefault="00B543A6" w:rsidP="00B543A6">
            <w:pPr>
              <w:tabs>
                <w:tab w:val="left" w:pos="1800"/>
              </w:tabs>
              <w:spacing w:line="440" w:lineRule="exact"/>
              <w:contextualSpacing/>
              <w:jc w:val="both"/>
              <w:rPr>
                <w:rFonts w:asciiTheme="minorHAnsi" w:hAnsiTheme="minorHAnsi" w:cstheme="minorHAnsi"/>
                <w:sz w:val="20"/>
                <w:szCs w:val="20"/>
              </w:rPr>
            </w:pPr>
            <w:r w:rsidRPr="00B543A6">
              <w:rPr>
                <w:rFonts w:asciiTheme="minorHAnsi" w:hAnsiTheme="minorHAnsi"/>
                <w:sz w:val="20"/>
                <w:szCs w:val="20"/>
              </w:rPr>
              <w:t>Caliper LED</w:t>
            </w:r>
          </w:p>
        </w:tc>
        <w:tc>
          <w:tcPr>
            <w:tcW w:w="698" w:type="dxa"/>
            <w:gridSpan w:val="2"/>
            <w:tcBorders>
              <w:left w:val="single" w:sz="6" w:space="0" w:color="auto"/>
            </w:tcBorders>
          </w:tcPr>
          <w:p w14:paraId="616F96BB" w14:textId="780A5DF9"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10F6645F" w14:textId="0AB25F9A"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57753B38" w14:textId="0601B611"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8C651A" w14:paraId="03A7F832" w14:textId="77777777" w:rsidTr="001963E9">
        <w:tc>
          <w:tcPr>
            <w:tcW w:w="700" w:type="dxa"/>
            <w:tcBorders>
              <w:left w:val="single" w:sz="12" w:space="0" w:color="auto"/>
            </w:tcBorders>
          </w:tcPr>
          <w:p w14:paraId="58AD524F" w14:textId="6480A56A"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9</w:t>
            </w:r>
          </w:p>
        </w:tc>
        <w:tc>
          <w:tcPr>
            <w:tcW w:w="1296" w:type="dxa"/>
            <w:gridSpan w:val="3"/>
          </w:tcPr>
          <w:p w14:paraId="0C3B8FD2" w14:textId="37866A20"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CAL X</w:t>
            </w:r>
          </w:p>
        </w:tc>
        <w:tc>
          <w:tcPr>
            <w:tcW w:w="2849" w:type="dxa"/>
            <w:gridSpan w:val="2"/>
            <w:tcBorders>
              <w:right w:val="single" w:sz="6" w:space="0" w:color="auto"/>
            </w:tcBorders>
          </w:tcPr>
          <w:p w14:paraId="64092D13" w14:textId="3AA21987" w:rsidR="00B543A6" w:rsidRPr="00B543A6" w:rsidRDefault="00B543A6" w:rsidP="00B543A6">
            <w:pPr>
              <w:tabs>
                <w:tab w:val="left" w:pos="1800"/>
              </w:tabs>
              <w:spacing w:line="440" w:lineRule="exact"/>
              <w:contextualSpacing/>
              <w:jc w:val="both"/>
              <w:rPr>
                <w:rFonts w:asciiTheme="minorHAnsi" w:hAnsiTheme="minorHAnsi" w:cstheme="minorHAnsi"/>
                <w:sz w:val="20"/>
                <w:szCs w:val="20"/>
              </w:rPr>
            </w:pPr>
            <w:r w:rsidRPr="00B543A6">
              <w:rPr>
                <w:rFonts w:asciiTheme="minorHAnsi" w:hAnsiTheme="minorHAnsi"/>
                <w:sz w:val="20"/>
                <w:szCs w:val="20"/>
              </w:rPr>
              <w:t>Control Connector</w:t>
            </w:r>
          </w:p>
        </w:tc>
        <w:tc>
          <w:tcPr>
            <w:tcW w:w="698" w:type="dxa"/>
            <w:gridSpan w:val="2"/>
            <w:tcBorders>
              <w:left w:val="single" w:sz="6" w:space="0" w:color="auto"/>
            </w:tcBorders>
          </w:tcPr>
          <w:p w14:paraId="4F131E2C" w14:textId="7C59B480"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2B7969E2" w14:textId="3F38AD36"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6BDFCC28" w14:textId="40C4212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8C651A" w14:paraId="4F5BF5E2" w14:textId="77777777" w:rsidTr="001963E9">
        <w:tc>
          <w:tcPr>
            <w:tcW w:w="700" w:type="dxa"/>
            <w:tcBorders>
              <w:left w:val="single" w:sz="12" w:space="0" w:color="auto"/>
            </w:tcBorders>
          </w:tcPr>
          <w:p w14:paraId="5DE94BBC" w14:textId="7060BE72"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10</w:t>
            </w:r>
          </w:p>
        </w:tc>
        <w:tc>
          <w:tcPr>
            <w:tcW w:w="1296" w:type="dxa"/>
            <w:gridSpan w:val="3"/>
          </w:tcPr>
          <w:p w14:paraId="5A0B66A1" w14:textId="3E1DCD17" w:rsidR="00B543A6" w:rsidRPr="00B543A6" w:rsidRDefault="00B543A6" w:rsidP="00B543A6">
            <w:pPr>
              <w:tabs>
                <w:tab w:val="left" w:pos="1800"/>
              </w:tabs>
              <w:spacing w:line="440" w:lineRule="exact"/>
              <w:contextualSpacing/>
              <w:rPr>
                <w:rFonts w:asciiTheme="minorHAnsi" w:hAnsiTheme="minorHAnsi"/>
                <w:sz w:val="20"/>
                <w:szCs w:val="20"/>
              </w:rPr>
            </w:pPr>
            <w:r w:rsidRPr="00B543A6">
              <w:rPr>
                <w:rFonts w:asciiTheme="minorHAnsi" w:hAnsiTheme="minorHAnsi"/>
                <w:sz w:val="20"/>
                <w:szCs w:val="20"/>
              </w:rPr>
              <w:t>ADC?</w:t>
            </w:r>
          </w:p>
        </w:tc>
        <w:tc>
          <w:tcPr>
            <w:tcW w:w="2849" w:type="dxa"/>
            <w:gridSpan w:val="2"/>
            <w:tcBorders>
              <w:right w:val="single" w:sz="6" w:space="0" w:color="auto"/>
            </w:tcBorders>
          </w:tcPr>
          <w:p w14:paraId="026D0795" w14:textId="1851AF78" w:rsidR="00B543A6" w:rsidRPr="00B543A6" w:rsidRDefault="00B543A6" w:rsidP="00B543A6">
            <w:pPr>
              <w:tabs>
                <w:tab w:val="left" w:pos="1800"/>
              </w:tabs>
              <w:spacing w:line="440" w:lineRule="exact"/>
              <w:contextualSpacing/>
              <w:jc w:val="both"/>
              <w:rPr>
                <w:rFonts w:asciiTheme="minorHAnsi" w:hAnsiTheme="minorHAnsi"/>
                <w:sz w:val="20"/>
                <w:szCs w:val="20"/>
              </w:rPr>
            </w:pPr>
            <w:r w:rsidRPr="00B543A6">
              <w:rPr>
                <w:rFonts w:asciiTheme="minorHAnsi" w:hAnsiTheme="minorHAnsi"/>
                <w:sz w:val="20"/>
                <w:szCs w:val="20"/>
              </w:rPr>
              <w:t>Analog to Digital Converter n</w:t>
            </w:r>
          </w:p>
        </w:tc>
        <w:tc>
          <w:tcPr>
            <w:tcW w:w="698" w:type="dxa"/>
            <w:gridSpan w:val="2"/>
            <w:tcBorders>
              <w:left w:val="single" w:sz="6" w:space="0" w:color="auto"/>
            </w:tcBorders>
          </w:tcPr>
          <w:p w14:paraId="2BC8917B" w14:textId="7E33AC58"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4881F7EC" w14:textId="6280B1D9"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3D10FA37" w14:textId="186E8212"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1963E9" w:rsidRPr="008C651A" w14:paraId="6C7C8644" w14:textId="77777777" w:rsidTr="001963E9">
        <w:tc>
          <w:tcPr>
            <w:tcW w:w="700" w:type="dxa"/>
            <w:tcBorders>
              <w:left w:val="single" w:sz="12" w:space="0" w:color="auto"/>
            </w:tcBorders>
          </w:tcPr>
          <w:p w14:paraId="2447318D" w14:textId="77777777" w:rsidR="001963E9" w:rsidRPr="00B543A6" w:rsidRDefault="001963E9" w:rsidP="00B543A6">
            <w:pPr>
              <w:tabs>
                <w:tab w:val="center" w:pos="262"/>
                <w:tab w:val="left" w:pos="1800"/>
              </w:tabs>
              <w:spacing w:line="440" w:lineRule="exact"/>
              <w:contextualSpacing/>
              <w:rPr>
                <w:rFonts w:asciiTheme="minorHAnsi" w:hAnsiTheme="minorHAnsi"/>
                <w:sz w:val="20"/>
                <w:szCs w:val="20"/>
              </w:rPr>
            </w:pPr>
          </w:p>
        </w:tc>
        <w:tc>
          <w:tcPr>
            <w:tcW w:w="1296" w:type="dxa"/>
            <w:gridSpan w:val="3"/>
          </w:tcPr>
          <w:p w14:paraId="5A44C07E" w14:textId="77777777" w:rsidR="001963E9" w:rsidRPr="00B543A6" w:rsidRDefault="001963E9" w:rsidP="00B543A6">
            <w:pPr>
              <w:tabs>
                <w:tab w:val="left" w:pos="1800"/>
              </w:tabs>
              <w:spacing w:line="440" w:lineRule="exact"/>
              <w:contextualSpacing/>
              <w:rPr>
                <w:rFonts w:asciiTheme="minorHAnsi" w:hAnsiTheme="minorHAnsi"/>
                <w:sz w:val="20"/>
                <w:szCs w:val="20"/>
              </w:rPr>
            </w:pPr>
          </w:p>
        </w:tc>
        <w:tc>
          <w:tcPr>
            <w:tcW w:w="2849" w:type="dxa"/>
            <w:gridSpan w:val="2"/>
            <w:tcBorders>
              <w:right w:val="single" w:sz="6" w:space="0" w:color="auto"/>
            </w:tcBorders>
          </w:tcPr>
          <w:p w14:paraId="1A998C8D" w14:textId="77777777" w:rsidR="001963E9" w:rsidRPr="00B543A6" w:rsidRDefault="001963E9" w:rsidP="00B543A6">
            <w:pPr>
              <w:tabs>
                <w:tab w:val="left" w:pos="1800"/>
              </w:tabs>
              <w:spacing w:line="440" w:lineRule="exact"/>
              <w:contextualSpacing/>
              <w:jc w:val="both"/>
              <w:rPr>
                <w:rFonts w:asciiTheme="minorHAnsi" w:hAnsiTheme="minorHAnsi"/>
                <w:sz w:val="20"/>
                <w:szCs w:val="20"/>
              </w:rPr>
            </w:pPr>
          </w:p>
        </w:tc>
        <w:tc>
          <w:tcPr>
            <w:tcW w:w="698" w:type="dxa"/>
            <w:gridSpan w:val="2"/>
            <w:tcBorders>
              <w:left w:val="single" w:sz="6" w:space="0" w:color="auto"/>
            </w:tcBorders>
          </w:tcPr>
          <w:p w14:paraId="0FB1AA7C" w14:textId="77777777" w:rsidR="001963E9" w:rsidRPr="00B543A6" w:rsidRDefault="001963E9"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2DE5FF6F" w14:textId="77777777" w:rsidR="001963E9" w:rsidRPr="00B543A6" w:rsidRDefault="001963E9"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6B851B7D" w14:textId="77777777" w:rsidR="001963E9" w:rsidRPr="00B543A6" w:rsidRDefault="001963E9" w:rsidP="00B543A6">
            <w:pPr>
              <w:tabs>
                <w:tab w:val="left" w:pos="1800"/>
              </w:tabs>
              <w:spacing w:line="440" w:lineRule="exact"/>
              <w:contextualSpacing/>
              <w:rPr>
                <w:rFonts w:asciiTheme="minorHAnsi" w:hAnsiTheme="minorHAnsi" w:cstheme="minorHAnsi"/>
                <w:color w:val="auto"/>
                <w:sz w:val="20"/>
                <w:szCs w:val="20"/>
              </w:rPr>
            </w:pPr>
          </w:p>
        </w:tc>
      </w:tr>
      <w:tr w:rsidR="001963E9" w:rsidRPr="008C651A" w14:paraId="5D97FBCF" w14:textId="77777777" w:rsidTr="001963E9">
        <w:tc>
          <w:tcPr>
            <w:tcW w:w="700" w:type="dxa"/>
            <w:tcBorders>
              <w:left w:val="single" w:sz="12" w:space="0" w:color="auto"/>
              <w:bottom w:val="single" w:sz="12" w:space="0" w:color="auto"/>
            </w:tcBorders>
          </w:tcPr>
          <w:p w14:paraId="0037C249" w14:textId="77777777" w:rsidR="001963E9" w:rsidRPr="00B543A6" w:rsidRDefault="001963E9" w:rsidP="00B543A6">
            <w:pPr>
              <w:tabs>
                <w:tab w:val="center" w:pos="262"/>
                <w:tab w:val="left" w:pos="1800"/>
              </w:tabs>
              <w:spacing w:line="440" w:lineRule="exact"/>
              <w:contextualSpacing/>
              <w:rPr>
                <w:rFonts w:asciiTheme="minorHAnsi" w:hAnsiTheme="minorHAnsi"/>
                <w:sz w:val="20"/>
                <w:szCs w:val="20"/>
              </w:rPr>
            </w:pPr>
          </w:p>
        </w:tc>
        <w:tc>
          <w:tcPr>
            <w:tcW w:w="1296" w:type="dxa"/>
            <w:gridSpan w:val="3"/>
            <w:tcBorders>
              <w:bottom w:val="single" w:sz="12" w:space="0" w:color="auto"/>
            </w:tcBorders>
          </w:tcPr>
          <w:p w14:paraId="76252D6D" w14:textId="77777777" w:rsidR="001963E9" w:rsidRPr="00B543A6" w:rsidRDefault="001963E9" w:rsidP="00B543A6">
            <w:pPr>
              <w:tabs>
                <w:tab w:val="left" w:pos="1800"/>
              </w:tabs>
              <w:spacing w:line="440" w:lineRule="exact"/>
              <w:contextualSpacing/>
              <w:rPr>
                <w:rFonts w:asciiTheme="minorHAnsi" w:hAnsiTheme="minorHAnsi"/>
                <w:sz w:val="20"/>
                <w:szCs w:val="20"/>
              </w:rPr>
            </w:pPr>
          </w:p>
        </w:tc>
        <w:tc>
          <w:tcPr>
            <w:tcW w:w="2849" w:type="dxa"/>
            <w:gridSpan w:val="2"/>
            <w:tcBorders>
              <w:bottom w:val="single" w:sz="12" w:space="0" w:color="auto"/>
              <w:right w:val="single" w:sz="6" w:space="0" w:color="auto"/>
            </w:tcBorders>
          </w:tcPr>
          <w:p w14:paraId="0B4CB6AC" w14:textId="77777777" w:rsidR="001963E9" w:rsidRPr="00B543A6" w:rsidRDefault="001963E9" w:rsidP="00B543A6">
            <w:pPr>
              <w:tabs>
                <w:tab w:val="left" w:pos="1800"/>
              </w:tabs>
              <w:spacing w:line="440" w:lineRule="exact"/>
              <w:contextualSpacing/>
              <w:jc w:val="both"/>
              <w:rPr>
                <w:rFonts w:asciiTheme="minorHAnsi" w:hAnsiTheme="minorHAnsi"/>
                <w:sz w:val="20"/>
                <w:szCs w:val="20"/>
              </w:rPr>
            </w:pPr>
          </w:p>
        </w:tc>
        <w:tc>
          <w:tcPr>
            <w:tcW w:w="698" w:type="dxa"/>
            <w:gridSpan w:val="2"/>
            <w:tcBorders>
              <w:left w:val="single" w:sz="6" w:space="0" w:color="auto"/>
              <w:bottom w:val="single" w:sz="12" w:space="0" w:color="auto"/>
            </w:tcBorders>
          </w:tcPr>
          <w:p w14:paraId="1908A0F4" w14:textId="77777777" w:rsidR="001963E9" w:rsidRPr="00B543A6" w:rsidRDefault="001963E9"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Borders>
              <w:bottom w:val="single" w:sz="12" w:space="0" w:color="auto"/>
            </w:tcBorders>
          </w:tcPr>
          <w:p w14:paraId="7B137A84" w14:textId="77777777" w:rsidR="001963E9" w:rsidRPr="00B543A6" w:rsidRDefault="001963E9"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bottom w:val="single" w:sz="12" w:space="0" w:color="auto"/>
              <w:right w:val="single" w:sz="12" w:space="0" w:color="auto"/>
            </w:tcBorders>
          </w:tcPr>
          <w:p w14:paraId="35501DE7" w14:textId="77777777" w:rsidR="001963E9" w:rsidRPr="00B543A6" w:rsidRDefault="001963E9" w:rsidP="00B543A6">
            <w:pPr>
              <w:tabs>
                <w:tab w:val="left" w:pos="1800"/>
              </w:tabs>
              <w:spacing w:line="440" w:lineRule="exact"/>
              <w:contextualSpacing/>
              <w:rPr>
                <w:rFonts w:asciiTheme="minorHAnsi" w:hAnsiTheme="minorHAnsi" w:cstheme="minorHAnsi"/>
                <w:color w:val="auto"/>
                <w:sz w:val="20"/>
                <w:szCs w:val="20"/>
              </w:rPr>
            </w:pPr>
          </w:p>
        </w:tc>
      </w:tr>
      <w:tr w:rsidR="00B543A6" w:rsidRPr="00AC79A4" w14:paraId="46B6F450" w14:textId="77777777" w:rsidTr="001963E9">
        <w:trPr>
          <w:trHeight w:val="432"/>
        </w:trPr>
        <w:tc>
          <w:tcPr>
            <w:tcW w:w="9455" w:type="dxa"/>
            <w:gridSpan w:val="11"/>
            <w:tcBorders>
              <w:bottom w:val="single" w:sz="12" w:space="0" w:color="auto"/>
            </w:tcBorders>
            <w:vAlign w:val="center"/>
          </w:tcPr>
          <w:p w14:paraId="4EA5B8FF" w14:textId="35AB2DA1" w:rsidR="00B543A6" w:rsidRPr="00AC79A4" w:rsidRDefault="00B543A6" w:rsidP="00B543A6">
            <w:pPr>
              <w:pStyle w:val="ListParagraph"/>
              <w:numPr>
                <w:ilvl w:val="3"/>
                <w:numId w:val="17"/>
              </w:numPr>
              <w:spacing w:after="120" w:line="440" w:lineRule="exact"/>
              <w:ind w:left="1610" w:hanging="962"/>
              <w:contextualSpacing/>
              <w:rPr>
                <w:rFonts w:asciiTheme="minorHAnsi" w:hAnsiTheme="minorHAnsi" w:cstheme="minorHAnsi"/>
                <w:b/>
                <w:bCs/>
                <w:color w:val="auto"/>
                <w:sz w:val="20"/>
                <w:szCs w:val="20"/>
              </w:rPr>
            </w:pPr>
            <w:r w:rsidRPr="00AC79A4">
              <w:rPr>
                <w:rFonts w:asciiTheme="minorHAnsi" w:hAnsiTheme="minorHAnsi" w:cstheme="minorHAnsi"/>
                <w:u w:val="single"/>
              </w:rPr>
              <w:t>Net Label/ Port Name</w:t>
            </w:r>
            <w:r>
              <w:rPr>
                <w:rFonts w:asciiTheme="minorHAnsi" w:hAnsiTheme="minorHAnsi" w:cstheme="minorHAnsi"/>
                <w:u w:val="single"/>
              </w:rPr>
              <w:t xml:space="preserve">: </w:t>
            </w:r>
            <w:r>
              <w:rPr>
                <w:rFonts w:asciiTheme="minorHAnsi" w:hAnsiTheme="minorHAnsi" w:cstheme="minorHAnsi"/>
                <w:b/>
                <w:bCs/>
              </w:rPr>
              <w:t>IMU</w:t>
            </w:r>
          </w:p>
        </w:tc>
      </w:tr>
      <w:tr w:rsidR="00B543A6" w:rsidRPr="00394FBC" w14:paraId="16894A6B" w14:textId="77777777" w:rsidTr="001963E9">
        <w:tc>
          <w:tcPr>
            <w:tcW w:w="700" w:type="dxa"/>
            <w:tcBorders>
              <w:top w:val="single" w:sz="12" w:space="0" w:color="auto"/>
              <w:left w:val="single" w:sz="12" w:space="0" w:color="auto"/>
              <w:bottom w:val="double" w:sz="4" w:space="0" w:color="auto"/>
            </w:tcBorders>
            <w:vAlign w:val="center"/>
          </w:tcPr>
          <w:p w14:paraId="73C78D8E" w14:textId="77777777" w:rsidR="00B543A6" w:rsidRPr="005A115B" w:rsidRDefault="00B543A6"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Item</w:t>
            </w:r>
          </w:p>
        </w:tc>
        <w:tc>
          <w:tcPr>
            <w:tcW w:w="1296" w:type="dxa"/>
            <w:gridSpan w:val="3"/>
            <w:tcBorders>
              <w:top w:val="single" w:sz="12" w:space="0" w:color="auto"/>
              <w:bottom w:val="double" w:sz="4" w:space="0" w:color="auto"/>
            </w:tcBorders>
            <w:vAlign w:val="center"/>
          </w:tcPr>
          <w:p w14:paraId="498E8163" w14:textId="77777777" w:rsidR="00B543A6" w:rsidRPr="005A115B" w:rsidRDefault="00B543A6"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Name</w:t>
            </w:r>
          </w:p>
        </w:tc>
        <w:tc>
          <w:tcPr>
            <w:tcW w:w="2849" w:type="dxa"/>
            <w:gridSpan w:val="2"/>
            <w:tcBorders>
              <w:top w:val="single" w:sz="12" w:space="0" w:color="auto"/>
              <w:bottom w:val="double" w:sz="4" w:space="0" w:color="auto"/>
              <w:right w:val="single" w:sz="6" w:space="0" w:color="auto"/>
            </w:tcBorders>
            <w:vAlign w:val="center"/>
          </w:tcPr>
          <w:p w14:paraId="7B069617" w14:textId="77777777" w:rsidR="00B543A6" w:rsidRPr="005A115B" w:rsidRDefault="00B543A6"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Description</w:t>
            </w:r>
          </w:p>
        </w:tc>
        <w:tc>
          <w:tcPr>
            <w:tcW w:w="698" w:type="dxa"/>
            <w:gridSpan w:val="2"/>
            <w:tcBorders>
              <w:top w:val="single" w:sz="12" w:space="0" w:color="auto"/>
              <w:left w:val="single" w:sz="6" w:space="0" w:color="auto"/>
              <w:bottom w:val="double" w:sz="4" w:space="0" w:color="auto"/>
            </w:tcBorders>
            <w:vAlign w:val="center"/>
          </w:tcPr>
          <w:p w14:paraId="46B8FC79" w14:textId="77777777" w:rsidR="00B543A6" w:rsidRPr="00394FBC" w:rsidRDefault="00B543A6" w:rsidP="00BE24B1">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Item</w:t>
            </w:r>
          </w:p>
        </w:tc>
        <w:tc>
          <w:tcPr>
            <w:tcW w:w="960" w:type="dxa"/>
            <w:gridSpan w:val="2"/>
            <w:tcBorders>
              <w:top w:val="single" w:sz="12" w:space="0" w:color="auto"/>
              <w:bottom w:val="double" w:sz="4" w:space="0" w:color="auto"/>
            </w:tcBorders>
            <w:vAlign w:val="center"/>
          </w:tcPr>
          <w:p w14:paraId="41BA7B35" w14:textId="77777777" w:rsidR="00B543A6" w:rsidRPr="00394FBC" w:rsidRDefault="00B543A6" w:rsidP="00BE24B1">
            <w:pPr>
              <w:spacing w:line="440" w:lineRule="exact"/>
              <w:ind w:right="78"/>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Name</w:t>
            </w:r>
          </w:p>
        </w:tc>
        <w:tc>
          <w:tcPr>
            <w:tcW w:w="2952" w:type="dxa"/>
            <w:tcBorders>
              <w:top w:val="single" w:sz="12" w:space="0" w:color="auto"/>
              <w:bottom w:val="double" w:sz="4" w:space="0" w:color="auto"/>
              <w:right w:val="single" w:sz="12" w:space="0" w:color="auto"/>
            </w:tcBorders>
            <w:vAlign w:val="center"/>
          </w:tcPr>
          <w:p w14:paraId="2A158482" w14:textId="77777777" w:rsidR="00B543A6" w:rsidRPr="00394FBC" w:rsidRDefault="00B543A6" w:rsidP="00BE24B1">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Description</w:t>
            </w:r>
          </w:p>
        </w:tc>
      </w:tr>
      <w:tr w:rsidR="00B543A6" w:rsidRPr="00B543A6" w14:paraId="1FF7F391" w14:textId="77777777" w:rsidTr="001963E9">
        <w:tc>
          <w:tcPr>
            <w:tcW w:w="700" w:type="dxa"/>
            <w:tcBorders>
              <w:top w:val="double" w:sz="4" w:space="0" w:color="auto"/>
              <w:left w:val="single" w:sz="12" w:space="0" w:color="auto"/>
            </w:tcBorders>
          </w:tcPr>
          <w:p w14:paraId="2BF8A085" w14:textId="6A4E14A8"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1</w:t>
            </w:r>
          </w:p>
        </w:tc>
        <w:tc>
          <w:tcPr>
            <w:tcW w:w="1296" w:type="dxa"/>
            <w:gridSpan w:val="3"/>
            <w:tcBorders>
              <w:top w:val="double" w:sz="4" w:space="0" w:color="auto"/>
            </w:tcBorders>
          </w:tcPr>
          <w:p w14:paraId="7C32EA40" w14:textId="2918CEF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IMU_CSB?</w:t>
            </w:r>
          </w:p>
        </w:tc>
        <w:tc>
          <w:tcPr>
            <w:tcW w:w="2849" w:type="dxa"/>
            <w:gridSpan w:val="2"/>
            <w:tcBorders>
              <w:top w:val="double" w:sz="4" w:space="0" w:color="auto"/>
              <w:right w:val="single" w:sz="6" w:space="0" w:color="auto"/>
            </w:tcBorders>
          </w:tcPr>
          <w:p w14:paraId="48519495" w14:textId="25E084C7"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Chip Select Pin n</w:t>
            </w:r>
          </w:p>
        </w:tc>
        <w:tc>
          <w:tcPr>
            <w:tcW w:w="698" w:type="dxa"/>
            <w:gridSpan w:val="2"/>
            <w:tcBorders>
              <w:top w:val="double" w:sz="4" w:space="0" w:color="auto"/>
              <w:left w:val="single" w:sz="6" w:space="0" w:color="auto"/>
            </w:tcBorders>
          </w:tcPr>
          <w:p w14:paraId="7CBDF15D"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Borders>
              <w:top w:val="double" w:sz="4" w:space="0" w:color="auto"/>
            </w:tcBorders>
          </w:tcPr>
          <w:p w14:paraId="1DE189CD" w14:textId="77777777"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top w:val="double" w:sz="4" w:space="0" w:color="auto"/>
              <w:right w:val="single" w:sz="12" w:space="0" w:color="auto"/>
            </w:tcBorders>
          </w:tcPr>
          <w:p w14:paraId="7070519D"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B543A6" w14:paraId="33C27569" w14:textId="77777777" w:rsidTr="001963E9">
        <w:tc>
          <w:tcPr>
            <w:tcW w:w="700" w:type="dxa"/>
            <w:tcBorders>
              <w:left w:val="single" w:sz="12" w:space="0" w:color="auto"/>
            </w:tcBorders>
          </w:tcPr>
          <w:p w14:paraId="0647BB26" w14:textId="487479EE"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2</w:t>
            </w:r>
          </w:p>
        </w:tc>
        <w:tc>
          <w:tcPr>
            <w:tcW w:w="1296" w:type="dxa"/>
            <w:gridSpan w:val="3"/>
          </w:tcPr>
          <w:p w14:paraId="08E3607F" w14:textId="58406353"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IMU_SCLK</w:t>
            </w:r>
          </w:p>
        </w:tc>
        <w:tc>
          <w:tcPr>
            <w:tcW w:w="2849" w:type="dxa"/>
            <w:gridSpan w:val="2"/>
            <w:tcBorders>
              <w:right w:val="single" w:sz="6" w:space="0" w:color="auto"/>
            </w:tcBorders>
          </w:tcPr>
          <w:p w14:paraId="15F9AAC0" w14:textId="646D06FD"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Synchronize Clock</w:t>
            </w:r>
          </w:p>
        </w:tc>
        <w:tc>
          <w:tcPr>
            <w:tcW w:w="698" w:type="dxa"/>
            <w:gridSpan w:val="2"/>
            <w:tcBorders>
              <w:left w:val="single" w:sz="6" w:space="0" w:color="auto"/>
            </w:tcBorders>
          </w:tcPr>
          <w:p w14:paraId="26184D96"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0D653210" w14:textId="77777777"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7E3E369F"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B543A6" w14:paraId="1C74924A" w14:textId="77777777" w:rsidTr="001963E9">
        <w:tc>
          <w:tcPr>
            <w:tcW w:w="700" w:type="dxa"/>
            <w:tcBorders>
              <w:left w:val="single" w:sz="12" w:space="0" w:color="auto"/>
            </w:tcBorders>
          </w:tcPr>
          <w:p w14:paraId="461F1C87" w14:textId="5799B8A7"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3</w:t>
            </w:r>
          </w:p>
        </w:tc>
        <w:tc>
          <w:tcPr>
            <w:tcW w:w="1296" w:type="dxa"/>
            <w:gridSpan w:val="3"/>
          </w:tcPr>
          <w:p w14:paraId="329649A6" w14:textId="24E576CE"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IMU_MISO</w:t>
            </w:r>
          </w:p>
        </w:tc>
        <w:tc>
          <w:tcPr>
            <w:tcW w:w="2849" w:type="dxa"/>
            <w:gridSpan w:val="2"/>
            <w:tcBorders>
              <w:right w:val="single" w:sz="6" w:space="0" w:color="auto"/>
            </w:tcBorders>
          </w:tcPr>
          <w:p w14:paraId="4A9440A4" w14:textId="5D7B8C3D"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Master-In Slave-Out</w:t>
            </w:r>
          </w:p>
        </w:tc>
        <w:tc>
          <w:tcPr>
            <w:tcW w:w="698" w:type="dxa"/>
            <w:gridSpan w:val="2"/>
            <w:tcBorders>
              <w:left w:val="single" w:sz="6" w:space="0" w:color="auto"/>
            </w:tcBorders>
          </w:tcPr>
          <w:p w14:paraId="3480BD87"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49F3B7BD" w14:textId="77777777"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25DCA361"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B543A6" w14:paraId="6AAEBD0B" w14:textId="77777777" w:rsidTr="001963E9">
        <w:tc>
          <w:tcPr>
            <w:tcW w:w="700" w:type="dxa"/>
            <w:tcBorders>
              <w:left w:val="single" w:sz="12" w:space="0" w:color="auto"/>
            </w:tcBorders>
          </w:tcPr>
          <w:p w14:paraId="3F1CD063" w14:textId="49B5BA28"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4</w:t>
            </w:r>
          </w:p>
        </w:tc>
        <w:tc>
          <w:tcPr>
            <w:tcW w:w="1296" w:type="dxa"/>
            <w:gridSpan w:val="3"/>
          </w:tcPr>
          <w:p w14:paraId="4F7345F3" w14:textId="0FED0EB1"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IMU_MOSI</w:t>
            </w:r>
          </w:p>
        </w:tc>
        <w:tc>
          <w:tcPr>
            <w:tcW w:w="2849" w:type="dxa"/>
            <w:gridSpan w:val="2"/>
            <w:tcBorders>
              <w:right w:val="single" w:sz="6" w:space="0" w:color="auto"/>
            </w:tcBorders>
          </w:tcPr>
          <w:p w14:paraId="144F48E8" w14:textId="424AABF9"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Master-Out Slave-In</w:t>
            </w:r>
          </w:p>
        </w:tc>
        <w:tc>
          <w:tcPr>
            <w:tcW w:w="698" w:type="dxa"/>
            <w:gridSpan w:val="2"/>
            <w:tcBorders>
              <w:left w:val="single" w:sz="6" w:space="0" w:color="auto"/>
            </w:tcBorders>
          </w:tcPr>
          <w:p w14:paraId="40ACA6A7"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3A821B40" w14:textId="77777777"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2C5C4423"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B543A6" w14:paraId="5EB9F3F8" w14:textId="77777777" w:rsidTr="001963E9">
        <w:tc>
          <w:tcPr>
            <w:tcW w:w="700" w:type="dxa"/>
            <w:tcBorders>
              <w:left w:val="single" w:sz="12" w:space="0" w:color="auto"/>
            </w:tcBorders>
          </w:tcPr>
          <w:p w14:paraId="4C973007" w14:textId="2F9AE3B9"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5</w:t>
            </w:r>
          </w:p>
        </w:tc>
        <w:tc>
          <w:tcPr>
            <w:tcW w:w="1296" w:type="dxa"/>
            <w:gridSpan w:val="3"/>
          </w:tcPr>
          <w:p w14:paraId="5F1A5EFF" w14:textId="14D72B49"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IMU_DRDY</w:t>
            </w:r>
          </w:p>
        </w:tc>
        <w:tc>
          <w:tcPr>
            <w:tcW w:w="2849" w:type="dxa"/>
            <w:gridSpan w:val="2"/>
            <w:tcBorders>
              <w:right w:val="single" w:sz="6" w:space="0" w:color="auto"/>
            </w:tcBorders>
          </w:tcPr>
          <w:p w14:paraId="11BB5067" w14:textId="43968C32"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Ready Signal Status</w:t>
            </w:r>
          </w:p>
        </w:tc>
        <w:tc>
          <w:tcPr>
            <w:tcW w:w="698" w:type="dxa"/>
            <w:gridSpan w:val="2"/>
            <w:tcBorders>
              <w:left w:val="single" w:sz="6" w:space="0" w:color="auto"/>
            </w:tcBorders>
          </w:tcPr>
          <w:p w14:paraId="5A084B3E"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0B3B82D6" w14:textId="77777777"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05170225"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B543A6" w14:paraId="417788C2" w14:textId="77777777" w:rsidTr="001963E9">
        <w:tc>
          <w:tcPr>
            <w:tcW w:w="700" w:type="dxa"/>
            <w:tcBorders>
              <w:left w:val="single" w:sz="12" w:space="0" w:color="auto"/>
            </w:tcBorders>
          </w:tcPr>
          <w:p w14:paraId="1ED16995" w14:textId="1EE05542"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6</w:t>
            </w:r>
          </w:p>
        </w:tc>
        <w:tc>
          <w:tcPr>
            <w:tcW w:w="1296" w:type="dxa"/>
            <w:gridSpan w:val="3"/>
          </w:tcPr>
          <w:p w14:paraId="62CC2F9A" w14:textId="1441FB96"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IMU_NRST</w:t>
            </w:r>
          </w:p>
        </w:tc>
        <w:tc>
          <w:tcPr>
            <w:tcW w:w="2849" w:type="dxa"/>
            <w:gridSpan w:val="2"/>
            <w:tcBorders>
              <w:right w:val="single" w:sz="6" w:space="0" w:color="auto"/>
            </w:tcBorders>
          </w:tcPr>
          <w:p w14:paraId="4E4B02CF" w14:textId="12475D65"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Negative Reset Status</w:t>
            </w:r>
          </w:p>
        </w:tc>
        <w:tc>
          <w:tcPr>
            <w:tcW w:w="698" w:type="dxa"/>
            <w:gridSpan w:val="2"/>
            <w:tcBorders>
              <w:left w:val="single" w:sz="6" w:space="0" w:color="auto"/>
            </w:tcBorders>
          </w:tcPr>
          <w:p w14:paraId="2EB78D33"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52B0BABD" w14:textId="77777777"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60F8BD00"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B543A6" w14:paraId="7B0172BF" w14:textId="77777777" w:rsidTr="001963E9">
        <w:tc>
          <w:tcPr>
            <w:tcW w:w="700" w:type="dxa"/>
            <w:tcBorders>
              <w:left w:val="single" w:sz="12" w:space="0" w:color="auto"/>
            </w:tcBorders>
          </w:tcPr>
          <w:p w14:paraId="21C65990" w14:textId="03939B90" w:rsidR="00B543A6" w:rsidRPr="00B543A6" w:rsidRDefault="00B543A6" w:rsidP="00B543A6">
            <w:pPr>
              <w:tabs>
                <w:tab w:val="center" w:pos="262"/>
                <w:tab w:val="left" w:pos="1800"/>
              </w:tabs>
              <w:spacing w:line="440" w:lineRule="exact"/>
              <w:contextualSpacing/>
              <w:rPr>
                <w:rFonts w:asciiTheme="minorHAnsi" w:hAnsiTheme="minorHAnsi" w:cstheme="minorHAnsi"/>
                <w:color w:val="auto"/>
                <w:sz w:val="20"/>
                <w:szCs w:val="20"/>
              </w:rPr>
            </w:pPr>
            <w:r w:rsidRPr="00B543A6">
              <w:rPr>
                <w:rFonts w:asciiTheme="minorHAnsi" w:hAnsiTheme="minorHAnsi"/>
                <w:sz w:val="20"/>
                <w:szCs w:val="20"/>
              </w:rPr>
              <w:t>7</w:t>
            </w:r>
          </w:p>
        </w:tc>
        <w:tc>
          <w:tcPr>
            <w:tcW w:w="1296" w:type="dxa"/>
            <w:gridSpan w:val="3"/>
          </w:tcPr>
          <w:p w14:paraId="5166B00B" w14:textId="7AE6F044" w:rsidR="00B543A6" w:rsidRPr="00B543A6" w:rsidRDefault="00B543A6" w:rsidP="00B543A6">
            <w:pPr>
              <w:tabs>
                <w:tab w:val="left" w:pos="1800"/>
              </w:tabs>
              <w:spacing w:line="440" w:lineRule="exact"/>
              <w:contextualSpacing/>
              <w:rPr>
                <w:rFonts w:asciiTheme="minorHAnsi" w:hAnsiTheme="minorHAnsi" w:cstheme="minorHAnsi"/>
                <w:sz w:val="20"/>
                <w:szCs w:val="20"/>
              </w:rPr>
            </w:pPr>
            <w:r w:rsidRPr="00B543A6">
              <w:rPr>
                <w:rFonts w:asciiTheme="minorHAnsi" w:hAnsiTheme="minorHAnsi"/>
                <w:sz w:val="20"/>
                <w:szCs w:val="20"/>
              </w:rPr>
              <w:t>IMU_L?</w:t>
            </w:r>
          </w:p>
        </w:tc>
        <w:tc>
          <w:tcPr>
            <w:tcW w:w="2849" w:type="dxa"/>
            <w:gridSpan w:val="2"/>
            <w:tcBorders>
              <w:right w:val="single" w:sz="6" w:space="0" w:color="auto"/>
            </w:tcBorders>
          </w:tcPr>
          <w:p w14:paraId="6B7C81D1" w14:textId="72529532"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r w:rsidRPr="00B543A6">
              <w:rPr>
                <w:rFonts w:asciiTheme="minorHAnsi" w:hAnsiTheme="minorHAnsi"/>
                <w:sz w:val="20"/>
                <w:szCs w:val="20"/>
              </w:rPr>
              <w:t>IMU LED</w:t>
            </w:r>
          </w:p>
        </w:tc>
        <w:tc>
          <w:tcPr>
            <w:tcW w:w="698" w:type="dxa"/>
            <w:gridSpan w:val="2"/>
            <w:tcBorders>
              <w:left w:val="single" w:sz="6" w:space="0" w:color="auto"/>
            </w:tcBorders>
          </w:tcPr>
          <w:p w14:paraId="228D1761"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19C69FCF" w14:textId="77777777" w:rsidR="00B543A6" w:rsidRPr="00B543A6" w:rsidRDefault="00B543A6" w:rsidP="00B543A6">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73ED8B2F" w14:textId="77777777" w:rsidR="00B543A6" w:rsidRPr="00B543A6" w:rsidRDefault="00B543A6" w:rsidP="00B543A6">
            <w:pPr>
              <w:tabs>
                <w:tab w:val="left" w:pos="1800"/>
              </w:tabs>
              <w:spacing w:line="440" w:lineRule="exact"/>
              <w:contextualSpacing/>
              <w:rPr>
                <w:rFonts w:asciiTheme="minorHAnsi" w:hAnsiTheme="minorHAnsi" w:cstheme="minorHAnsi"/>
                <w:color w:val="auto"/>
                <w:sz w:val="20"/>
                <w:szCs w:val="20"/>
              </w:rPr>
            </w:pPr>
          </w:p>
        </w:tc>
      </w:tr>
      <w:tr w:rsidR="00B543A6" w:rsidRPr="00B543A6" w14:paraId="2406D7FC" w14:textId="77777777" w:rsidTr="001963E9">
        <w:tc>
          <w:tcPr>
            <w:tcW w:w="700" w:type="dxa"/>
            <w:tcBorders>
              <w:left w:val="single" w:sz="12" w:space="0" w:color="auto"/>
            </w:tcBorders>
          </w:tcPr>
          <w:p w14:paraId="1CB0EB18" w14:textId="4C8FC2C8" w:rsidR="00B543A6" w:rsidRPr="00B543A6" w:rsidRDefault="00B543A6" w:rsidP="00BE24B1">
            <w:pPr>
              <w:tabs>
                <w:tab w:val="center" w:pos="262"/>
                <w:tab w:val="left" w:pos="1800"/>
              </w:tabs>
              <w:spacing w:line="440" w:lineRule="exact"/>
              <w:contextualSpacing/>
              <w:rPr>
                <w:rFonts w:asciiTheme="minorHAnsi" w:hAnsiTheme="minorHAnsi" w:cstheme="minorHAnsi"/>
                <w:color w:val="auto"/>
                <w:sz w:val="20"/>
                <w:szCs w:val="20"/>
              </w:rPr>
            </w:pPr>
          </w:p>
        </w:tc>
        <w:tc>
          <w:tcPr>
            <w:tcW w:w="1296" w:type="dxa"/>
            <w:gridSpan w:val="3"/>
          </w:tcPr>
          <w:p w14:paraId="4A37C379" w14:textId="7940F8A5" w:rsidR="00B543A6" w:rsidRPr="00B543A6" w:rsidRDefault="00B543A6" w:rsidP="00BE24B1">
            <w:pPr>
              <w:tabs>
                <w:tab w:val="left" w:pos="1800"/>
              </w:tabs>
              <w:spacing w:line="440" w:lineRule="exact"/>
              <w:contextualSpacing/>
              <w:rPr>
                <w:rFonts w:asciiTheme="minorHAnsi" w:hAnsiTheme="minorHAnsi" w:cstheme="minorHAnsi"/>
                <w:sz w:val="20"/>
                <w:szCs w:val="20"/>
              </w:rPr>
            </w:pPr>
          </w:p>
        </w:tc>
        <w:tc>
          <w:tcPr>
            <w:tcW w:w="2849" w:type="dxa"/>
            <w:gridSpan w:val="2"/>
            <w:tcBorders>
              <w:right w:val="single" w:sz="6" w:space="0" w:color="auto"/>
            </w:tcBorders>
          </w:tcPr>
          <w:p w14:paraId="5852C4EF" w14:textId="27AED57E" w:rsidR="00B543A6" w:rsidRPr="00B543A6" w:rsidRDefault="00B543A6" w:rsidP="00BE24B1">
            <w:pPr>
              <w:tabs>
                <w:tab w:val="left" w:pos="1800"/>
              </w:tabs>
              <w:spacing w:line="440" w:lineRule="exact"/>
              <w:contextualSpacing/>
              <w:jc w:val="both"/>
              <w:rPr>
                <w:rFonts w:asciiTheme="minorHAnsi" w:hAnsiTheme="minorHAnsi" w:cstheme="minorHAnsi"/>
                <w:sz w:val="20"/>
                <w:szCs w:val="20"/>
              </w:rPr>
            </w:pPr>
          </w:p>
        </w:tc>
        <w:tc>
          <w:tcPr>
            <w:tcW w:w="698" w:type="dxa"/>
            <w:gridSpan w:val="2"/>
            <w:tcBorders>
              <w:left w:val="single" w:sz="6" w:space="0" w:color="auto"/>
            </w:tcBorders>
          </w:tcPr>
          <w:p w14:paraId="7A59E5B4" w14:textId="77777777" w:rsidR="00B543A6" w:rsidRPr="00B543A6" w:rsidRDefault="00B543A6" w:rsidP="00BE24B1">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65CE2545" w14:textId="77777777" w:rsidR="00B543A6" w:rsidRPr="00B543A6" w:rsidRDefault="00B543A6" w:rsidP="00BE24B1">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3078C413" w14:textId="77777777" w:rsidR="00B543A6" w:rsidRPr="00B543A6" w:rsidRDefault="00B543A6" w:rsidP="00BE24B1">
            <w:pPr>
              <w:tabs>
                <w:tab w:val="left" w:pos="1800"/>
              </w:tabs>
              <w:spacing w:line="440" w:lineRule="exact"/>
              <w:contextualSpacing/>
              <w:rPr>
                <w:rFonts w:asciiTheme="minorHAnsi" w:hAnsiTheme="minorHAnsi" w:cstheme="minorHAnsi"/>
                <w:color w:val="auto"/>
                <w:sz w:val="20"/>
                <w:szCs w:val="20"/>
              </w:rPr>
            </w:pPr>
          </w:p>
        </w:tc>
      </w:tr>
      <w:tr w:rsidR="00B543A6" w:rsidRPr="00B543A6" w14:paraId="56327EEC" w14:textId="77777777" w:rsidTr="001963E9">
        <w:tc>
          <w:tcPr>
            <w:tcW w:w="700" w:type="dxa"/>
            <w:tcBorders>
              <w:left w:val="single" w:sz="12" w:space="0" w:color="auto"/>
            </w:tcBorders>
          </w:tcPr>
          <w:p w14:paraId="3598922C" w14:textId="5A18D889" w:rsidR="00B543A6" w:rsidRPr="00B543A6" w:rsidRDefault="00B543A6" w:rsidP="00BE24B1">
            <w:pPr>
              <w:tabs>
                <w:tab w:val="center" w:pos="262"/>
                <w:tab w:val="left" w:pos="1800"/>
              </w:tabs>
              <w:spacing w:line="440" w:lineRule="exact"/>
              <w:contextualSpacing/>
              <w:rPr>
                <w:rFonts w:asciiTheme="minorHAnsi" w:hAnsiTheme="minorHAnsi" w:cstheme="minorHAnsi"/>
                <w:color w:val="auto"/>
                <w:sz w:val="20"/>
                <w:szCs w:val="20"/>
              </w:rPr>
            </w:pPr>
          </w:p>
        </w:tc>
        <w:tc>
          <w:tcPr>
            <w:tcW w:w="1296" w:type="dxa"/>
            <w:gridSpan w:val="3"/>
          </w:tcPr>
          <w:p w14:paraId="392C8198" w14:textId="5523D114" w:rsidR="00B543A6" w:rsidRPr="00B543A6" w:rsidRDefault="00B543A6" w:rsidP="00BE24B1">
            <w:pPr>
              <w:tabs>
                <w:tab w:val="left" w:pos="1800"/>
              </w:tabs>
              <w:spacing w:line="440" w:lineRule="exact"/>
              <w:contextualSpacing/>
              <w:rPr>
                <w:rFonts w:asciiTheme="minorHAnsi" w:hAnsiTheme="minorHAnsi"/>
                <w:sz w:val="20"/>
                <w:szCs w:val="20"/>
              </w:rPr>
            </w:pPr>
          </w:p>
        </w:tc>
        <w:tc>
          <w:tcPr>
            <w:tcW w:w="2849" w:type="dxa"/>
            <w:gridSpan w:val="2"/>
            <w:tcBorders>
              <w:right w:val="single" w:sz="6" w:space="0" w:color="auto"/>
            </w:tcBorders>
          </w:tcPr>
          <w:p w14:paraId="7B74755D" w14:textId="423061C6" w:rsidR="00B543A6" w:rsidRPr="00B543A6" w:rsidRDefault="00B543A6" w:rsidP="00BE24B1">
            <w:pPr>
              <w:tabs>
                <w:tab w:val="left" w:pos="1800"/>
              </w:tabs>
              <w:spacing w:line="440" w:lineRule="exact"/>
              <w:contextualSpacing/>
              <w:jc w:val="both"/>
              <w:rPr>
                <w:rFonts w:asciiTheme="minorHAnsi" w:hAnsiTheme="minorHAnsi"/>
                <w:sz w:val="20"/>
                <w:szCs w:val="20"/>
              </w:rPr>
            </w:pPr>
          </w:p>
        </w:tc>
        <w:tc>
          <w:tcPr>
            <w:tcW w:w="698" w:type="dxa"/>
            <w:gridSpan w:val="2"/>
            <w:tcBorders>
              <w:left w:val="single" w:sz="6" w:space="0" w:color="auto"/>
            </w:tcBorders>
          </w:tcPr>
          <w:p w14:paraId="3DC76620" w14:textId="77777777" w:rsidR="00B543A6" w:rsidRPr="00B543A6" w:rsidRDefault="00B543A6" w:rsidP="00BE24B1">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25A59E7C" w14:textId="77777777" w:rsidR="00B543A6" w:rsidRPr="00B543A6" w:rsidRDefault="00B543A6" w:rsidP="00BE24B1">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5DBDD21D" w14:textId="77777777" w:rsidR="00B543A6" w:rsidRPr="00B543A6" w:rsidRDefault="00B543A6" w:rsidP="00BE24B1">
            <w:pPr>
              <w:tabs>
                <w:tab w:val="left" w:pos="1800"/>
              </w:tabs>
              <w:spacing w:line="440" w:lineRule="exact"/>
              <w:contextualSpacing/>
              <w:rPr>
                <w:rFonts w:asciiTheme="minorHAnsi" w:hAnsiTheme="minorHAnsi" w:cstheme="minorHAnsi"/>
                <w:color w:val="auto"/>
                <w:sz w:val="20"/>
                <w:szCs w:val="20"/>
              </w:rPr>
            </w:pPr>
          </w:p>
        </w:tc>
      </w:tr>
      <w:tr w:rsidR="001963E9" w:rsidRPr="00B543A6" w14:paraId="47C905B6" w14:textId="77777777" w:rsidTr="001963E9">
        <w:tc>
          <w:tcPr>
            <w:tcW w:w="700" w:type="dxa"/>
            <w:tcBorders>
              <w:left w:val="single" w:sz="12" w:space="0" w:color="auto"/>
            </w:tcBorders>
          </w:tcPr>
          <w:p w14:paraId="2C6A6C5A" w14:textId="77777777" w:rsidR="001963E9" w:rsidRPr="00B543A6" w:rsidRDefault="001963E9" w:rsidP="00BE24B1">
            <w:pPr>
              <w:tabs>
                <w:tab w:val="center" w:pos="262"/>
                <w:tab w:val="left" w:pos="1800"/>
              </w:tabs>
              <w:spacing w:line="440" w:lineRule="exact"/>
              <w:contextualSpacing/>
              <w:rPr>
                <w:rFonts w:asciiTheme="minorHAnsi" w:hAnsiTheme="minorHAnsi" w:cstheme="minorHAnsi"/>
                <w:color w:val="auto"/>
                <w:sz w:val="20"/>
                <w:szCs w:val="20"/>
              </w:rPr>
            </w:pPr>
          </w:p>
        </w:tc>
        <w:tc>
          <w:tcPr>
            <w:tcW w:w="1296" w:type="dxa"/>
            <w:gridSpan w:val="3"/>
          </w:tcPr>
          <w:p w14:paraId="09CB8DE4" w14:textId="77777777" w:rsidR="001963E9" w:rsidRPr="00B543A6" w:rsidRDefault="001963E9" w:rsidP="00BE24B1">
            <w:pPr>
              <w:tabs>
                <w:tab w:val="left" w:pos="1800"/>
              </w:tabs>
              <w:spacing w:line="440" w:lineRule="exact"/>
              <w:contextualSpacing/>
              <w:rPr>
                <w:rFonts w:asciiTheme="minorHAnsi" w:hAnsiTheme="minorHAnsi"/>
                <w:sz w:val="20"/>
                <w:szCs w:val="20"/>
              </w:rPr>
            </w:pPr>
          </w:p>
        </w:tc>
        <w:tc>
          <w:tcPr>
            <w:tcW w:w="2849" w:type="dxa"/>
            <w:gridSpan w:val="2"/>
            <w:tcBorders>
              <w:right w:val="single" w:sz="6" w:space="0" w:color="auto"/>
            </w:tcBorders>
          </w:tcPr>
          <w:p w14:paraId="610F2B75" w14:textId="77777777" w:rsidR="001963E9" w:rsidRPr="00B543A6" w:rsidRDefault="001963E9" w:rsidP="00BE24B1">
            <w:pPr>
              <w:tabs>
                <w:tab w:val="left" w:pos="1800"/>
              </w:tabs>
              <w:spacing w:line="440" w:lineRule="exact"/>
              <w:contextualSpacing/>
              <w:jc w:val="both"/>
              <w:rPr>
                <w:rFonts w:asciiTheme="minorHAnsi" w:hAnsiTheme="minorHAnsi"/>
                <w:sz w:val="20"/>
                <w:szCs w:val="20"/>
              </w:rPr>
            </w:pPr>
          </w:p>
        </w:tc>
        <w:tc>
          <w:tcPr>
            <w:tcW w:w="698" w:type="dxa"/>
            <w:gridSpan w:val="2"/>
            <w:tcBorders>
              <w:left w:val="single" w:sz="6" w:space="0" w:color="auto"/>
            </w:tcBorders>
          </w:tcPr>
          <w:p w14:paraId="1E031A39" w14:textId="77777777" w:rsidR="001963E9" w:rsidRPr="00B543A6" w:rsidRDefault="001963E9" w:rsidP="00BE24B1">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7811B3B4" w14:textId="77777777" w:rsidR="001963E9" w:rsidRPr="00B543A6" w:rsidRDefault="001963E9" w:rsidP="00BE24B1">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5A27E6AB" w14:textId="77777777" w:rsidR="001963E9" w:rsidRPr="00B543A6" w:rsidRDefault="001963E9" w:rsidP="00BE24B1">
            <w:pPr>
              <w:tabs>
                <w:tab w:val="left" w:pos="1800"/>
              </w:tabs>
              <w:spacing w:line="440" w:lineRule="exact"/>
              <w:contextualSpacing/>
              <w:rPr>
                <w:rFonts w:asciiTheme="minorHAnsi" w:hAnsiTheme="minorHAnsi" w:cstheme="minorHAnsi"/>
                <w:color w:val="auto"/>
                <w:sz w:val="20"/>
                <w:szCs w:val="20"/>
              </w:rPr>
            </w:pPr>
          </w:p>
        </w:tc>
      </w:tr>
      <w:tr w:rsidR="001963E9" w:rsidRPr="00B543A6" w14:paraId="64CD0277" w14:textId="77777777" w:rsidTr="001963E9">
        <w:tc>
          <w:tcPr>
            <w:tcW w:w="700" w:type="dxa"/>
            <w:tcBorders>
              <w:left w:val="single" w:sz="12" w:space="0" w:color="auto"/>
            </w:tcBorders>
          </w:tcPr>
          <w:p w14:paraId="05ECFDEC" w14:textId="77777777" w:rsidR="001963E9" w:rsidRPr="00B543A6" w:rsidRDefault="001963E9" w:rsidP="00BE24B1">
            <w:pPr>
              <w:tabs>
                <w:tab w:val="center" w:pos="262"/>
                <w:tab w:val="left" w:pos="1800"/>
              </w:tabs>
              <w:spacing w:line="440" w:lineRule="exact"/>
              <w:contextualSpacing/>
              <w:rPr>
                <w:rFonts w:asciiTheme="minorHAnsi" w:hAnsiTheme="minorHAnsi" w:cstheme="minorHAnsi"/>
                <w:color w:val="auto"/>
                <w:sz w:val="20"/>
                <w:szCs w:val="20"/>
              </w:rPr>
            </w:pPr>
          </w:p>
        </w:tc>
        <w:tc>
          <w:tcPr>
            <w:tcW w:w="1296" w:type="dxa"/>
            <w:gridSpan w:val="3"/>
          </w:tcPr>
          <w:p w14:paraId="6FD6024D" w14:textId="77777777" w:rsidR="001963E9" w:rsidRPr="00B543A6" w:rsidRDefault="001963E9" w:rsidP="00BE24B1">
            <w:pPr>
              <w:tabs>
                <w:tab w:val="left" w:pos="1800"/>
              </w:tabs>
              <w:spacing w:line="440" w:lineRule="exact"/>
              <w:contextualSpacing/>
              <w:rPr>
                <w:rFonts w:asciiTheme="minorHAnsi" w:hAnsiTheme="minorHAnsi"/>
                <w:sz w:val="20"/>
                <w:szCs w:val="20"/>
              </w:rPr>
            </w:pPr>
          </w:p>
        </w:tc>
        <w:tc>
          <w:tcPr>
            <w:tcW w:w="2849" w:type="dxa"/>
            <w:gridSpan w:val="2"/>
            <w:tcBorders>
              <w:right w:val="single" w:sz="6" w:space="0" w:color="auto"/>
            </w:tcBorders>
          </w:tcPr>
          <w:p w14:paraId="00232D53" w14:textId="77777777" w:rsidR="001963E9" w:rsidRPr="00B543A6" w:rsidRDefault="001963E9" w:rsidP="00BE24B1">
            <w:pPr>
              <w:tabs>
                <w:tab w:val="left" w:pos="1800"/>
              </w:tabs>
              <w:spacing w:line="440" w:lineRule="exact"/>
              <w:contextualSpacing/>
              <w:jc w:val="both"/>
              <w:rPr>
                <w:rFonts w:asciiTheme="minorHAnsi" w:hAnsiTheme="minorHAnsi"/>
                <w:sz w:val="20"/>
                <w:szCs w:val="20"/>
              </w:rPr>
            </w:pPr>
          </w:p>
        </w:tc>
        <w:tc>
          <w:tcPr>
            <w:tcW w:w="698" w:type="dxa"/>
            <w:gridSpan w:val="2"/>
            <w:tcBorders>
              <w:left w:val="single" w:sz="6" w:space="0" w:color="auto"/>
            </w:tcBorders>
          </w:tcPr>
          <w:p w14:paraId="608E8B9D" w14:textId="77777777" w:rsidR="001963E9" w:rsidRPr="00B543A6" w:rsidRDefault="001963E9" w:rsidP="00BE24B1">
            <w:pPr>
              <w:tabs>
                <w:tab w:val="left" w:pos="1800"/>
              </w:tabs>
              <w:spacing w:line="440" w:lineRule="exact"/>
              <w:contextualSpacing/>
              <w:rPr>
                <w:rFonts w:asciiTheme="minorHAnsi" w:hAnsiTheme="minorHAnsi" w:cstheme="minorHAnsi"/>
                <w:color w:val="auto"/>
                <w:sz w:val="20"/>
                <w:szCs w:val="20"/>
              </w:rPr>
            </w:pPr>
          </w:p>
        </w:tc>
        <w:tc>
          <w:tcPr>
            <w:tcW w:w="960" w:type="dxa"/>
            <w:gridSpan w:val="2"/>
          </w:tcPr>
          <w:p w14:paraId="578EE44C" w14:textId="77777777" w:rsidR="001963E9" w:rsidRPr="00B543A6" w:rsidRDefault="001963E9" w:rsidP="00BE24B1">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1FD90CCE" w14:textId="77777777" w:rsidR="001963E9" w:rsidRPr="00B543A6" w:rsidRDefault="001963E9" w:rsidP="00BE24B1">
            <w:pPr>
              <w:tabs>
                <w:tab w:val="left" w:pos="1800"/>
              </w:tabs>
              <w:spacing w:line="440" w:lineRule="exact"/>
              <w:contextualSpacing/>
              <w:rPr>
                <w:rFonts w:asciiTheme="minorHAnsi" w:hAnsiTheme="minorHAnsi" w:cstheme="minorHAnsi"/>
                <w:color w:val="auto"/>
                <w:sz w:val="20"/>
                <w:szCs w:val="20"/>
              </w:rPr>
            </w:pPr>
          </w:p>
        </w:tc>
      </w:tr>
      <w:tr w:rsidR="001963E9" w:rsidRPr="00B543A6" w14:paraId="75B4994F" w14:textId="77777777" w:rsidTr="001963E9">
        <w:tc>
          <w:tcPr>
            <w:tcW w:w="700" w:type="dxa"/>
            <w:tcBorders>
              <w:left w:val="single" w:sz="12" w:space="0" w:color="auto"/>
              <w:bottom w:val="single" w:sz="12" w:space="0" w:color="auto"/>
            </w:tcBorders>
          </w:tcPr>
          <w:p w14:paraId="0F3226CE" w14:textId="77777777" w:rsidR="001963E9" w:rsidRPr="00B543A6" w:rsidRDefault="001963E9" w:rsidP="00BE24B1">
            <w:pPr>
              <w:tabs>
                <w:tab w:val="center" w:pos="262"/>
                <w:tab w:val="left" w:pos="1800"/>
              </w:tabs>
              <w:spacing w:line="440" w:lineRule="exact"/>
              <w:contextualSpacing/>
              <w:rPr>
                <w:rFonts w:asciiTheme="minorHAnsi" w:hAnsiTheme="minorHAnsi" w:cstheme="minorHAnsi"/>
                <w:color w:val="auto"/>
                <w:sz w:val="20"/>
                <w:szCs w:val="20"/>
              </w:rPr>
            </w:pPr>
          </w:p>
        </w:tc>
        <w:tc>
          <w:tcPr>
            <w:tcW w:w="1296" w:type="dxa"/>
            <w:gridSpan w:val="3"/>
            <w:tcBorders>
              <w:bottom w:val="single" w:sz="12" w:space="0" w:color="auto"/>
            </w:tcBorders>
          </w:tcPr>
          <w:p w14:paraId="12075E84" w14:textId="77777777" w:rsidR="001963E9" w:rsidRPr="00B543A6" w:rsidRDefault="001963E9" w:rsidP="00BE24B1">
            <w:pPr>
              <w:tabs>
                <w:tab w:val="left" w:pos="1800"/>
              </w:tabs>
              <w:spacing w:line="440" w:lineRule="exact"/>
              <w:contextualSpacing/>
              <w:rPr>
                <w:rFonts w:asciiTheme="minorHAnsi" w:hAnsiTheme="minorHAnsi"/>
                <w:sz w:val="20"/>
                <w:szCs w:val="20"/>
              </w:rPr>
            </w:pPr>
          </w:p>
        </w:tc>
        <w:tc>
          <w:tcPr>
            <w:tcW w:w="2849" w:type="dxa"/>
            <w:gridSpan w:val="2"/>
            <w:tcBorders>
              <w:bottom w:val="single" w:sz="12" w:space="0" w:color="auto"/>
              <w:right w:val="single" w:sz="6" w:space="0" w:color="auto"/>
            </w:tcBorders>
          </w:tcPr>
          <w:p w14:paraId="3FC1B1D7" w14:textId="77777777" w:rsidR="001963E9" w:rsidRPr="00B543A6" w:rsidRDefault="001963E9" w:rsidP="00BE24B1">
            <w:pPr>
              <w:tabs>
                <w:tab w:val="left" w:pos="1800"/>
              </w:tabs>
              <w:spacing w:line="440" w:lineRule="exact"/>
              <w:contextualSpacing/>
              <w:jc w:val="both"/>
              <w:rPr>
                <w:rFonts w:asciiTheme="minorHAnsi" w:hAnsiTheme="minorHAnsi"/>
                <w:sz w:val="20"/>
                <w:szCs w:val="20"/>
              </w:rPr>
            </w:pPr>
          </w:p>
        </w:tc>
        <w:tc>
          <w:tcPr>
            <w:tcW w:w="698" w:type="dxa"/>
            <w:gridSpan w:val="2"/>
            <w:tcBorders>
              <w:left w:val="single" w:sz="6" w:space="0" w:color="auto"/>
              <w:bottom w:val="single" w:sz="12" w:space="0" w:color="auto"/>
            </w:tcBorders>
          </w:tcPr>
          <w:p w14:paraId="04D04E50" w14:textId="77777777" w:rsidR="001963E9" w:rsidRPr="00B543A6" w:rsidRDefault="001963E9" w:rsidP="00BE24B1">
            <w:pPr>
              <w:tabs>
                <w:tab w:val="left" w:pos="1800"/>
              </w:tabs>
              <w:spacing w:line="440" w:lineRule="exact"/>
              <w:contextualSpacing/>
              <w:rPr>
                <w:rFonts w:asciiTheme="minorHAnsi" w:hAnsiTheme="minorHAnsi" w:cstheme="minorHAnsi"/>
                <w:color w:val="auto"/>
                <w:sz w:val="20"/>
                <w:szCs w:val="20"/>
              </w:rPr>
            </w:pPr>
          </w:p>
        </w:tc>
        <w:tc>
          <w:tcPr>
            <w:tcW w:w="960" w:type="dxa"/>
            <w:gridSpan w:val="2"/>
            <w:tcBorders>
              <w:bottom w:val="single" w:sz="12" w:space="0" w:color="auto"/>
            </w:tcBorders>
          </w:tcPr>
          <w:p w14:paraId="4659184C" w14:textId="77777777" w:rsidR="001963E9" w:rsidRPr="00B543A6" w:rsidRDefault="001963E9" w:rsidP="00BE24B1">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bottom w:val="single" w:sz="12" w:space="0" w:color="auto"/>
              <w:right w:val="single" w:sz="12" w:space="0" w:color="auto"/>
            </w:tcBorders>
          </w:tcPr>
          <w:p w14:paraId="6305EF27" w14:textId="77777777" w:rsidR="001963E9" w:rsidRPr="00B543A6" w:rsidRDefault="001963E9" w:rsidP="00BE24B1">
            <w:pPr>
              <w:tabs>
                <w:tab w:val="left" w:pos="1800"/>
              </w:tabs>
              <w:spacing w:line="440" w:lineRule="exact"/>
              <w:contextualSpacing/>
              <w:rPr>
                <w:rFonts w:asciiTheme="minorHAnsi" w:hAnsiTheme="minorHAnsi" w:cstheme="minorHAnsi"/>
                <w:color w:val="auto"/>
                <w:sz w:val="20"/>
                <w:szCs w:val="20"/>
              </w:rPr>
            </w:pPr>
          </w:p>
        </w:tc>
      </w:tr>
    </w:tbl>
    <w:p w14:paraId="1899F440" w14:textId="47428D7B" w:rsidR="00CF3EFF" w:rsidRDefault="00CF3EFF">
      <w:pPr>
        <w:rPr>
          <w:rFonts w:asciiTheme="minorHAnsi" w:hAnsiTheme="minorHAnsi" w:cstheme="minorHAnsi"/>
        </w:rPr>
      </w:pPr>
      <w:r>
        <w:rPr>
          <w:rFonts w:asciiTheme="minorHAnsi" w:hAnsiTheme="minorHAnsi" w:cstheme="minorHAnsi"/>
        </w:rPr>
        <w:br w:type="page"/>
      </w:r>
    </w:p>
    <w:tbl>
      <w:tblPr>
        <w:tblStyle w:val="TableGrid"/>
        <w:tblW w:w="945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1296"/>
        <w:gridCol w:w="2849"/>
        <w:gridCol w:w="698"/>
        <w:gridCol w:w="960"/>
        <w:gridCol w:w="2952"/>
      </w:tblGrid>
      <w:tr w:rsidR="001963E9" w:rsidRPr="00AC79A4" w14:paraId="69D5379B" w14:textId="77777777" w:rsidTr="001963E9">
        <w:trPr>
          <w:trHeight w:val="432"/>
        </w:trPr>
        <w:tc>
          <w:tcPr>
            <w:tcW w:w="9455" w:type="dxa"/>
            <w:gridSpan w:val="6"/>
            <w:tcBorders>
              <w:bottom w:val="single" w:sz="12" w:space="0" w:color="auto"/>
            </w:tcBorders>
            <w:vAlign w:val="center"/>
          </w:tcPr>
          <w:p w14:paraId="0BEBA2E7" w14:textId="418C5EC1" w:rsidR="001963E9" w:rsidRPr="00AC79A4" w:rsidRDefault="001963E9" w:rsidP="001963E9">
            <w:pPr>
              <w:pStyle w:val="ListParagraph"/>
              <w:numPr>
                <w:ilvl w:val="3"/>
                <w:numId w:val="17"/>
              </w:numPr>
              <w:spacing w:after="120" w:line="440" w:lineRule="exact"/>
              <w:ind w:left="1610" w:hanging="962"/>
              <w:contextualSpacing/>
              <w:rPr>
                <w:rFonts w:asciiTheme="minorHAnsi" w:hAnsiTheme="minorHAnsi" w:cstheme="minorHAnsi"/>
                <w:b/>
                <w:bCs/>
                <w:color w:val="auto"/>
                <w:sz w:val="20"/>
                <w:szCs w:val="20"/>
              </w:rPr>
            </w:pPr>
            <w:r w:rsidRPr="00AC79A4">
              <w:rPr>
                <w:rFonts w:asciiTheme="minorHAnsi" w:hAnsiTheme="minorHAnsi" w:cstheme="minorHAnsi"/>
                <w:u w:val="single"/>
              </w:rPr>
              <w:lastRenderedPageBreak/>
              <w:t>Net Label/ Port Name</w:t>
            </w:r>
            <w:r>
              <w:rPr>
                <w:rFonts w:asciiTheme="minorHAnsi" w:hAnsiTheme="minorHAnsi" w:cstheme="minorHAnsi"/>
                <w:u w:val="single"/>
              </w:rPr>
              <w:t xml:space="preserve">: </w:t>
            </w:r>
            <w:r>
              <w:rPr>
                <w:rFonts w:asciiTheme="minorHAnsi" w:hAnsiTheme="minorHAnsi" w:cstheme="minorHAnsi"/>
                <w:b/>
                <w:bCs/>
              </w:rPr>
              <w:t>UTM</w:t>
            </w:r>
          </w:p>
        </w:tc>
      </w:tr>
      <w:tr w:rsidR="001963E9" w:rsidRPr="00394FBC" w14:paraId="7B4C0227" w14:textId="77777777" w:rsidTr="001963E9">
        <w:tc>
          <w:tcPr>
            <w:tcW w:w="700" w:type="dxa"/>
            <w:tcBorders>
              <w:top w:val="single" w:sz="12" w:space="0" w:color="auto"/>
              <w:left w:val="single" w:sz="12" w:space="0" w:color="auto"/>
              <w:bottom w:val="double" w:sz="4" w:space="0" w:color="auto"/>
            </w:tcBorders>
            <w:vAlign w:val="center"/>
          </w:tcPr>
          <w:p w14:paraId="33C31E49" w14:textId="77777777" w:rsidR="001963E9" w:rsidRPr="005A115B" w:rsidRDefault="001963E9"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Item</w:t>
            </w:r>
          </w:p>
        </w:tc>
        <w:tc>
          <w:tcPr>
            <w:tcW w:w="1296" w:type="dxa"/>
            <w:tcBorders>
              <w:top w:val="single" w:sz="12" w:space="0" w:color="auto"/>
              <w:bottom w:val="double" w:sz="4" w:space="0" w:color="auto"/>
            </w:tcBorders>
            <w:vAlign w:val="center"/>
          </w:tcPr>
          <w:p w14:paraId="5F6D9C5A" w14:textId="77777777" w:rsidR="001963E9" w:rsidRPr="005A115B" w:rsidRDefault="001963E9"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Name</w:t>
            </w:r>
          </w:p>
        </w:tc>
        <w:tc>
          <w:tcPr>
            <w:tcW w:w="2849" w:type="dxa"/>
            <w:tcBorders>
              <w:top w:val="single" w:sz="12" w:space="0" w:color="auto"/>
              <w:bottom w:val="double" w:sz="4" w:space="0" w:color="auto"/>
              <w:right w:val="single" w:sz="6" w:space="0" w:color="auto"/>
            </w:tcBorders>
            <w:vAlign w:val="center"/>
          </w:tcPr>
          <w:p w14:paraId="0B140DA1" w14:textId="77777777" w:rsidR="001963E9" w:rsidRPr="005A115B" w:rsidRDefault="001963E9"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Description</w:t>
            </w:r>
          </w:p>
        </w:tc>
        <w:tc>
          <w:tcPr>
            <w:tcW w:w="698" w:type="dxa"/>
            <w:tcBorders>
              <w:top w:val="single" w:sz="12" w:space="0" w:color="auto"/>
              <w:left w:val="single" w:sz="6" w:space="0" w:color="auto"/>
              <w:bottom w:val="double" w:sz="4" w:space="0" w:color="auto"/>
            </w:tcBorders>
            <w:vAlign w:val="center"/>
          </w:tcPr>
          <w:p w14:paraId="1B5B804E" w14:textId="77777777" w:rsidR="001963E9" w:rsidRPr="00394FBC" w:rsidRDefault="001963E9" w:rsidP="00BE24B1">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Item</w:t>
            </w:r>
          </w:p>
        </w:tc>
        <w:tc>
          <w:tcPr>
            <w:tcW w:w="960" w:type="dxa"/>
            <w:tcBorders>
              <w:top w:val="single" w:sz="12" w:space="0" w:color="auto"/>
              <w:bottom w:val="double" w:sz="4" w:space="0" w:color="auto"/>
            </w:tcBorders>
            <w:vAlign w:val="center"/>
          </w:tcPr>
          <w:p w14:paraId="2055E743" w14:textId="77777777" w:rsidR="001963E9" w:rsidRPr="00394FBC" w:rsidRDefault="001963E9" w:rsidP="00BE24B1">
            <w:pPr>
              <w:spacing w:line="440" w:lineRule="exact"/>
              <w:ind w:right="78"/>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Name</w:t>
            </w:r>
          </w:p>
        </w:tc>
        <w:tc>
          <w:tcPr>
            <w:tcW w:w="2952" w:type="dxa"/>
            <w:tcBorders>
              <w:top w:val="single" w:sz="12" w:space="0" w:color="auto"/>
              <w:bottom w:val="double" w:sz="4" w:space="0" w:color="auto"/>
              <w:right w:val="single" w:sz="12" w:space="0" w:color="auto"/>
            </w:tcBorders>
            <w:vAlign w:val="center"/>
          </w:tcPr>
          <w:p w14:paraId="1A95AE4A" w14:textId="77777777" w:rsidR="001963E9" w:rsidRPr="00394FBC" w:rsidRDefault="001963E9" w:rsidP="00BE24B1">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Description</w:t>
            </w:r>
          </w:p>
        </w:tc>
      </w:tr>
      <w:tr w:rsidR="001963E9" w:rsidRPr="00B543A6" w14:paraId="6F8D54EB" w14:textId="77777777" w:rsidTr="001963E9">
        <w:tc>
          <w:tcPr>
            <w:tcW w:w="700" w:type="dxa"/>
            <w:tcBorders>
              <w:top w:val="double" w:sz="4" w:space="0" w:color="auto"/>
              <w:left w:val="single" w:sz="12" w:space="0" w:color="auto"/>
            </w:tcBorders>
          </w:tcPr>
          <w:p w14:paraId="2DFB97FE" w14:textId="1EDE2A7E" w:rsidR="001963E9" w:rsidRPr="001963E9" w:rsidRDefault="001963E9" w:rsidP="001963E9">
            <w:pPr>
              <w:tabs>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1</w:t>
            </w:r>
          </w:p>
        </w:tc>
        <w:tc>
          <w:tcPr>
            <w:tcW w:w="1296" w:type="dxa"/>
            <w:tcBorders>
              <w:top w:val="double" w:sz="4" w:space="0" w:color="auto"/>
            </w:tcBorders>
          </w:tcPr>
          <w:p w14:paraId="2802AEA3" w14:textId="4C10EA35" w:rsidR="001963E9" w:rsidRPr="001963E9" w:rsidRDefault="001963E9" w:rsidP="001963E9">
            <w:pPr>
              <w:tabs>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TRS</w:t>
            </w:r>
          </w:p>
        </w:tc>
        <w:tc>
          <w:tcPr>
            <w:tcW w:w="2849" w:type="dxa"/>
            <w:tcBorders>
              <w:top w:val="double" w:sz="4" w:space="0" w:color="auto"/>
              <w:right w:val="single" w:sz="6" w:space="0" w:color="auto"/>
            </w:tcBorders>
          </w:tcPr>
          <w:p w14:paraId="09F26202" w14:textId="3FF5C334"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Transducer Signal</w:t>
            </w:r>
          </w:p>
        </w:tc>
        <w:tc>
          <w:tcPr>
            <w:tcW w:w="698" w:type="dxa"/>
            <w:tcBorders>
              <w:top w:val="double" w:sz="4" w:space="0" w:color="auto"/>
              <w:left w:val="single" w:sz="6" w:space="0" w:color="auto"/>
            </w:tcBorders>
          </w:tcPr>
          <w:p w14:paraId="32A6A272"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Borders>
              <w:top w:val="double" w:sz="4" w:space="0" w:color="auto"/>
            </w:tcBorders>
          </w:tcPr>
          <w:p w14:paraId="3DB2C056"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top w:val="double" w:sz="4" w:space="0" w:color="auto"/>
              <w:right w:val="single" w:sz="12" w:space="0" w:color="auto"/>
            </w:tcBorders>
          </w:tcPr>
          <w:p w14:paraId="0D8983AE"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10F4D1A4" w14:textId="77777777" w:rsidTr="001963E9">
        <w:tc>
          <w:tcPr>
            <w:tcW w:w="700" w:type="dxa"/>
            <w:tcBorders>
              <w:left w:val="single" w:sz="12" w:space="0" w:color="auto"/>
            </w:tcBorders>
          </w:tcPr>
          <w:p w14:paraId="1BFFA9BE" w14:textId="524E7476"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2</w:t>
            </w:r>
          </w:p>
        </w:tc>
        <w:tc>
          <w:tcPr>
            <w:tcW w:w="1296" w:type="dxa"/>
          </w:tcPr>
          <w:p w14:paraId="3A1FA6EE" w14:textId="26D6B327" w:rsidR="001963E9" w:rsidRPr="001963E9" w:rsidRDefault="001963E9" w:rsidP="001963E9">
            <w:pPr>
              <w:tabs>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ACQ</w:t>
            </w:r>
          </w:p>
        </w:tc>
        <w:tc>
          <w:tcPr>
            <w:tcW w:w="2849" w:type="dxa"/>
            <w:tcBorders>
              <w:right w:val="single" w:sz="6" w:space="0" w:color="auto"/>
            </w:tcBorders>
          </w:tcPr>
          <w:p w14:paraId="6B53C82F" w14:textId="15A3A24E"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Data Acquisitions Unit</w:t>
            </w:r>
          </w:p>
        </w:tc>
        <w:tc>
          <w:tcPr>
            <w:tcW w:w="698" w:type="dxa"/>
            <w:tcBorders>
              <w:left w:val="single" w:sz="6" w:space="0" w:color="auto"/>
            </w:tcBorders>
          </w:tcPr>
          <w:p w14:paraId="0833971B"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3E38AD2B"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1F58139B"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1735EA88" w14:textId="77777777" w:rsidTr="001963E9">
        <w:tc>
          <w:tcPr>
            <w:tcW w:w="700" w:type="dxa"/>
            <w:tcBorders>
              <w:left w:val="single" w:sz="12" w:space="0" w:color="auto"/>
            </w:tcBorders>
          </w:tcPr>
          <w:p w14:paraId="1B1B3A20" w14:textId="41965A96"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3</w:t>
            </w:r>
          </w:p>
        </w:tc>
        <w:tc>
          <w:tcPr>
            <w:tcW w:w="1296" w:type="dxa"/>
          </w:tcPr>
          <w:p w14:paraId="7E91A447" w14:textId="401DF493"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APG</w:t>
            </w:r>
          </w:p>
        </w:tc>
        <w:tc>
          <w:tcPr>
            <w:tcW w:w="2849" w:type="dxa"/>
            <w:tcBorders>
              <w:right w:val="single" w:sz="6" w:space="0" w:color="auto"/>
            </w:tcBorders>
          </w:tcPr>
          <w:p w14:paraId="34584303" w14:textId="583C7B33"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Analog Pulse Generator</w:t>
            </w:r>
          </w:p>
        </w:tc>
        <w:tc>
          <w:tcPr>
            <w:tcW w:w="698" w:type="dxa"/>
            <w:tcBorders>
              <w:left w:val="single" w:sz="6" w:space="0" w:color="auto"/>
            </w:tcBorders>
          </w:tcPr>
          <w:p w14:paraId="390F9073"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252554C2"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24316D2C"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471E5C0F" w14:textId="77777777" w:rsidTr="001963E9">
        <w:tc>
          <w:tcPr>
            <w:tcW w:w="700" w:type="dxa"/>
            <w:tcBorders>
              <w:left w:val="single" w:sz="12" w:space="0" w:color="auto"/>
            </w:tcBorders>
          </w:tcPr>
          <w:p w14:paraId="0A732A11" w14:textId="234F3E87"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4</w:t>
            </w:r>
          </w:p>
        </w:tc>
        <w:tc>
          <w:tcPr>
            <w:tcW w:w="1296" w:type="dxa"/>
          </w:tcPr>
          <w:p w14:paraId="7F218CAA" w14:textId="321E8335"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DPG</w:t>
            </w:r>
          </w:p>
        </w:tc>
        <w:tc>
          <w:tcPr>
            <w:tcW w:w="2849" w:type="dxa"/>
            <w:tcBorders>
              <w:right w:val="single" w:sz="6" w:space="0" w:color="auto"/>
            </w:tcBorders>
          </w:tcPr>
          <w:p w14:paraId="451E4254" w14:textId="579C4AA4"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Digital Pulse Generator</w:t>
            </w:r>
          </w:p>
        </w:tc>
        <w:tc>
          <w:tcPr>
            <w:tcW w:w="698" w:type="dxa"/>
            <w:tcBorders>
              <w:left w:val="single" w:sz="6" w:space="0" w:color="auto"/>
            </w:tcBorders>
          </w:tcPr>
          <w:p w14:paraId="34E37200"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1499298B"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52DB6E2B"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19E89592" w14:textId="77777777" w:rsidTr="001963E9">
        <w:tc>
          <w:tcPr>
            <w:tcW w:w="700" w:type="dxa"/>
            <w:tcBorders>
              <w:left w:val="single" w:sz="12" w:space="0" w:color="auto"/>
            </w:tcBorders>
          </w:tcPr>
          <w:p w14:paraId="72BE8FA0" w14:textId="21E84CDF"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5</w:t>
            </w:r>
          </w:p>
        </w:tc>
        <w:tc>
          <w:tcPr>
            <w:tcW w:w="1296" w:type="dxa"/>
          </w:tcPr>
          <w:p w14:paraId="1398E7B6" w14:textId="67D9D1F0"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UTM_LEB</w:t>
            </w:r>
          </w:p>
        </w:tc>
        <w:tc>
          <w:tcPr>
            <w:tcW w:w="2849" w:type="dxa"/>
            <w:tcBorders>
              <w:right w:val="single" w:sz="6" w:space="0" w:color="auto"/>
            </w:tcBorders>
          </w:tcPr>
          <w:p w14:paraId="6BFDEAE2" w14:textId="2A57D69B"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Latched/ Enable</w:t>
            </w:r>
          </w:p>
        </w:tc>
        <w:tc>
          <w:tcPr>
            <w:tcW w:w="698" w:type="dxa"/>
            <w:tcBorders>
              <w:left w:val="single" w:sz="6" w:space="0" w:color="auto"/>
            </w:tcBorders>
          </w:tcPr>
          <w:p w14:paraId="0728E208"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4673FF2F"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6B118357"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520AAD13" w14:textId="77777777" w:rsidTr="001963E9">
        <w:tc>
          <w:tcPr>
            <w:tcW w:w="700" w:type="dxa"/>
            <w:tcBorders>
              <w:left w:val="single" w:sz="12" w:space="0" w:color="auto"/>
            </w:tcBorders>
          </w:tcPr>
          <w:p w14:paraId="0ABECA59" w14:textId="06D0B9CD"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6</w:t>
            </w:r>
          </w:p>
        </w:tc>
        <w:tc>
          <w:tcPr>
            <w:tcW w:w="1296" w:type="dxa"/>
          </w:tcPr>
          <w:p w14:paraId="546576AC" w14:textId="10749783"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UTM_CLK</w:t>
            </w:r>
          </w:p>
        </w:tc>
        <w:tc>
          <w:tcPr>
            <w:tcW w:w="2849" w:type="dxa"/>
            <w:tcBorders>
              <w:right w:val="single" w:sz="6" w:space="0" w:color="auto"/>
            </w:tcBorders>
          </w:tcPr>
          <w:p w14:paraId="5386831E" w14:textId="63E52C3E"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Reference Clock</w:t>
            </w:r>
          </w:p>
        </w:tc>
        <w:tc>
          <w:tcPr>
            <w:tcW w:w="698" w:type="dxa"/>
            <w:tcBorders>
              <w:left w:val="single" w:sz="6" w:space="0" w:color="auto"/>
            </w:tcBorders>
          </w:tcPr>
          <w:p w14:paraId="6A60FF8C"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26387C0C"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5FFB9832"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4B2419E4" w14:textId="77777777" w:rsidTr="001963E9">
        <w:tc>
          <w:tcPr>
            <w:tcW w:w="700" w:type="dxa"/>
            <w:tcBorders>
              <w:left w:val="single" w:sz="12" w:space="0" w:color="auto"/>
            </w:tcBorders>
          </w:tcPr>
          <w:p w14:paraId="7E9E95DA" w14:textId="69DF3471"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7</w:t>
            </w:r>
          </w:p>
        </w:tc>
        <w:tc>
          <w:tcPr>
            <w:tcW w:w="1296" w:type="dxa"/>
          </w:tcPr>
          <w:p w14:paraId="24E7D83D" w14:textId="32EBBECC"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UTM_DIN</w:t>
            </w:r>
          </w:p>
        </w:tc>
        <w:tc>
          <w:tcPr>
            <w:tcW w:w="2849" w:type="dxa"/>
            <w:tcBorders>
              <w:right w:val="single" w:sz="6" w:space="0" w:color="auto"/>
            </w:tcBorders>
          </w:tcPr>
          <w:p w14:paraId="6D5F625E" w14:textId="19037998"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General Data Control</w:t>
            </w:r>
          </w:p>
        </w:tc>
        <w:tc>
          <w:tcPr>
            <w:tcW w:w="698" w:type="dxa"/>
            <w:tcBorders>
              <w:left w:val="single" w:sz="6" w:space="0" w:color="auto"/>
            </w:tcBorders>
          </w:tcPr>
          <w:p w14:paraId="7F4D918D"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5DD5D385"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6F20748C"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7C6C8E54" w14:textId="77777777" w:rsidTr="001963E9">
        <w:tc>
          <w:tcPr>
            <w:tcW w:w="700" w:type="dxa"/>
            <w:tcBorders>
              <w:left w:val="single" w:sz="12" w:space="0" w:color="auto"/>
            </w:tcBorders>
          </w:tcPr>
          <w:p w14:paraId="4302238F" w14:textId="355C7BC2"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8</w:t>
            </w:r>
          </w:p>
        </w:tc>
        <w:tc>
          <w:tcPr>
            <w:tcW w:w="1296" w:type="dxa"/>
          </w:tcPr>
          <w:p w14:paraId="441AF5B9" w14:textId="38049C84"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UTM_DI?</w:t>
            </w:r>
          </w:p>
        </w:tc>
        <w:tc>
          <w:tcPr>
            <w:tcW w:w="2849" w:type="dxa"/>
            <w:tcBorders>
              <w:right w:val="single" w:sz="6" w:space="0" w:color="auto"/>
            </w:tcBorders>
          </w:tcPr>
          <w:p w14:paraId="59518CB4" w14:textId="23F54208" w:rsidR="001963E9" w:rsidRPr="001963E9" w:rsidRDefault="001963E9" w:rsidP="001963E9">
            <w:pPr>
              <w:tabs>
                <w:tab w:val="left" w:pos="1800"/>
              </w:tabs>
              <w:spacing w:line="440" w:lineRule="exact"/>
              <w:contextualSpacing/>
              <w:jc w:val="both"/>
              <w:rPr>
                <w:rFonts w:asciiTheme="minorHAnsi" w:hAnsiTheme="minorHAnsi" w:cstheme="minorHAnsi"/>
                <w:sz w:val="20"/>
                <w:szCs w:val="20"/>
              </w:rPr>
            </w:pPr>
            <w:r w:rsidRPr="001963E9">
              <w:rPr>
                <w:rFonts w:asciiTheme="minorHAnsi" w:hAnsiTheme="minorHAnsi"/>
                <w:sz w:val="20"/>
                <w:szCs w:val="20"/>
              </w:rPr>
              <w:t>Data Control Channels n</w:t>
            </w:r>
          </w:p>
        </w:tc>
        <w:tc>
          <w:tcPr>
            <w:tcW w:w="698" w:type="dxa"/>
            <w:tcBorders>
              <w:left w:val="single" w:sz="6" w:space="0" w:color="auto"/>
            </w:tcBorders>
          </w:tcPr>
          <w:p w14:paraId="288FAEB5"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2B2E1D03"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231BCBF7"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0F28935E" w14:textId="77777777" w:rsidTr="001963E9">
        <w:tc>
          <w:tcPr>
            <w:tcW w:w="700" w:type="dxa"/>
            <w:tcBorders>
              <w:left w:val="single" w:sz="12" w:space="0" w:color="auto"/>
            </w:tcBorders>
          </w:tcPr>
          <w:p w14:paraId="6B9D3748" w14:textId="12F2EABA"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9</w:t>
            </w:r>
          </w:p>
        </w:tc>
        <w:tc>
          <w:tcPr>
            <w:tcW w:w="1296" w:type="dxa"/>
          </w:tcPr>
          <w:p w14:paraId="095EAE49" w14:textId="0C238F6E"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UTM_L?</w:t>
            </w:r>
          </w:p>
        </w:tc>
        <w:tc>
          <w:tcPr>
            <w:tcW w:w="2849" w:type="dxa"/>
            <w:tcBorders>
              <w:right w:val="single" w:sz="6" w:space="0" w:color="auto"/>
            </w:tcBorders>
          </w:tcPr>
          <w:p w14:paraId="1050D401" w14:textId="4B4228BB" w:rsidR="001963E9" w:rsidRPr="001963E9" w:rsidRDefault="001963E9" w:rsidP="001963E9">
            <w:pPr>
              <w:tabs>
                <w:tab w:val="left" w:pos="1800"/>
              </w:tabs>
              <w:spacing w:line="440" w:lineRule="exact"/>
              <w:contextualSpacing/>
              <w:jc w:val="both"/>
              <w:rPr>
                <w:rFonts w:asciiTheme="minorHAnsi" w:hAnsiTheme="minorHAnsi" w:cstheme="minorHAnsi"/>
                <w:sz w:val="20"/>
                <w:szCs w:val="20"/>
              </w:rPr>
            </w:pPr>
            <w:r w:rsidRPr="001963E9">
              <w:rPr>
                <w:rFonts w:asciiTheme="minorHAnsi" w:hAnsiTheme="minorHAnsi"/>
                <w:sz w:val="20"/>
                <w:szCs w:val="20"/>
              </w:rPr>
              <w:t>UTM LED</w:t>
            </w:r>
          </w:p>
        </w:tc>
        <w:tc>
          <w:tcPr>
            <w:tcW w:w="698" w:type="dxa"/>
            <w:tcBorders>
              <w:left w:val="single" w:sz="6" w:space="0" w:color="auto"/>
            </w:tcBorders>
          </w:tcPr>
          <w:p w14:paraId="07E1E7A9"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0080E1D7"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6B64A55B"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7EAB50B5" w14:textId="77777777" w:rsidTr="001963E9">
        <w:tc>
          <w:tcPr>
            <w:tcW w:w="700" w:type="dxa"/>
            <w:tcBorders>
              <w:left w:val="single" w:sz="12" w:space="0" w:color="auto"/>
            </w:tcBorders>
          </w:tcPr>
          <w:p w14:paraId="22AA2D2E" w14:textId="4421697F"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10</w:t>
            </w:r>
          </w:p>
        </w:tc>
        <w:tc>
          <w:tcPr>
            <w:tcW w:w="1296" w:type="dxa"/>
          </w:tcPr>
          <w:p w14:paraId="759401BE" w14:textId="50D905A0" w:rsidR="001963E9" w:rsidRPr="001963E9" w:rsidRDefault="001963E9" w:rsidP="001963E9">
            <w:pPr>
              <w:tabs>
                <w:tab w:val="left" w:pos="1800"/>
              </w:tabs>
              <w:spacing w:line="440" w:lineRule="exact"/>
              <w:contextualSpacing/>
              <w:rPr>
                <w:rFonts w:asciiTheme="minorHAnsi" w:hAnsiTheme="minorHAnsi"/>
                <w:sz w:val="20"/>
                <w:szCs w:val="20"/>
              </w:rPr>
            </w:pPr>
            <w:r w:rsidRPr="001963E9">
              <w:rPr>
                <w:rFonts w:asciiTheme="minorHAnsi" w:hAnsiTheme="minorHAnsi"/>
                <w:sz w:val="20"/>
                <w:szCs w:val="20"/>
              </w:rPr>
              <w:t>UTM_TR?</w:t>
            </w:r>
          </w:p>
        </w:tc>
        <w:tc>
          <w:tcPr>
            <w:tcW w:w="2849" w:type="dxa"/>
            <w:tcBorders>
              <w:right w:val="single" w:sz="6" w:space="0" w:color="auto"/>
            </w:tcBorders>
          </w:tcPr>
          <w:p w14:paraId="4A13D387" w14:textId="30B9B8D2" w:rsidR="001963E9" w:rsidRPr="001963E9" w:rsidRDefault="001963E9" w:rsidP="001963E9">
            <w:pPr>
              <w:tabs>
                <w:tab w:val="left" w:pos="1800"/>
              </w:tabs>
              <w:spacing w:line="440" w:lineRule="exact"/>
              <w:contextualSpacing/>
              <w:jc w:val="both"/>
              <w:rPr>
                <w:rFonts w:asciiTheme="minorHAnsi" w:hAnsiTheme="minorHAnsi"/>
                <w:sz w:val="20"/>
                <w:szCs w:val="20"/>
              </w:rPr>
            </w:pPr>
            <w:r w:rsidRPr="001963E9">
              <w:rPr>
                <w:rFonts w:asciiTheme="minorHAnsi" w:hAnsiTheme="minorHAnsi"/>
                <w:sz w:val="20"/>
                <w:szCs w:val="20"/>
              </w:rPr>
              <w:t>Transducer n</w:t>
            </w:r>
          </w:p>
        </w:tc>
        <w:tc>
          <w:tcPr>
            <w:tcW w:w="698" w:type="dxa"/>
            <w:tcBorders>
              <w:left w:val="single" w:sz="6" w:space="0" w:color="auto"/>
            </w:tcBorders>
          </w:tcPr>
          <w:p w14:paraId="75A6C578"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19F28E39"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0946DD7A"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1AF72430" w14:textId="77777777" w:rsidTr="005040AA">
        <w:tc>
          <w:tcPr>
            <w:tcW w:w="700" w:type="dxa"/>
            <w:tcBorders>
              <w:left w:val="single" w:sz="12" w:space="0" w:color="auto"/>
            </w:tcBorders>
          </w:tcPr>
          <w:p w14:paraId="232A3961" w14:textId="5FF42721"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11</w:t>
            </w:r>
          </w:p>
        </w:tc>
        <w:tc>
          <w:tcPr>
            <w:tcW w:w="1296" w:type="dxa"/>
          </w:tcPr>
          <w:p w14:paraId="25E80F8A" w14:textId="348E0AD6" w:rsidR="001963E9" w:rsidRPr="001963E9" w:rsidRDefault="001963E9" w:rsidP="001963E9">
            <w:pPr>
              <w:tabs>
                <w:tab w:val="left" w:pos="1800"/>
              </w:tabs>
              <w:spacing w:line="440" w:lineRule="exact"/>
              <w:contextualSpacing/>
              <w:rPr>
                <w:rFonts w:asciiTheme="minorHAnsi" w:hAnsiTheme="minorHAnsi"/>
                <w:sz w:val="20"/>
                <w:szCs w:val="20"/>
              </w:rPr>
            </w:pPr>
            <w:r w:rsidRPr="001963E9">
              <w:rPr>
                <w:rFonts w:asciiTheme="minorHAnsi" w:hAnsiTheme="minorHAnsi"/>
                <w:sz w:val="20"/>
                <w:szCs w:val="20"/>
              </w:rPr>
              <w:t>UTM_AE?</w:t>
            </w:r>
          </w:p>
        </w:tc>
        <w:tc>
          <w:tcPr>
            <w:tcW w:w="2849" w:type="dxa"/>
            <w:tcBorders>
              <w:right w:val="single" w:sz="6" w:space="0" w:color="auto"/>
            </w:tcBorders>
          </w:tcPr>
          <w:p w14:paraId="52A8D7AE" w14:textId="48427228" w:rsidR="001963E9" w:rsidRPr="001963E9" w:rsidRDefault="001963E9" w:rsidP="001963E9">
            <w:pPr>
              <w:tabs>
                <w:tab w:val="left" w:pos="1800"/>
              </w:tabs>
              <w:spacing w:line="440" w:lineRule="exact"/>
              <w:contextualSpacing/>
              <w:jc w:val="both"/>
              <w:rPr>
                <w:rFonts w:asciiTheme="minorHAnsi" w:hAnsiTheme="minorHAnsi"/>
                <w:sz w:val="20"/>
                <w:szCs w:val="20"/>
              </w:rPr>
            </w:pPr>
            <w:r w:rsidRPr="001963E9">
              <w:rPr>
                <w:rFonts w:asciiTheme="minorHAnsi" w:hAnsiTheme="minorHAnsi"/>
                <w:sz w:val="20"/>
                <w:szCs w:val="20"/>
              </w:rPr>
              <w:t>AFE Port n</w:t>
            </w:r>
          </w:p>
        </w:tc>
        <w:tc>
          <w:tcPr>
            <w:tcW w:w="698" w:type="dxa"/>
            <w:tcBorders>
              <w:left w:val="single" w:sz="6" w:space="0" w:color="auto"/>
            </w:tcBorders>
          </w:tcPr>
          <w:p w14:paraId="3267110B"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37059CE0"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6D601AF5"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4853A7E8" w14:textId="77777777" w:rsidTr="005040AA">
        <w:tc>
          <w:tcPr>
            <w:tcW w:w="700" w:type="dxa"/>
            <w:tcBorders>
              <w:left w:val="single" w:sz="12" w:space="0" w:color="auto"/>
              <w:bottom w:val="single" w:sz="12" w:space="0" w:color="auto"/>
            </w:tcBorders>
          </w:tcPr>
          <w:p w14:paraId="16341098" w14:textId="38224E23"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12</w:t>
            </w:r>
          </w:p>
        </w:tc>
        <w:tc>
          <w:tcPr>
            <w:tcW w:w="1296" w:type="dxa"/>
            <w:tcBorders>
              <w:bottom w:val="single" w:sz="12" w:space="0" w:color="auto"/>
            </w:tcBorders>
          </w:tcPr>
          <w:p w14:paraId="666D51D0" w14:textId="171C53E2" w:rsidR="001963E9" w:rsidRPr="001963E9" w:rsidRDefault="001963E9" w:rsidP="001963E9">
            <w:pPr>
              <w:tabs>
                <w:tab w:val="left" w:pos="1800"/>
              </w:tabs>
              <w:spacing w:line="440" w:lineRule="exact"/>
              <w:contextualSpacing/>
              <w:rPr>
                <w:rFonts w:asciiTheme="minorHAnsi" w:hAnsiTheme="minorHAnsi"/>
                <w:sz w:val="20"/>
                <w:szCs w:val="20"/>
              </w:rPr>
            </w:pPr>
            <w:r w:rsidRPr="001963E9">
              <w:rPr>
                <w:rFonts w:asciiTheme="minorHAnsi" w:hAnsiTheme="minorHAnsi"/>
                <w:sz w:val="20"/>
                <w:szCs w:val="20"/>
              </w:rPr>
              <w:t>UTM_MX?</w:t>
            </w:r>
          </w:p>
        </w:tc>
        <w:tc>
          <w:tcPr>
            <w:tcW w:w="2849" w:type="dxa"/>
            <w:tcBorders>
              <w:bottom w:val="single" w:sz="12" w:space="0" w:color="auto"/>
              <w:right w:val="single" w:sz="6" w:space="0" w:color="auto"/>
            </w:tcBorders>
          </w:tcPr>
          <w:p w14:paraId="0AE8740E" w14:textId="34CABD4C" w:rsidR="001963E9" w:rsidRPr="001963E9" w:rsidRDefault="001963E9" w:rsidP="001963E9">
            <w:pPr>
              <w:tabs>
                <w:tab w:val="left" w:pos="1800"/>
              </w:tabs>
              <w:spacing w:line="440" w:lineRule="exact"/>
              <w:contextualSpacing/>
              <w:jc w:val="both"/>
              <w:rPr>
                <w:rFonts w:asciiTheme="minorHAnsi" w:hAnsiTheme="minorHAnsi"/>
                <w:sz w:val="20"/>
                <w:szCs w:val="20"/>
              </w:rPr>
            </w:pPr>
            <w:r w:rsidRPr="001963E9">
              <w:rPr>
                <w:rFonts w:asciiTheme="minorHAnsi" w:hAnsiTheme="minorHAnsi"/>
                <w:sz w:val="20"/>
                <w:szCs w:val="20"/>
              </w:rPr>
              <w:t>Multiplexer Control n</w:t>
            </w:r>
          </w:p>
        </w:tc>
        <w:tc>
          <w:tcPr>
            <w:tcW w:w="698" w:type="dxa"/>
            <w:tcBorders>
              <w:left w:val="single" w:sz="6" w:space="0" w:color="auto"/>
              <w:bottom w:val="single" w:sz="12" w:space="0" w:color="auto"/>
            </w:tcBorders>
          </w:tcPr>
          <w:p w14:paraId="12B8E83F"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Borders>
              <w:bottom w:val="single" w:sz="12" w:space="0" w:color="auto"/>
            </w:tcBorders>
          </w:tcPr>
          <w:p w14:paraId="5AB28457"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bottom w:val="single" w:sz="12" w:space="0" w:color="auto"/>
              <w:right w:val="single" w:sz="12" w:space="0" w:color="auto"/>
            </w:tcBorders>
          </w:tcPr>
          <w:p w14:paraId="0D8BD413"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B543A6" w:rsidRPr="00AC79A4" w14:paraId="56E12889" w14:textId="77777777" w:rsidTr="005040AA">
        <w:trPr>
          <w:trHeight w:val="432"/>
        </w:trPr>
        <w:tc>
          <w:tcPr>
            <w:tcW w:w="9455" w:type="dxa"/>
            <w:gridSpan w:val="6"/>
            <w:tcBorders>
              <w:top w:val="single" w:sz="12" w:space="0" w:color="auto"/>
              <w:bottom w:val="single" w:sz="12" w:space="0" w:color="auto"/>
            </w:tcBorders>
            <w:vAlign w:val="center"/>
          </w:tcPr>
          <w:p w14:paraId="48649CD3" w14:textId="0BD6A366" w:rsidR="00B543A6" w:rsidRPr="00AC79A4" w:rsidRDefault="00B543A6" w:rsidP="001963E9">
            <w:pPr>
              <w:pStyle w:val="ListParagraph"/>
              <w:numPr>
                <w:ilvl w:val="3"/>
                <w:numId w:val="17"/>
              </w:numPr>
              <w:spacing w:after="120" w:line="440" w:lineRule="exact"/>
              <w:ind w:left="1610" w:hanging="962"/>
              <w:contextualSpacing/>
              <w:rPr>
                <w:rFonts w:asciiTheme="minorHAnsi" w:hAnsiTheme="minorHAnsi" w:cstheme="minorHAnsi"/>
                <w:b/>
                <w:bCs/>
                <w:color w:val="auto"/>
                <w:sz w:val="20"/>
                <w:szCs w:val="20"/>
              </w:rPr>
            </w:pPr>
            <w:r w:rsidRPr="00AC79A4">
              <w:rPr>
                <w:rFonts w:asciiTheme="minorHAnsi" w:hAnsiTheme="minorHAnsi" w:cstheme="minorHAnsi"/>
                <w:u w:val="single"/>
              </w:rPr>
              <w:t>Net Label/ Port Name</w:t>
            </w:r>
            <w:r>
              <w:rPr>
                <w:rFonts w:asciiTheme="minorHAnsi" w:hAnsiTheme="minorHAnsi" w:cstheme="minorHAnsi"/>
                <w:u w:val="single"/>
              </w:rPr>
              <w:t xml:space="preserve">: </w:t>
            </w:r>
            <w:r w:rsidR="001963E9">
              <w:rPr>
                <w:rFonts w:asciiTheme="minorHAnsi" w:hAnsiTheme="minorHAnsi" w:cstheme="minorHAnsi"/>
                <w:b/>
                <w:bCs/>
              </w:rPr>
              <w:t>MFL</w:t>
            </w:r>
          </w:p>
        </w:tc>
      </w:tr>
      <w:tr w:rsidR="00B543A6" w:rsidRPr="00394FBC" w14:paraId="36F98797" w14:textId="77777777" w:rsidTr="001963E9">
        <w:tc>
          <w:tcPr>
            <w:tcW w:w="700" w:type="dxa"/>
            <w:tcBorders>
              <w:top w:val="single" w:sz="12" w:space="0" w:color="auto"/>
              <w:left w:val="single" w:sz="12" w:space="0" w:color="auto"/>
              <w:bottom w:val="double" w:sz="4" w:space="0" w:color="auto"/>
            </w:tcBorders>
            <w:vAlign w:val="center"/>
          </w:tcPr>
          <w:p w14:paraId="16DD0077" w14:textId="77777777" w:rsidR="00B543A6" w:rsidRPr="005A115B" w:rsidRDefault="00B543A6"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Item</w:t>
            </w:r>
          </w:p>
        </w:tc>
        <w:tc>
          <w:tcPr>
            <w:tcW w:w="1296" w:type="dxa"/>
            <w:tcBorders>
              <w:top w:val="single" w:sz="12" w:space="0" w:color="auto"/>
              <w:bottom w:val="double" w:sz="4" w:space="0" w:color="auto"/>
            </w:tcBorders>
            <w:vAlign w:val="center"/>
          </w:tcPr>
          <w:p w14:paraId="37678FE6" w14:textId="77777777" w:rsidR="00B543A6" w:rsidRPr="005A115B" w:rsidRDefault="00B543A6"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Name</w:t>
            </w:r>
          </w:p>
        </w:tc>
        <w:tc>
          <w:tcPr>
            <w:tcW w:w="2849" w:type="dxa"/>
            <w:tcBorders>
              <w:top w:val="single" w:sz="12" w:space="0" w:color="auto"/>
              <w:bottom w:val="double" w:sz="4" w:space="0" w:color="auto"/>
              <w:right w:val="single" w:sz="6" w:space="0" w:color="auto"/>
            </w:tcBorders>
            <w:vAlign w:val="center"/>
          </w:tcPr>
          <w:p w14:paraId="1B084D03" w14:textId="77777777" w:rsidR="00B543A6" w:rsidRPr="005A115B" w:rsidRDefault="00B543A6" w:rsidP="00BE24B1">
            <w:pPr>
              <w:tabs>
                <w:tab w:val="left" w:pos="1800"/>
              </w:tabs>
              <w:spacing w:line="440" w:lineRule="exact"/>
              <w:contextualSpacing/>
              <w:jc w:val="center"/>
              <w:rPr>
                <w:rFonts w:asciiTheme="minorHAnsi" w:hAnsiTheme="minorHAnsi" w:cstheme="minorHAnsi"/>
                <w:b/>
                <w:bCs/>
                <w:color w:val="auto"/>
                <w:sz w:val="20"/>
                <w:szCs w:val="20"/>
              </w:rPr>
            </w:pPr>
            <w:r w:rsidRPr="005A115B">
              <w:rPr>
                <w:rFonts w:asciiTheme="minorHAnsi" w:hAnsiTheme="minorHAnsi" w:cstheme="minorHAnsi"/>
                <w:b/>
                <w:bCs/>
                <w:color w:val="auto"/>
                <w:sz w:val="20"/>
                <w:szCs w:val="20"/>
              </w:rPr>
              <w:t>Description</w:t>
            </w:r>
          </w:p>
        </w:tc>
        <w:tc>
          <w:tcPr>
            <w:tcW w:w="698" w:type="dxa"/>
            <w:tcBorders>
              <w:top w:val="single" w:sz="12" w:space="0" w:color="auto"/>
              <w:left w:val="single" w:sz="6" w:space="0" w:color="auto"/>
              <w:bottom w:val="double" w:sz="4" w:space="0" w:color="auto"/>
            </w:tcBorders>
            <w:vAlign w:val="center"/>
          </w:tcPr>
          <w:p w14:paraId="287F397E" w14:textId="77777777" w:rsidR="00B543A6" w:rsidRPr="00394FBC" w:rsidRDefault="00B543A6" w:rsidP="00BE24B1">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Item</w:t>
            </w:r>
          </w:p>
        </w:tc>
        <w:tc>
          <w:tcPr>
            <w:tcW w:w="960" w:type="dxa"/>
            <w:tcBorders>
              <w:top w:val="single" w:sz="12" w:space="0" w:color="auto"/>
              <w:bottom w:val="double" w:sz="4" w:space="0" w:color="auto"/>
            </w:tcBorders>
            <w:vAlign w:val="center"/>
          </w:tcPr>
          <w:p w14:paraId="33CD629A" w14:textId="77777777" w:rsidR="00B543A6" w:rsidRPr="00394FBC" w:rsidRDefault="00B543A6" w:rsidP="00BE24B1">
            <w:pPr>
              <w:spacing w:line="440" w:lineRule="exact"/>
              <w:ind w:right="78"/>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Name</w:t>
            </w:r>
          </w:p>
        </w:tc>
        <w:tc>
          <w:tcPr>
            <w:tcW w:w="2952" w:type="dxa"/>
            <w:tcBorders>
              <w:top w:val="single" w:sz="12" w:space="0" w:color="auto"/>
              <w:bottom w:val="double" w:sz="4" w:space="0" w:color="auto"/>
              <w:right w:val="single" w:sz="12" w:space="0" w:color="auto"/>
            </w:tcBorders>
            <w:vAlign w:val="center"/>
          </w:tcPr>
          <w:p w14:paraId="694C80E4" w14:textId="77777777" w:rsidR="00B543A6" w:rsidRPr="00394FBC" w:rsidRDefault="00B543A6" w:rsidP="00BE24B1">
            <w:pPr>
              <w:tabs>
                <w:tab w:val="left" w:pos="1800"/>
              </w:tabs>
              <w:spacing w:line="440" w:lineRule="exact"/>
              <w:contextualSpacing/>
              <w:jc w:val="center"/>
              <w:rPr>
                <w:rFonts w:asciiTheme="minorHAnsi" w:hAnsiTheme="minorHAnsi" w:cstheme="minorHAnsi"/>
                <w:color w:val="auto"/>
                <w:sz w:val="20"/>
                <w:szCs w:val="20"/>
              </w:rPr>
            </w:pPr>
            <w:r w:rsidRPr="005A115B">
              <w:rPr>
                <w:rFonts w:asciiTheme="minorHAnsi" w:hAnsiTheme="minorHAnsi" w:cstheme="minorHAnsi"/>
                <w:b/>
                <w:bCs/>
                <w:color w:val="auto"/>
                <w:sz w:val="20"/>
                <w:szCs w:val="20"/>
              </w:rPr>
              <w:t>Description</w:t>
            </w:r>
          </w:p>
        </w:tc>
      </w:tr>
      <w:tr w:rsidR="001963E9" w:rsidRPr="00B543A6" w14:paraId="043C2C70" w14:textId="77777777" w:rsidTr="001963E9">
        <w:tc>
          <w:tcPr>
            <w:tcW w:w="700" w:type="dxa"/>
            <w:tcBorders>
              <w:top w:val="double" w:sz="4" w:space="0" w:color="auto"/>
              <w:left w:val="single" w:sz="12" w:space="0" w:color="auto"/>
            </w:tcBorders>
          </w:tcPr>
          <w:p w14:paraId="1DD380C0" w14:textId="55812A91" w:rsidR="001963E9" w:rsidRPr="001963E9" w:rsidRDefault="001963E9" w:rsidP="001963E9">
            <w:pPr>
              <w:tabs>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1</w:t>
            </w:r>
          </w:p>
        </w:tc>
        <w:tc>
          <w:tcPr>
            <w:tcW w:w="1296" w:type="dxa"/>
            <w:tcBorders>
              <w:top w:val="double" w:sz="4" w:space="0" w:color="auto"/>
            </w:tcBorders>
          </w:tcPr>
          <w:p w14:paraId="55FF17DF" w14:textId="574AE25A" w:rsidR="001963E9" w:rsidRPr="001963E9" w:rsidRDefault="001963E9" w:rsidP="001963E9">
            <w:pPr>
              <w:tabs>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HUB</w:t>
            </w:r>
          </w:p>
        </w:tc>
        <w:tc>
          <w:tcPr>
            <w:tcW w:w="2849" w:type="dxa"/>
            <w:tcBorders>
              <w:top w:val="double" w:sz="4" w:space="0" w:color="auto"/>
              <w:right w:val="single" w:sz="6" w:space="0" w:color="auto"/>
            </w:tcBorders>
          </w:tcPr>
          <w:p w14:paraId="3643A2D9" w14:textId="6EDA8330"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Communication Sharing</w:t>
            </w:r>
          </w:p>
        </w:tc>
        <w:tc>
          <w:tcPr>
            <w:tcW w:w="698" w:type="dxa"/>
            <w:tcBorders>
              <w:top w:val="double" w:sz="4" w:space="0" w:color="auto"/>
              <w:left w:val="single" w:sz="6" w:space="0" w:color="auto"/>
            </w:tcBorders>
          </w:tcPr>
          <w:p w14:paraId="5BCB3AB1"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Borders>
              <w:top w:val="double" w:sz="4" w:space="0" w:color="auto"/>
            </w:tcBorders>
          </w:tcPr>
          <w:p w14:paraId="1E978CAB"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top w:val="double" w:sz="4" w:space="0" w:color="auto"/>
              <w:right w:val="single" w:sz="12" w:space="0" w:color="auto"/>
            </w:tcBorders>
          </w:tcPr>
          <w:p w14:paraId="36FC32F8"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2653308D" w14:textId="77777777" w:rsidTr="001963E9">
        <w:tc>
          <w:tcPr>
            <w:tcW w:w="700" w:type="dxa"/>
            <w:tcBorders>
              <w:left w:val="single" w:sz="12" w:space="0" w:color="auto"/>
            </w:tcBorders>
          </w:tcPr>
          <w:p w14:paraId="13817E16" w14:textId="4FE7C93D"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2</w:t>
            </w:r>
          </w:p>
        </w:tc>
        <w:tc>
          <w:tcPr>
            <w:tcW w:w="1296" w:type="dxa"/>
          </w:tcPr>
          <w:p w14:paraId="69CECAB6" w14:textId="0A200C4B" w:rsidR="001963E9" w:rsidRPr="001963E9" w:rsidRDefault="001963E9" w:rsidP="001963E9">
            <w:pPr>
              <w:tabs>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BUS</w:t>
            </w:r>
          </w:p>
        </w:tc>
        <w:tc>
          <w:tcPr>
            <w:tcW w:w="2849" w:type="dxa"/>
            <w:tcBorders>
              <w:right w:val="single" w:sz="6" w:space="0" w:color="auto"/>
            </w:tcBorders>
          </w:tcPr>
          <w:p w14:paraId="3D439537" w14:textId="0A8458A4"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Communication Line</w:t>
            </w:r>
          </w:p>
        </w:tc>
        <w:tc>
          <w:tcPr>
            <w:tcW w:w="698" w:type="dxa"/>
            <w:tcBorders>
              <w:left w:val="single" w:sz="6" w:space="0" w:color="auto"/>
            </w:tcBorders>
          </w:tcPr>
          <w:p w14:paraId="64C02470"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3A42C523"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2E91B17F"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598B5D4C" w14:textId="77777777" w:rsidTr="001963E9">
        <w:tc>
          <w:tcPr>
            <w:tcW w:w="700" w:type="dxa"/>
            <w:tcBorders>
              <w:left w:val="single" w:sz="12" w:space="0" w:color="auto"/>
            </w:tcBorders>
          </w:tcPr>
          <w:p w14:paraId="607A5BC6" w14:textId="12493252"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3</w:t>
            </w:r>
          </w:p>
        </w:tc>
        <w:tc>
          <w:tcPr>
            <w:tcW w:w="1296" w:type="dxa"/>
          </w:tcPr>
          <w:p w14:paraId="511FB0DE" w14:textId="1D1C23BF"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FLP</w:t>
            </w:r>
          </w:p>
        </w:tc>
        <w:tc>
          <w:tcPr>
            <w:tcW w:w="2849" w:type="dxa"/>
            <w:tcBorders>
              <w:right w:val="single" w:sz="6" w:space="0" w:color="auto"/>
            </w:tcBorders>
          </w:tcPr>
          <w:p w14:paraId="47D10ABE" w14:textId="5B941374"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MFL Sensing</w:t>
            </w:r>
          </w:p>
        </w:tc>
        <w:tc>
          <w:tcPr>
            <w:tcW w:w="698" w:type="dxa"/>
            <w:tcBorders>
              <w:left w:val="single" w:sz="6" w:space="0" w:color="auto"/>
            </w:tcBorders>
          </w:tcPr>
          <w:p w14:paraId="3995E98D"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472D877C"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38B381E7"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1181008F" w14:textId="77777777" w:rsidTr="001963E9">
        <w:tc>
          <w:tcPr>
            <w:tcW w:w="700" w:type="dxa"/>
            <w:tcBorders>
              <w:left w:val="single" w:sz="12" w:space="0" w:color="auto"/>
            </w:tcBorders>
          </w:tcPr>
          <w:p w14:paraId="52871968" w14:textId="5ABB2467" w:rsidR="001963E9" w:rsidRPr="001963E9" w:rsidRDefault="001963E9" w:rsidP="001963E9">
            <w:pPr>
              <w:tabs>
                <w:tab w:val="center" w:pos="262"/>
                <w:tab w:val="left" w:pos="1800"/>
              </w:tabs>
              <w:spacing w:line="440" w:lineRule="exact"/>
              <w:ind w:left="144"/>
              <w:contextualSpacing/>
              <w:rPr>
                <w:rFonts w:asciiTheme="minorHAnsi" w:hAnsiTheme="minorHAnsi" w:cstheme="minorHAnsi"/>
                <w:color w:val="auto"/>
                <w:sz w:val="20"/>
                <w:szCs w:val="20"/>
              </w:rPr>
            </w:pPr>
            <w:r w:rsidRPr="001963E9">
              <w:rPr>
                <w:rFonts w:asciiTheme="minorHAnsi" w:hAnsiTheme="minorHAnsi"/>
                <w:sz w:val="20"/>
                <w:szCs w:val="20"/>
              </w:rPr>
              <w:t>3.1</w:t>
            </w:r>
          </w:p>
        </w:tc>
        <w:tc>
          <w:tcPr>
            <w:tcW w:w="1296" w:type="dxa"/>
          </w:tcPr>
          <w:p w14:paraId="23E67ABB" w14:textId="58706666"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FLP-? X</w:t>
            </w:r>
          </w:p>
        </w:tc>
        <w:tc>
          <w:tcPr>
            <w:tcW w:w="2849" w:type="dxa"/>
            <w:tcBorders>
              <w:right w:val="single" w:sz="6" w:space="0" w:color="auto"/>
            </w:tcBorders>
          </w:tcPr>
          <w:p w14:paraId="5BFF2A81" w14:textId="6B152EDE"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Output Signal x-axis</w:t>
            </w:r>
          </w:p>
        </w:tc>
        <w:tc>
          <w:tcPr>
            <w:tcW w:w="698" w:type="dxa"/>
            <w:tcBorders>
              <w:left w:val="single" w:sz="6" w:space="0" w:color="auto"/>
            </w:tcBorders>
          </w:tcPr>
          <w:p w14:paraId="670E7725"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30FDAFF1"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0F5380CD"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00BF9078" w14:textId="77777777" w:rsidTr="001963E9">
        <w:tc>
          <w:tcPr>
            <w:tcW w:w="700" w:type="dxa"/>
            <w:tcBorders>
              <w:left w:val="single" w:sz="12" w:space="0" w:color="auto"/>
            </w:tcBorders>
          </w:tcPr>
          <w:p w14:paraId="1CFF1763" w14:textId="26B3F65B" w:rsidR="001963E9" w:rsidRPr="001963E9" w:rsidRDefault="001963E9" w:rsidP="001963E9">
            <w:pPr>
              <w:tabs>
                <w:tab w:val="center" w:pos="262"/>
                <w:tab w:val="left" w:pos="1800"/>
              </w:tabs>
              <w:spacing w:line="440" w:lineRule="exact"/>
              <w:ind w:left="144"/>
              <w:contextualSpacing/>
              <w:rPr>
                <w:rFonts w:asciiTheme="minorHAnsi" w:hAnsiTheme="minorHAnsi" w:cstheme="minorHAnsi"/>
                <w:color w:val="auto"/>
                <w:sz w:val="20"/>
                <w:szCs w:val="20"/>
              </w:rPr>
            </w:pPr>
            <w:r w:rsidRPr="001963E9">
              <w:rPr>
                <w:rFonts w:asciiTheme="minorHAnsi" w:hAnsiTheme="minorHAnsi"/>
                <w:sz w:val="20"/>
                <w:szCs w:val="20"/>
              </w:rPr>
              <w:t>3.2</w:t>
            </w:r>
          </w:p>
        </w:tc>
        <w:tc>
          <w:tcPr>
            <w:tcW w:w="1296" w:type="dxa"/>
          </w:tcPr>
          <w:p w14:paraId="0130F59A" w14:textId="60FED6B3"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FLP-? Y</w:t>
            </w:r>
          </w:p>
        </w:tc>
        <w:tc>
          <w:tcPr>
            <w:tcW w:w="2849" w:type="dxa"/>
            <w:tcBorders>
              <w:right w:val="single" w:sz="6" w:space="0" w:color="auto"/>
            </w:tcBorders>
          </w:tcPr>
          <w:p w14:paraId="4E4AD71B" w14:textId="2B7F8278"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Output Signal y-axis</w:t>
            </w:r>
          </w:p>
        </w:tc>
        <w:tc>
          <w:tcPr>
            <w:tcW w:w="698" w:type="dxa"/>
            <w:tcBorders>
              <w:left w:val="single" w:sz="6" w:space="0" w:color="auto"/>
            </w:tcBorders>
          </w:tcPr>
          <w:p w14:paraId="282B0F90"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1700C3B5"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1360B9AB"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1874DDC0" w14:textId="77777777" w:rsidTr="001963E9">
        <w:tc>
          <w:tcPr>
            <w:tcW w:w="700" w:type="dxa"/>
            <w:tcBorders>
              <w:left w:val="single" w:sz="12" w:space="0" w:color="auto"/>
            </w:tcBorders>
          </w:tcPr>
          <w:p w14:paraId="5015F9AD" w14:textId="55BD0F95" w:rsidR="001963E9" w:rsidRPr="001963E9" w:rsidRDefault="001963E9" w:rsidP="001963E9">
            <w:pPr>
              <w:tabs>
                <w:tab w:val="center" w:pos="262"/>
                <w:tab w:val="left" w:pos="1800"/>
              </w:tabs>
              <w:spacing w:line="440" w:lineRule="exact"/>
              <w:ind w:left="144"/>
              <w:contextualSpacing/>
              <w:rPr>
                <w:rFonts w:asciiTheme="minorHAnsi" w:hAnsiTheme="minorHAnsi" w:cstheme="minorHAnsi"/>
                <w:color w:val="auto"/>
                <w:sz w:val="20"/>
                <w:szCs w:val="20"/>
              </w:rPr>
            </w:pPr>
            <w:r w:rsidRPr="001963E9">
              <w:rPr>
                <w:rFonts w:asciiTheme="minorHAnsi" w:hAnsiTheme="minorHAnsi"/>
                <w:sz w:val="20"/>
                <w:szCs w:val="20"/>
              </w:rPr>
              <w:t>3.3</w:t>
            </w:r>
          </w:p>
        </w:tc>
        <w:tc>
          <w:tcPr>
            <w:tcW w:w="1296" w:type="dxa"/>
          </w:tcPr>
          <w:p w14:paraId="76183085" w14:textId="510BA6BD"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FLP-? Z</w:t>
            </w:r>
          </w:p>
        </w:tc>
        <w:tc>
          <w:tcPr>
            <w:tcW w:w="2849" w:type="dxa"/>
            <w:tcBorders>
              <w:right w:val="single" w:sz="6" w:space="0" w:color="auto"/>
            </w:tcBorders>
          </w:tcPr>
          <w:p w14:paraId="190A5F58" w14:textId="470871CF"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Output Signal z-axis</w:t>
            </w:r>
          </w:p>
        </w:tc>
        <w:tc>
          <w:tcPr>
            <w:tcW w:w="698" w:type="dxa"/>
            <w:tcBorders>
              <w:left w:val="single" w:sz="6" w:space="0" w:color="auto"/>
            </w:tcBorders>
          </w:tcPr>
          <w:p w14:paraId="3DF884B7"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020840D8"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11AC4236"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59642B3C" w14:textId="77777777" w:rsidTr="001963E9">
        <w:tc>
          <w:tcPr>
            <w:tcW w:w="700" w:type="dxa"/>
            <w:tcBorders>
              <w:left w:val="single" w:sz="12" w:space="0" w:color="auto"/>
            </w:tcBorders>
          </w:tcPr>
          <w:p w14:paraId="566BC7D8" w14:textId="2A02E12D"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4</w:t>
            </w:r>
          </w:p>
        </w:tc>
        <w:tc>
          <w:tcPr>
            <w:tcW w:w="1296" w:type="dxa"/>
          </w:tcPr>
          <w:p w14:paraId="7FDE930A" w14:textId="4B85400E"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MFL_DO?</w:t>
            </w:r>
          </w:p>
        </w:tc>
        <w:tc>
          <w:tcPr>
            <w:tcW w:w="2849" w:type="dxa"/>
            <w:tcBorders>
              <w:right w:val="single" w:sz="6" w:space="0" w:color="auto"/>
            </w:tcBorders>
          </w:tcPr>
          <w:p w14:paraId="18BBE437" w14:textId="51F74894" w:rsidR="001963E9" w:rsidRPr="001963E9" w:rsidRDefault="001963E9" w:rsidP="001963E9">
            <w:pPr>
              <w:tabs>
                <w:tab w:val="left" w:pos="1800"/>
              </w:tabs>
              <w:spacing w:line="440" w:lineRule="exact"/>
              <w:contextualSpacing/>
              <w:jc w:val="both"/>
              <w:rPr>
                <w:rFonts w:asciiTheme="minorHAnsi" w:hAnsiTheme="minorHAnsi" w:cstheme="minorHAnsi"/>
                <w:color w:val="auto"/>
                <w:sz w:val="20"/>
                <w:szCs w:val="20"/>
              </w:rPr>
            </w:pPr>
            <w:r w:rsidRPr="001963E9">
              <w:rPr>
                <w:rFonts w:asciiTheme="minorHAnsi" w:hAnsiTheme="minorHAnsi"/>
                <w:sz w:val="20"/>
                <w:szCs w:val="20"/>
              </w:rPr>
              <w:t>Data Out Channels n</w:t>
            </w:r>
          </w:p>
        </w:tc>
        <w:tc>
          <w:tcPr>
            <w:tcW w:w="698" w:type="dxa"/>
            <w:tcBorders>
              <w:left w:val="single" w:sz="6" w:space="0" w:color="auto"/>
            </w:tcBorders>
          </w:tcPr>
          <w:p w14:paraId="7B2ED5F0"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4ED24EB9"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7522F6D4"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0D00AEC5" w14:textId="77777777" w:rsidTr="001963E9">
        <w:tc>
          <w:tcPr>
            <w:tcW w:w="700" w:type="dxa"/>
            <w:tcBorders>
              <w:left w:val="single" w:sz="12" w:space="0" w:color="auto"/>
            </w:tcBorders>
          </w:tcPr>
          <w:p w14:paraId="72DB7F53" w14:textId="16A83A66"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5</w:t>
            </w:r>
          </w:p>
        </w:tc>
        <w:tc>
          <w:tcPr>
            <w:tcW w:w="1296" w:type="dxa"/>
          </w:tcPr>
          <w:p w14:paraId="69B08DE2" w14:textId="4ED50C5B"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MFL_A?</w:t>
            </w:r>
          </w:p>
        </w:tc>
        <w:tc>
          <w:tcPr>
            <w:tcW w:w="2849" w:type="dxa"/>
            <w:tcBorders>
              <w:right w:val="single" w:sz="6" w:space="0" w:color="auto"/>
            </w:tcBorders>
          </w:tcPr>
          <w:p w14:paraId="35400552" w14:textId="5E47ECD4" w:rsidR="001963E9" w:rsidRPr="001963E9" w:rsidRDefault="001963E9" w:rsidP="001963E9">
            <w:pPr>
              <w:tabs>
                <w:tab w:val="left" w:pos="1800"/>
              </w:tabs>
              <w:spacing w:line="440" w:lineRule="exact"/>
              <w:contextualSpacing/>
              <w:jc w:val="both"/>
              <w:rPr>
                <w:rFonts w:asciiTheme="minorHAnsi" w:hAnsiTheme="minorHAnsi" w:cstheme="minorHAnsi"/>
                <w:sz w:val="20"/>
                <w:szCs w:val="20"/>
              </w:rPr>
            </w:pPr>
            <w:r w:rsidRPr="001963E9">
              <w:rPr>
                <w:rFonts w:asciiTheme="minorHAnsi" w:hAnsiTheme="minorHAnsi"/>
                <w:sz w:val="20"/>
                <w:szCs w:val="20"/>
              </w:rPr>
              <w:t>Data Address n</w:t>
            </w:r>
          </w:p>
        </w:tc>
        <w:tc>
          <w:tcPr>
            <w:tcW w:w="698" w:type="dxa"/>
            <w:tcBorders>
              <w:left w:val="single" w:sz="6" w:space="0" w:color="auto"/>
            </w:tcBorders>
          </w:tcPr>
          <w:p w14:paraId="7418FC0B"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7D8A295A"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38616F89"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14956093" w14:textId="77777777" w:rsidTr="001963E9">
        <w:tc>
          <w:tcPr>
            <w:tcW w:w="700" w:type="dxa"/>
            <w:tcBorders>
              <w:left w:val="single" w:sz="12" w:space="0" w:color="auto"/>
            </w:tcBorders>
          </w:tcPr>
          <w:p w14:paraId="6E3D606E" w14:textId="08555ED4"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6</w:t>
            </w:r>
          </w:p>
        </w:tc>
        <w:tc>
          <w:tcPr>
            <w:tcW w:w="1296" w:type="dxa"/>
          </w:tcPr>
          <w:p w14:paraId="43A943E3" w14:textId="4E23AE60" w:rsidR="001963E9" w:rsidRPr="001963E9" w:rsidRDefault="001963E9" w:rsidP="001963E9">
            <w:pPr>
              <w:tabs>
                <w:tab w:val="left" w:pos="1800"/>
              </w:tabs>
              <w:spacing w:line="440" w:lineRule="exact"/>
              <w:contextualSpacing/>
              <w:rPr>
                <w:rFonts w:asciiTheme="minorHAnsi" w:hAnsiTheme="minorHAnsi" w:cstheme="minorHAnsi"/>
                <w:sz w:val="20"/>
                <w:szCs w:val="20"/>
              </w:rPr>
            </w:pPr>
            <w:r w:rsidRPr="001963E9">
              <w:rPr>
                <w:rFonts w:asciiTheme="minorHAnsi" w:hAnsiTheme="minorHAnsi"/>
                <w:sz w:val="20"/>
                <w:szCs w:val="20"/>
              </w:rPr>
              <w:t>MFL_CSB?</w:t>
            </w:r>
          </w:p>
        </w:tc>
        <w:tc>
          <w:tcPr>
            <w:tcW w:w="2849" w:type="dxa"/>
            <w:tcBorders>
              <w:right w:val="single" w:sz="6" w:space="0" w:color="auto"/>
            </w:tcBorders>
          </w:tcPr>
          <w:p w14:paraId="4F9E32E8" w14:textId="49E57E07" w:rsidR="001963E9" w:rsidRPr="001963E9" w:rsidRDefault="001963E9" w:rsidP="001963E9">
            <w:pPr>
              <w:tabs>
                <w:tab w:val="left" w:pos="1800"/>
              </w:tabs>
              <w:spacing w:line="440" w:lineRule="exact"/>
              <w:contextualSpacing/>
              <w:jc w:val="both"/>
              <w:rPr>
                <w:rFonts w:asciiTheme="minorHAnsi" w:hAnsiTheme="minorHAnsi" w:cstheme="minorHAnsi"/>
                <w:sz w:val="20"/>
                <w:szCs w:val="20"/>
              </w:rPr>
            </w:pPr>
            <w:r w:rsidRPr="001963E9">
              <w:rPr>
                <w:rFonts w:asciiTheme="minorHAnsi" w:hAnsiTheme="minorHAnsi"/>
                <w:sz w:val="20"/>
                <w:szCs w:val="20"/>
              </w:rPr>
              <w:t>Chip Select Pin n</w:t>
            </w:r>
          </w:p>
        </w:tc>
        <w:tc>
          <w:tcPr>
            <w:tcW w:w="698" w:type="dxa"/>
            <w:tcBorders>
              <w:left w:val="single" w:sz="6" w:space="0" w:color="auto"/>
            </w:tcBorders>
          </w:tcPr>
          <w:p w14:paraId="0313C726"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28CBC09E"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2BA92FA4"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44DB7ACC" w14:textId="77777777" w:rsidTr="001963E9">
        <w:tc>
          <w:tcPr>
            <w:tcW w:w="700" w:type="dxa"/>
            <w:tcBorders>
              <w:left w:val="single" w:sz="12" w:space="0" w:color="auto"/>
            </w:tcBorders>
          </w:tcPr>
          <w:p w14:paraId="41A6B182" w14:textId="0420B4A1"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7</w:t>
            </w:r>
          </w:p>
        </w:tc>
        <w:tc>
          <w:tcPr>
            <w:tcW w:w="1296" w:type="dxa"/>
          </w:tcPr>
          <w:p w14:paraId="32F4945B" w14:textId="75BE2F0B" w:rsidR="001963E9" w:rsidRPr="001963E9" w:rsidRDefault="001963E9" w:rsidP="001963E9">
            <w:pPr>
              <w:tabs>
                <w:tab w:val="left" w:pos="1800"/>
              </w:tabs>
              <w:spacing w:line="440" w:lineRule="exact"/>
              <w:contextualSpacing/>
              <w:rPr>
                <w:rFonts w:asciiTheme="minorHAnsi" w:hAnsiTheme="minorHAnsi"/>
                <w:sz w:val="20"/>
                <w:szCs w:val="20"/>
              </w:rPr>
            </w:pPr>
            <w:r w:rsidRPr="001963E9">
              <w:rPr>
                <w:rFonts w:asciiTheme="minorHAnsi" w:hAnsiTheme="minorHAnsi"/>
                <w:sz w:val="20"/>
                <w:szCs w:val="20"/>
              </w:rPr>
              <w:t>MFL_SCLK</w:t>
            </w:r>
          </w:p>
        </w:tc>
        <w:tc>
          <w:tcPr>
            <w:tcW w:w="2849" w:type="dxa"/>
            <w:tcBorders>
              <w:right w:val="single" w:sz="6" w:space="0" w:color="auto"/>
            </w:tcBorders>
          </w:tcPr>
          <w:p w14:paraId="6BEC2F83" w14:textId="1C1FBFCB" w:rsidR="001963E9" w:rsidRPr="001963E9" w:rsidRDefault="001963E9" w:rsidP="001963E9">
            <w:pPr>
              <w:tabs>
                <w:tab w:val="left" w:pos="1800"/>
              </w:tabs>
              <w:spacing w:line="440" w:lineRule="exact"/>
              <w:contextualSpacing/>
              <w:jc w:val="both"/>
              <w:rPr>
                <w:rFonts w:asciiTheme="minorHAnsi" w:hAnsiTheme="minorHAnsi"/>
                <w:sz w:val="20"/>
                <w:szCs w:val="20"/>
              </w:rPr>
            </w:pPr>
            <w:r w:rsidRPr="001963E9">
              <w:rPr>
                <w:rFonts w:asciiTheme="minorHAnsi" w:hAnsiTheme="minorHAnsi"/>
                <w:sz w:val="20"/>
                <w:szCs w:val="20"/>
              </w:rPr>
              <w:t>Synchronize Clock</w:t>
            </w:r>
          </w:p>
        </w:tc>
        <w:tc>
          <w:tcPr>
            <w:tcW w:w="698" w:type="dxa"/>
            <w:tcBorders>
              <w:left w:val="single" w:sz="6" w:space="0" w:color="auto"/>
            </w:tcBorders>
          </w:tcPr>
          <w:p w14:paraId="5EE7A73B"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780758F9"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4CED40CB"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58E0EBE2" w14:textId="77777777" w:rsidTr="005040AA">
        <w:tc>
          <w:tcPr>
            <w:tcW w:w="700" w:type="dxa"/>
            <w:tcBorders>
              <w:left w:val="single" w:sz="12" w:space="0" w:color="auto"/>
            </w:tcBorders>
          </w:tcPr>
          <w:p w14:paraId="0D2CD44F" w14:textId="090D9FE6"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8</w:t>
            </w:r>
          </w:p>
        </w:tc>
        <w:tc>
          <w:tcPr>
            <w:tcW w:w="1296" w:type="dxa"/>
          </w:tcPr>
          <w:p w14:paraId="0BD99A04" w14:textId="6ABBE32A" w:rsidR="001963E9" w:rsidRPr="001963E9" w:rsidRDefault="001963E9" w:rsidP="001963E9">
            <w:pPr>
              <w:tabs>
                <w:tab w:val="left" w:pos="1800"/>
              </w:tabs>
              <w:spacing w:line="440" w:lineRule="exact"/>
              <w:contextualSpacing/>
              <w:rPr>
                <w:rFonts w:asciiTheme="minorHAnsi" w:hAnsiTheme="minorHAnsi"/>
                <w:sz w:val="20"/>
                <w:szCs w:val="20"/>
              </w:rPr>
            </w:pPr>
            <w:r w:rsidRPr="001963E9">
              <w:rPr>
                <w:rFonts w:asciiTheme="minorHAnsi" w:hAnsiTheme="minorHAnsi"/>
                <w:sz w:val="20"/>
                <w:szCs w:val="20"/>
              </w:rPr>
              <w:t>MFL_MISO</w:t>
            </w:r>
          </w:p>
        </w:tc>
        <w:tc>
          <w:tcPr>
            <w:tcW w:w="2849" w:type="dxa"/>
            <w:tcBorders>
              <w:right w:val="single" w:sz="6" w:space="0" w:color="auto"/>
            </w:tcBorders>
          </w:tcPr>
          <w:p w14:paraId="35F65196" w14:textId="4506AD55" w:rsidR="001963E9" w:rsidRPr="001963E9" w:rsidRDefault="001963E9" w:rsidP="001963E9">
            <w:pPr>
              <w:tabs>
                <w:tab w:val="left" w:pos="1800"/>
              </w:tabs>
              <w:spacing w:line="440" w:lineRule="exact"/>
              <w:contextualSpacing/>
              <w:jc w:val="both"/>
              <w:rPr>
                <w:rFonts w:asciiTheme="minorHAnsi" w:hAnsiTheme="minorHAnsi"/>
                <w:sz w:val="20"/>
                <w:szCs w:val="20"/>
              </w:rPr>
            </w:pPr>
            <w:r w:rsidRPr="001963E9">
              <w:rPr>
                <w:rFonts w:asciiTheme="minorHAnsi" w:hAnsiTheme="minorHAnsi"/>
                <w:sz w:val="20"/>
                <w:szCs w:val="20"/>
              </w:rPr>
              <w:t>Master-In Slave-Out</w:t>
            </w:r>
          </w:p>
        </w:tc>
        <w:tc>
          <w:tcPr>
            <w:tcW w:w="698" w:type="dxa"/>
            <w:tcBorders>
              <w:left w:val="single" w:sz="6" w:space="0" w:color="auto"/>
            </w:tcBorders>
          </w:tcPr>
          <w:p w14:paraId="45A4C1EE"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Pr>
          <w:p w14:paraId="5CB0AA84"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right w:val="single" w:sz="12" w:space="0" w:color="auto"/>
            </w:tcBorders>
          </w:tcPr>
          <w:p w14:paraId="008A68BE"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r w:rsidR="001963E9" w:rsidRPr="00B543A6" w14:paraId="5CEB0A82" w14:textId="77777777" w:rsidTr="005040AA">
        <w:tc>
          <w:tcPr>
            <w:tcW w:w="700" w:type="dxa"/>
            <w:tcBorders>
              <w:left w:val="single" w:sz="12" w:space="0" w:color="auto"/>
              <w:bottom w:val="single" w:sz="12" w:space="0" w:color="auto"/>
            </w:tcBorders>
          </w:tcPr>
          <w:p w14:paraId="47C6130C" w14:textId="2C345F03" w:rsidR="001963E9" w:rsidRPr="001963E9" w:rsidRDefault="001963E9" w:rsidP="001963E9">
            <w:pPr>
              <w:tabs>
                <w:tab w:val="center" w:pos="262"/>
                <w:tab w:val="left" w:pos="1800"/>
              </w:tabs>
              <w:spacing w:line="440" w:lineRule="exact"/>
              <w:contextualSpacing/>
              <w:rPr>
                <w:rFonts w:asciiTheme="minorHAnsi" w:hAnsiTheme="minorHAnsi" w:cstheme="minorHAnsi"/>
                <w:color w:val="auto"/>
                <w:sz w:val="20"/>
                <w:szCs w:val="20"/>
              </w:rPr>
            </w:pPr>
            <w:r w:rsidRPr="001963E9">
              <w:rPr>
                <w:rFonts w:asciiTheme="minorHAnsi" w:hAnsiTheme="minorHAnsi"/>
                <w:sz w:val="20"/>
                <w:szCs w:val="20"/>
              </w:rPr>
              <w:t>9</w:t>
            </w:r>
          </w:p>
        </w:tc>
        <w:tc>
          <w:tcPr>
            <w:tcW w:w="1296" w:type="dxa"/>
            <w:tcBorders>
              <w:bottom w:val="single" w:sz="12" w:space="0" w:color="auto"/>
            </w:tcBorders>
          </w:tcPr>
          <w:p w14:paraId="14D57F6A" w14:textId="702DB45A" w:rsidR="001963E9" w:rsidRPr="001963E9" w:rsidRDefault="001963E9" w:rsidP="001963E9">
            <w:pPr>
              <w:tabs>
                <w:tab w:val="left" w:pos="1800"/>
              </w:tabs>
              <w:spacing w:line="440" w:lineRule="exact"/>
              <w:contextualSpacing/>
              <w:rPr>
                <w:rFonts w:asciiTheme="minorHAnsi" w:hAnsiTheme="minorHAnsi"/>
                <w:sz w:val="20"/>
                <w:szCs w:val="20"/>
              </w:rPr>
            </w:pPr>
            <w:r w:rsidRPr="001963E9">
              <w:rPr>
                <w:rFonts w:asciiTheme="minorHAnsi" w:hAnsiTheme="minorHAnsi"/>
                <w:sz w:val="20"/>
                <w:szCs w:val="20"/>
              </w:rPr>
              <w:t>MFL_MOSI</w:t>
            </w:r>
          </w:p>
        </w:tc>
        <w:tc>
          <w:tcPr>
            <w:tcW w:w="2849" w:type="dxa"/>
            <w:tcBorders>
              <w:bottom w:val="single" w:sz="12" w:space="0" w:color="auto"/>
              <w:right w:val="single" w:sz="6" w:space="0" w:color="auto"/>
            </w:tcBorders>
          </w:tcPr>
          <w:p w14:paraId="5D85C6FE" w14:textId="246CDEBA" w:rsidR="001963E9" w:rsidRPr="001963E9" w:rsidRDefault="001963E9" w:rsidP="001963E9">
            <w:pPr>
              <w:tabs>
                <w:tab w:val="left" w:pos="1800"/>
              </w:tabs>
              <w:spacing w:line="440" w:lineRule="exact"/>
              <w:contextualSpacing/>
              <w:jc w:val="both"/>
              <w:rPr>
                <w:rFonts w:asciiTheme="minorHAnsi" w:hAnsiTheme="minorHAnsi"/>
                <w:sz w:val="20"/>
                <w:szCs w:val="20"/>
              </w:rPr>
            </w:pPr>
            <w:r w:rsidRPr="001963E9">
              <w:rPr>
                <w:rFonts w:asciiTheme="minorHAnsi" w:hAnsiTheme="minorHAnsi"/>
                <w:sz w:val="20"/>
                <w:szCs w:val="20"/>
              </w:rPr>
              <w:t>Master-Out Slave-In</w:t>
            </w:r>
          </w:p>
        </w:tc>
        <w:tc>
          <w:tcPr>
            <w:tcW w:w="698" w:type="dxa"/>
            <w:tcBorders>
              <w:left w:val="single" w:sz="6" w:space="0" w:color="auto"/>
              <w:bottom w:val="single" w:sz="12" w:space="0" w:color="auto"/>
            </w:tcBorders>
          </w:tcPr>
          <w:p w14:paraId="702FF508"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c>
          <w:tcPr>
            <w:tcW w:w="960" w:type="dxa"/>
            <w:tcBorders>
              <w:bottom w:val="single" w:sz="12" w:space="0" w:color="auto"/>
            </w:tcBorders>
          </w:tcPr>
          <w:p w14:paraId="7AD83049" w14:textId="77777777" w:rsidR="001963E9" w:rsidRPr="00B543A6" w:rsidRDefault="001963E9" w:rsidP="001963E9">
            <w:pPr>
              <w:tabs>
                <w:tab w:val="left" w:pos="1800"/>
              </w:tabs>
              <w:spacing w:line="440" w:lineRule="exact"/>
              <w:contextualSpacing/>
              <w:jc w:val="both"/>
              <w:rPr>
                <w:rFonts w:asciiTheme="minorHAnsi" w:hAnsiTheme="minorHAnsi" w:cstheme="minorHAnsi"/>
                <w:color w:val="auto"/>
                <w:sz w:val="20"/>
                <w:szCs w:val="20"/>
              </w:rPr>
            </w:pPr>
          </w:p>
        </w:tc>
        <w:tc>
          <w:tcPr>
            <w:tcW w:w="2952" w:type="dxa"/>
            <w:tcBorders>
              <w:bottom w:val="single" w:sz="12" w:space="0" w:color="auto"/>
              <w:right w:val="single" w:sz="12" w:space="0" w:color="auto"/>
            </w:tcBorders>
          </w:tcPr>
          <w:p w14:paraId="52C14E70" w14:textId="77777777" w:rsidR="001963E9" w:rsidRPr="00B543A6" w:rsidRDefault="001963E9" w:rsidP="001963E9">
            <w:pPr>
              <w:tabs>
                <w:tab w:val="left" w:pos="1800"/>
              </w:tabs>
              <w:spacing w:line="440" w:lineRule="exact"/>
              <w:contextualSpacing/>
              <w:rPr>
                <w:rFonts w:asciiTheme="minorHAnsi" w:hAnsiTheme="minorHAnsi" w:cstheme="minorHAnsi"/>
                <w:color w:val="auto"/>
                <w:sz w:val="20"/>
                <w:szCs w:val="20"/>
              </w:rPr>
            </w:pPr>
          </w:p>
        </w:tc>
      </w:tr>
    </w:tbl>
    <w:p w14:paraId="2864280D" w14:textId="77777777" w:rsidR="001963E9" w:rsidRDefault="007B4DCD" w:rsidP="001963E9">
      <w:pPr>
        <w:pStyle w:val="Heading4"/>
        <w:numPr>
          <w:ilvl w:val="2"/>
          <w:numId w:val="17"/>
        </w:numPr>
        <w:jc w:val="thaiDistribute"/>
        <w:rPr>
          <w:rFonts w:asciiTheme="minorHAnsi" w:hAnsiTheme="minorHAnsi"/>
        </w:rPr>
      </w:pPr>
      <w:bookmarkStart w:id="54" w:name="_Toc70421264"/>
      <w:r w:rsidRPr="001963E9">
        <w:rPr>
          <w:rFonts w:asciiTheme="minorHAnsi" w:hAnsiTheme="minorHAnsi"/>
        </w:rPr>
        <w:lastRenderedPageBreak/>
        <w:t>Schematic Capture</w:t>
      </w:r>
      <w:bookmarkEnd w:id="54"/>
    </w:p>
    <w:p w14:paraId="2C7F561E" w14:textId="245A0887" w:rsidR="001963E9" w:rsidRDefault="007B4DCD" w:rsidP="001963E9">
      <w:pPr>
        <w:pStyle w:val="ListParagraph"/>
        <w:spacing w:after="120"/>
        <w:jc w:val="thaiDistribute"/>
        <w:rPr>
          <w:rFonts w:asciiTheme="minorHAnsi" w:hAnsiTheme="minorHAnsi"/>
        </w:rPr>
      </w:pPr>
      <w:r w:rsidRPr="007B4DCD">
        <w:rPr>
          <w:rFonts w:asciiTheme="minorHAnsi" w:hAnsiTheme="minorHAnsi"/>
        </w:rPr>
        <w:t xml:space="preserve">Design template has available for sheet in landscape orientation with paper size A4 to A0 </w:t>
      </w:r>
      <w:bookmarkStart w:id="55" w:name="_Toc70421265"/>
    </w:p>
    <w:p w14:paraId="39CE0CDA" w14:textId="55E31287" w:rsidR="007B4DCD" w:rsidRPr="00913FA3" w:rsidRDefault="007B4DCD" w:rsidP="005040AA">
      <w:pPr>
        <w:pStyle w:val="Heading5"/>
        <w:numPr>
          <w:ilvl w:val="3"/>
          <w:numId w:val="17"/>
        </w:numPr>
        <w:ind w:left="1620" w:hanging="900"/>
        <w:jc w:val="thaiDistribute"/>
        <w:rPr>
          <w:rFonts w:asciiTheme="minorHAnsi" w:hAnsiTheme="minorHAnsi"/>
          <w:b w:val="0"/>
          <w:bCs w:val="0"/>
        </w:rPr>
      </w:pPr>
      <w:r w:rsidRPr="00913FA3">
        <w:rPr>
          <w:rFonts w:asciiTheme="minorHAnsi" w:hAnsiTheme="minorHAnsi"/>
          <w:b w:val="0"/>
          <w:bCs w:val="0"/>
        </w:rPr>
        <w:t>Symbols and Marking</w:t>
      </w:r>
      <w:bookmarkEnd w:id="55"/>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5"/>
        <w:gridCol w:w="1575"/>
        <w:gridCol w:w="1575"/>
        <w:gridCol w:w="1575"/>
        <w:gridCol w:w="1575"/>
        <w:gridCol w:w="1575"/>
      </w:tblGrid>
      <w:tr w:rsidR="000F3796" w14:paraId="61D62E4A" w14:textId="77777777" w:rsidTr="00913FA3">
        <w:trPr>
          <w:trHeight w:val="1440"/>
          <w:jc w:val="center"/>
        </w:trPr>
        <w:tc>
          <w:tcPr>
            <w:tcW w:w="1575" w:type="dxa"/>
            <w:vAlign w:val="center"/>
            <w:hideMark/>
          </w:tcPr>
          <w:p w14:paraId="30CFCFA7" w14:textId="549402A9" w:rsidR="007B4DCD" w:rsidRDefault="007B4DCD" w:rsidP="00913FA3">
            <w:pPr>
              <w:jc w:val="center"/>
              <w:rPr>
                <w:rFonts w:asciiTheme="minorHAnsi" w:hAnsiTheme="minorHAnsi" w:cstheme="minorBidi"/>
                <w:color w:val="auto"/>
                <w:sz w:val="18"/>
                <w:szCs w:val="22"/>
              </w:rPr>
            </w:pPr>
            <w:r>
              <w:rPr>
                <w:noProof/>
                <w:sz w:val="18"/>
                <w:szCs w:val="22"/>
              </w:rPr>
              <w:drawing>
                <wp:inline distT="0" distB="0" distL="0" distR="0" wp14:anchorId="4708253A" wp14:editId="46CAFE74">
                  <wp:extent cx="428625" cy="50228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cstate="print">
                            <a:extLst>
                              <a:ext uri="{28A0092B-C50C-407E-A947-70E740481C1C}">
                                <a14:useLocalDpi xmlns:a14="http://schemas.microsoft.com/office/drawing/2010/main" val="0"/>
                              </a:ext>
                            </a:extLst>
                          </a:blip>
                          <a:srcRect t="-1295" b="21616"/>
                          <a:stretch>
                            <a:fillRect/>
                          </a:stretch>
                        </pic:blipFill>
                        <pic:spPr bwMode="auto">
                          <a:xfrm>
                            <a:off x="0" y="0"/>
                            <a:ext cx="428625" cy="502285"/>
                          </a:xfrm>
                          <a:prstGeom prst="rect">
                            <a:avLst/>
                          </a:prstGeom>
                          <a:noFill/>
                          <a:ln>
                            <a:noFill/>
                          </a:ln>
                        </pic:spPr>
                      </pic:pic>
                    </a:graphicData>
                  </a:graphic>
                </wp:inline>
              </w:drawing>
            </w:r>
          </w:p>
        </w:tc>
        <w:tc>
          <w:tcPr>
            <w:tcW w:w="1575" w:type="dxa"/>
            <w:vAlign w:val="center"/>
            <w:hideMark/>
          </w:tcPr>
          <w:p w14:paraId="2F5E05F2" w14:textId="6BB8AE5F" w:rsidR="007B4DCD" w:rsidRDefault="007B4DCD" w:rsidP="00913FA3">
            <w:pPr>
              <w:jc w:val="center"/>
              <w:rPr>
                <w:sz w:val="18"/>
                <w:szCs w:val="22"/>
              </w:rPr>
            </w:pPr>
            <w:r>
              <w:rPr>
                <w:noProof/>
                <w:sz w:val="18"/>
                <w:szCs w:val="22"/>
              </w:rPr>
              <w:drawing>
                <wp:inline distT="0" distB="0" distL="0" distR="0" wp14:anchorId="1E88FC10" wp14:editId="74908ECA">
                  <wp:extent cx="412115" cy="81534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12115" cy="815340"/>
                          </a:xfrm>
                          <a:prstGeom prst="rect">
                            <a:avLst/>
                          </a:prstGeom>
                          <a:noFill/>
                          <a:ln>
                            <a:noFill/>
                          </a:ln>
                        </pic:spPr>
                      </pic:pic>
                    </a:graphicData>
                  </a:graphic>
                </wp:inline>
              </w:drawing>
            </w:r>
          </w:p>
        </w:tc>
        <w:tc>
          <w:tcPr>
            <w:tcW w:w="1575" w:type="dxa"/>
            <w:vAlign w:val="center"/>
            <w:hideMark/>
          </w:tcPr>
          <w:p w14:paraId="4516EB4E" w14:textId="540E624E" w:rsidR="007B4DCD" w:rsidRDefault="007B4DCD" w:rsidP="00913FA3">
            <w:pPr>
              <w:jc w:val="center"/>
              <w:rPr>
                <w:sz w:val="18"/>
                <w:szCs w:val="22"/>
              </w:rPr>
            </w:pPr>
            <w:r>
              <w:rPr>
                <w:noProof/>
                <w:sz w:val="18"/>
                <w:szCs w:val="22"/>
              </w:rPr>
              <w:drawing>
                <wp:inline distT="0" distB="0" distL="0" distR="0" wp14:anchorId="083AAB10" wp14:editId="68C2D5BD">
                  <wp:extent cx="428625" cy="81534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28625" cy="815340"/>
                          </a:xfrm>
                          <a:prstGeom prst="rect">
                            <a:avLst/>
                          </a:prstGeom>
                          <a:noFill/>
                          <a:ln>
                            <a:noFill/>
                          </a:ln>
                        </pic:spPr>
                      </pic:pic>
                    </a:graphicData>
                  </a:graphic>
                </wp:inline>
              </w:drawing>
            </w:r>
          </w:p>
        </w:tc>
        <w:tc>
          <w:tcPr>
            <w:tcW w:w="1575" w:type="dxa"/>
            <w:vAlign w:val="center"/>
            <w:hideMark/>
          </w:tcPr>
          <w:p w14:paraId="1B4DF9BD" w14:textId="65C4552B" w:rsidR="007B4DCD" w:rsidRDefault="007B4DCD" w:rsidP="00913FA3">
            <w:pPr>
              <w:jc w:val="center"/>
              <w:rPr>
                <w:sz w:val="18"/>
                <w:szCs w:val="22"/>
              </w:rPr>
            </w:pPr>
            <w:r>
              <w:rPr>
                <w:noProof/>
                <w:sz w:val="18"/>
                <w:szCs w:val="22"/>
              </w:rPr>
              <w:drawing>
                <wp:inline distT="0" distB="0" distL="0" distR="0" wp14:anchorId="4DC12F99" wp14:editId="158EA554">
                  <wp:extent cx="428625" cy="81534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8625" cy="815340"/>
                          </a:xfrm>
                          <a:prstGeom prst="rect">
                            <a:avLst/>
                          </a:prstGeom>
                          <a:noFill/>
                          <a:ln>
                            <a:noFill/>
                          </a:ln>
                        </pic:spPr>
                      </pic:pic>
                    </a:graphicData>
                  </a:graphic>
                </wp:inline>
              </w:drawing>
            </w:r>
          </w:p>
        </w:tc>
        <w:tc>
          <w:tcPr>
            <w:tcW w:w="1575" w:type="dxa"/>
            <w:vAlign w:val="center"/>
            <w:hideMark/>
          </w:tcPr>
          <w:p w14:paraId="19727871" w14:textId="59C13CEF" w:rsidR="007B4DCD" w:rsidRDefault="007B4DCD" w:rsidP="00913FA3">
            <w:pPr>
              <w:jc w:val="center"/>
              <w:rPr>
                <w:sz w:val="18"/>
                <w:szCs w:val="22"/>
              </w:rPr>
            </w:pPr>
            <w:r>
              <w:rPr>
                <w:noProof/>
                <w:sz w:val="18"/>
                <w:szCs w:val="22"/>
              </w:rPr>
              <w:drawing>
                <wp:inline distT="0" distB="0" distL="0" distR="0" wp14:anchorId="074BCF8F" wp14:editId="1C69500C">
                  <wp:extent cx="362585" cy="81534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62585" cy="815340"/>
                          </a:xfrm>
                          <a:prstGeom prst="rect">
                            <a:avLst/>
                          </a:prstGeom>
                          <a:noFill/>
                          <a:ln>
                            <a:noFill/>
                          </a:ln>
                        </pic:spPr>
                      </pic:pic>
                    </a:graphicData>
                  </a:graphic>
                </wp:inline>
              </w:drawing>
            </w:r>
          </w:p>
        </w:tc>
        <w:tc>
          <w:tcPr>
            <w:tcW w:w="1575" w:type="dxa"/>
            <w:vAlign w:val="center"/>
            <w:hideMark/>
          </w:tcPr>
          <w:p w14:paraId="5783440B" w14:textId="1F400E3D" w:rsidR="007B4DCD" w:rsidRDefault="007B4DCD" w:rsidP="00913FA3">
            <w:pPr>
              <w:jc w:val="center"/>
              <w:rPr>
                <w:sz w:val="18"/>
                <w:szCs w:val="22"/>
              </w:rPr>
            </w:pPr>
            <w:r>
              <w:rPr>
                <w:noProof/>
                <w:sz w:val="18"/>
                <w:szCs w:val="22"/>
              </w:rPr>
              <w:drawing>
                <wp:inline distT="0" distB="0" distL="0" distR="0" wp14:anchorId="026665AA" wp14:editId="0F30AF9C">
                  <wp:extent cx="362585" cy="81534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62585" cy="815340"/>
                          </a:xfrm>
                          <a:prstGeom prst="rect">
                            <a:avLst/>
                          </a:prstGeom>
                          <a:noFill/>
                          <a:ln>
                            <a:noFill/>
                          </a:ln>
                        </pic:spPr>
                      </pic:pic>
                    </a:graphicData>
                  </a:graphic>
                </wp:inline>
              </w:drawing>
            </w:r>
          </w:p>
        </w:tc>
      </w:tr>
      <w:tr w:rsidR="000F3796" w14:paraId="7F9A5304" w14:textId="77777777" w:rsidTr="001963E9">
        <w:trPr>
          <w:trHeight w:val="288"/>
          <w:jc w:val="center"/>
        </w:trPr>
        <w:tc>
          <w:tcPr>
            <w:tcW w:w="1575" w:type="dxa"/>
            <w:vAlign w:val="center"/>
            <w:hideMark/>
          </w:tcPr>
          <w:p w14:paraId="70BAB3FB"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Antenna</w:t>
            </w:r>
          </w:p>
        </w:tc>
        <w:tc>
          <w:tcPr>
            <w:tcW w:w="1575" w:type="dxa"/>
            <w:vAlign w:val="center"/>
            <w:hideMark/>
          </w:tcPr>
          <w:p w14:paraId="4597A1FD"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Battery</w:t>
            </w:r>
          </w:p>
        </w:tc>
        <w:tc>
          <w:tcPr>
            <w:tcW w:w="1575" w:type="dxa"/>
            <w:vAlign w:val="center"/>
            <w:hideMark/>
          </w:tcPr>
          <w:p w14:paraId="652E3FD9"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Capacitor</w:t>
            </w:r>
          </w:p>
        </w:tc>
        <w:tc>
          <w:tcPr>
            <w:tcW w:w="1575" w:type="dxa"/>
            <w:vAlign w:val="center"/>
            <w:hideMark/>
          </w:tcPr>
          <w:p w14:paraId="3A5458F9"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18"/>
                <w:szCs w:val="18"/>
              </w:rPr>
              <w:t>Capacitor Polarity</w:t>
            </w:r>
          </w:p>
        </w:tc>
        <w:tc>
          <w:tcPr>
            <w:tcW w:w="1575" w:type="dxa"/>
            <w:vAlign w:val="center"/>
            <w:hideMark/>
          </w:tcPr>
          <w:p w14:paraId="50E62CEF"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Diode Schottky</w:t>
            </w:r>
          </w:p>
        </w:tc>
        <w:tc>
          <w:tcPr>
            <w:tcW w:w="1575" w:type="dxa"/>
            <w:vAlign w:val="center"/>
            <w:hideMark/>
          </w:tcPr>
          <w:p w14:paraId="2956BCEB"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Diode Zener</w:t>
            </w:r>
          </w:p>
        </w:tc>
      </w:tr>
      <w:tr w:rsidR="000F3796" w14:paraId="050EA371" w14:textId="77777777" w:rsidTr="00913FA3">
        <w:trPr>
          <w:trHeight w:val="1440"/>
          <w:jc w:val="center"/>
        </w:trPr>
        <w:tc>
          <w:tcPr>
            <w:tcW w:w="1575" w:type="dxa"/>
            <w:vAlign w:val="center"/>
            <w:hideMark/>
          </w:tcPr>
          <w:p w14:paraId="5E6FC3E0" w14:textId="774383C3" w:rsidR="007B4DCD" w:rsidRDefault="007B4DCD" w:rsidP="00913FA3">
            <w:pPr>
              <w:jc w:val="center"/>
              <w:rPr>
                <w:sz w:val="18"/>
                <w:szCs w:val="22"/>
              </w:rPr>
            </w:pPr>
            <w:r>
              <w:rPr>
                <w:noProof/>
                <w:sz w:val="18"/>
                <w:szCs w:val="22"/>
              </w:rPr>
              <w:drawing>
                <wp:inline distT="0" distB="0" distL="0" distR="0" wp14:anchorId="2D56CD87" wp14:editId="59CD9F94">
                  <wp:extent cx="362585" cy="81534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62585" cy="815340"/>
                          </a:xfrm>
                          <a:prstGeom prst="rect">
                            <a:avLst/>
                          </a:prstGeom>
                          <a:noFill/>
                          <a:ln>
                            <a:noFill/>
                          </a:ln>
                        </pic:spPr>
                      </pic:pic>
                    </a:graphicData>
                  </a:graphic>
                </wp:inline>
              </w:drawing>
            </w:r>
          </w:p>
        </w:tc>
        <w:tc>
          <w:tcPr>
            <w:tcW w:w="1575" w:type="dxa"/>
            <w:vAlign w:val="center"/>
            <w:hideMark/>
          </w:tcPr>
          <w:p w14:paraId="00BA594C" w14:textId="4E52288B" w:rsidR="007B4DCD" w:rsidRDefault="007B4DCD" w:rsidP="00913FA3">
            <w:pPr>
              <w:jc w:val="center"/>
              <w:rPr>
                <w:sz w:val="18"/>
                <w:szCs w:val="22"/>
              </w:rPr>
            </w:pPr>
            <w:r>
              <w:rPr>
                <w:noProof/>
                <w:sz w:val="18"/>
                <w:szCs w:val="22"/>
              </w:rPr>
              <w:drawing>
                <wp:inline distT="0" distB="0" distL="0" distR="0" wp14:anchorId="7617724F" wp14:editId="406FDB8A">
                  <wp:extent cx="230505" cy="81534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0505" cy="815340"/>
                          </a:xfrm>
                          <a:prstGeom prst="rect">
                            <a:avLst/>
                          </a:prstGeom>
                          <a:noFill/>
                          <a:ln>
                            <a:noFill/>
                          </a:ln>
                        </pic:spPr>
                      </pic:pic>
                    </a:graphicData>
                  </a:graphic>
                </wp:inline>
              </w:drawing>
            </w:r>
          </w:p>
        </w:tc>
        <w:tc>
          <w:tcPr>
            <w:tcW w:w="1575" w:type="dxa"/>
            <w:vAlign w:val="center"/>
            <w:hideMark/>
          </w:tcPr>
          <w:p w14:paraId="080061D3" w14:textId="0475244C" w:rsidR="007B4DCD" w:rsidRDefault="007B4DCD" w:rsidP="00913FA3">
            <w:pPr>
              <w:jc w:val="center"/>
              <w:rPr>
                <w:sz w:val="18"/>
                <w:szCs w:val="22"/>
              </w:rPr>
            </w:pPr>
            <w:r>
              <w:rPr>
                <w:noProof/>
                <w:sz w:val="18"/>
                <w:szCs w:val="22"/>
              </w:rPr>
              <w:drawing>
                <wp:inline distT="0" distB="0" distL="0" distR="0" wp14:anchorId="7C892F5D" wp14:editId="1E4610C1">
                  <wp:extent cx="247015" cy="81534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47015" cy="815340"/>
                          </a:xfrm>
                          <a:prstGeom prst="rect">
                            <a:avLst/>
                          </a:prstGeom>
                          <a:noFill/>
                          <a:ln>
                            <a:noFill/>
                          </a:ln>
                        </pic:spPr>
                      </pic:pic>
                    </a:graphicData>
                  </a:graphic>
                </wp:inline>
              </w:drawing>
            </w:r>
          </w:p>
        </w:tc>
        <w:tc>
          <w:tcPr>
            <w:tcW w:w="1575" w:type="dxa"/>
            <w:vAlign w:val="center"/>
            <w:hideMark/>
          </w:tcPr>
          <w:p w14:paraId="11B58B63" w14:textId="492818D8" w:rsidR="007B4DCD" w:rsidRDefault="007B4DCD" w:rsidP="00913FA3">
            <w:pPr>
              <w:jc w:val="center"/>
              <w:rPr>
                <w:sz w:val="18"/>
                <w:szCs w:val="22"/>
              </w:rPr>
            </w:pPr>
            <w:r>
              <w:rPr>
                <w:noProof/>
                <w:sz w:val="18"/>
                <w:szCs w:val="22"/>
              </w:rPr>
              <w:drawing>
                <wp:inline distT="0" distB="0" distL="0" distR="0" wp14:anchorId="35EB0DEE" wp14:editId="00FD8ADE">
                  <wp:extent cx="313055" cy="76581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13055" cy="765810"/>
                          </a:xfrm>
                          <a:prstGeom prst="rect">
                            <a:avLst/>
                          </a:prstGeom>
                          <a:noFill/>
                          <a:ln>
                            <a:noFill/>
                          </a:ln>
                        </pic:spPr>
                      </pic:pic>
                    </a:graphicData>
                  </a:graphic>
                </wp:inline>
              </w:drawing>
            </w:r>
          </w:p>
        </w:tc>
        <w:tc>
          <w:tcPr>
            <w:tcW w:w="1575" w:type="dxa"/>
            <w:vAlign w:val="center"/>
            <w:hideMark/>
          </w:tcPr>
          <w:p w14:paraId="7CB108A0" w14:textId="171F356B" w:rsidR="007B4DCD" w:rsidRDefault="007B4DCD" w:rsidP="00913FA3">
            <w:pPr>
              <w:jc w:val="center"/>
              <w:rPr>
                <w:sz w:val="18"/>
                <w:szCs w:val="22"/>
              </w:rPr>
            </w:pPr>
            <w:r>
              <w:rPr>
                <w:noProof/>
                <w:sz w:val="18"/>
                <w:szCs w:val="22"/>
              </w:rPr>
              <w:drawing>
                <wp:inline distT="0" distB="0" distL="0" distR="0" wp14:anchorId="158222C7" wp14:editId="19C51675">
                  <wp:extent cx="288290" cy="8153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88290" cy="815340"/>
                          </a:xfrm>
                          <a:prstGeom prst="rect">
                            <a:avLst/>
                          </a:prstGeom>
                          <a:noFill/>
                          <a:ln>
                            <a:noFill/>
                          </a:ln>
                        </pic:spPr>
                      </pic:pic>
                    </a:graphicData>
                  </a:graphic>
                </wp:inline>
              </w:drawing>
            </w:r>
          </w:p>
        </w:tc>
        <w:tc>
          <w:tcPr>
            <w:tcW w:w="1575" w:type="dxa"/>
            <w:vAlign w:val="center"/>
            <w:hideMark/>
          </w:tcPr>
          <w:p w14:paraId="2EA4D867" w14:textId="6C4FA908" w:rsidR="007B4DCD" w:rsidRDefault="007B4DCD" w:rsidP="00913FA3">
            <w:pPr>
              <w:jc w:val="center"/>
              <w:rPr>
                <w:sz w:val="18"/>
                <w:szCs w:val="22"/>
              </w:rPr>
            </w:pPr>
            <w:r>
              <w:rPr>
                <w:noProof/>
                <w:sz w:val="18"/>
                <w:szCs w:val="22"/>
              </w:rPr>
              <w:drawing>
                <wp:inline distT="0" distB="0" distL="0" distR="0" wp14:anchorId="3C7CF26D" wp14:editId="38FB35A3">
                  <wp:extent cx="485775" cy="81534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85775" cy="815340"/>
                          </a:xfrm>
                          <a:prstGeom prst="rect">
                            <a:avLst/>
                          </a:prstGeom>
                          <a:noFill/>
                          <a:ln>
                            <a:noFill/>
                          </a:ln>
                        </pic:spPr>
                      </pic:pic>
                    </a:graphicData>
                  </a:graphic>
                </wp:inline>
              </w:drawing>
            </w:r>
          </w:p>
        </w:tc>
      </w:tr>
      <w:tr w:rsidR="000F3796" w14:paraId="526A8E80" w14:textId="77777777" w:rsidTr="001963E9">
        <w:trPr>
          <w:trHeight w:val="288"/>
          <w:jc w:val="center"/>
        </w:trPr>
        <w:tc>
          <w:tcPr>
            <w:tcW w:w="1575" w:type="dxa"/>
            <w:vAlign w:val="center"/>
            <w:hideMark/>
          </w:tcPr>
          <w:p w14:paraId="1DA0C61F"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Diode Rectify</w:t>
            </w:r>
          </w:p>
        </w:tc>
        <w:tc>
          <w:tcPr>
            <w:tcW w:w="1575" w:type="dxa"/>
            <w:vAlign w:val="center"/>
            <w:hideMark/>
          </w:tcPr>
          <w:p w14:paraId="3BDD6336"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Fuse</w:t>
            </w:r>
          </w:p>
        </w:tc>
        <w:tc>
          <w:tcPr>
            <w:tcW w:w="1575" w:type="dxa"/>
            <w:vAlign w:val="center"/>
            <w:hideMark/>
          </w:tcPr>
          <w:p w14:paraId="3733E130"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Inductor</w:t>
            </w:r>
          </w:p>
        </w:tc>
        <w:tc>
          <w:tcPr>
            <w:tcW w:w="1575" w:type="dxa"/>
            <w:vAlign w:val="center"/>
            <w:hideMark/>
          </w:tcPr>
          <w:p w14:paraId="5C52CEB8"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Inductor Core</w:t>
            </w:r>
          </w:p>
        </w:tc>
        <w:tc>
          <w:tcPr>
            <w:tcW w:w="1575" w:type="dxa"/>
            <w:vAlign w:val="center"/>
            <w:hideMark/>
          </w:tcPr>
          <w:p w14:paraId="6FD15257"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Jumper</w:t>
            </w:r>
          </w:p>
        </w:tc>
        <w:tc>
          <w:tcPr>
            <w:tcW w:w="1575" w:type="dxa"/>
            <w:vAlign w:val="center"/>
            <w:hideMark/>
          </w:tcPr>
          <w:p w14:paraId="4C50CA37"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LED</w:t>
            </w:r>
          </w:p>
        </w:tc>
      </w:tr>
      <w:tr w:rsidR="000F3796" w14:paraId="5E70D24C" w14:textId="77777777" w:rsidTr="00913FA3">
        <w:trPr>
          <w:trHeight w:val="1440"/>
          <w:jc w:val="center"/>
        </w:trPr>
        <w:tc>
          <w:tcPr>
            <w:tcW w:w="1575" w:type="dxa"/>
            <w:vAlign w:val="center"/>
            <w:hideMark/>
          </w:tcPr>
          <w:p w14:paraId="5CE99B44" w14:textId="3D176C15" w:rsidR="007B4DCD" w:rsidRDefault="007B4DCD" w:rsidP="00913FA3">
            <w:pPr>
              <w:jc w:val="center"/>
              <w:rPr>
                <w:sz w:val="18"/>
                <w:szCs w:val="22"/>
              </w:rPr>
            </w:pPr>
            <w:r>
              <w:rPr>
                <w:noProof/>
                <w:sz w:val="18"/>
                <w:szCs w:val="22"/>
              </w:rPr>
              <w:drawing>
                <wp:inline distT="0" distB="0" distL="0" distR="0" wp14:anchorId="206D1A0A" wp14:editId="184576DC">
                  <wp:extent cx="634365" cy="8153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34365" cy="815340"/>
                          </a:xfrm>
                          <a:prstGeom prst="rect">
                            <a:avLst/>
                          </a:prstGeom>
                          <a:noFill/>
                          <a:ln>
                            <a:noFill/>
                          </a:ln>
                        </pic:spPr>
                      </pic:pic>
                    </a:graphicData>
                  </a:graphic>
                </wp:inline>
              </w:drawing>
            </w:r>
          </w:p>
        </w:tc>
        <w:tc>
          <w:tcPr>
            <w:tcW w:w="1575" w:type="dxa"/>
            <w:vAlign w:val="center"/>
            <w:hideMark/>
          </w:tcPr>
          <w:p w14:paraId="08F66695" w14:textId="695AC6A1" w:rsidR="007B4DCD" w:rsidRDefault="007B4DCD" w:rsidP="00913FA3">
            <w:pPr>
              <w:jc w:val="center"/>
              <w:rPr>
                <w:sz w:val="18"/>
                <w:szCs w:val="22"/>
              </w:rPr>
            </w:pPr>
            <w:r>
              <w:rPr>
                <w:noProof/>
                <w:sz w:val="18"/>
                <w:szCs w:val="22"/>
              </w:rPr>
              <w:drawing>
                <wp:inline distT="0" distB="0" distL="0" distR="0" wp14:anchorId="148CAE54" wp14:editId="3BEDA067">
                  <wp:extent cx="634365" cy="81534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634365" cy="815340"/>
                          </a:xfrm>
                          <a:prstGeom prst="rect">
                            <a:avLst/>
                          </a:prstGeom>
                          <a:noFill/>
                          <a:ln>
                            <a:noFill/>
                          </a:ln>
                        </pic:spPr>
                      </pic:pic>
                    </a:graphicData>
                  </a:graphic>
                </wp:inline>
              </w:drawing>
            </w:r>
          </w:p>
        </w:tc>
        <w:tc>
          <w:tcPr>
            <w:tcW w:w="1575" w:type="dxa"/>
            <w:vAlign w:val="center"/>
            <w:hideMark/>
          </w:tcPr>
          <w:p w14:paraId="6FCA24AA" w14:textId="3A1FD422" w:rsidR="007B4DCD" w:rsidRDefault="007B4DCD" w:rsidP="00913FA3">
            <w:pPr>
              <w:jc w:val="center"/>
              <w:rPr>
                <w:sz w:val="18"/>
                <w:szCs w:val="22"/>
              </w:rPr>
            </w:pPr>
            <w:r>
              <w:rPr>
                <w:noProof/>
                <w:sz w:val="18"/>
                <w:szCs w:val="22"/>
              </w:rPr>
              <w:drawing>
                <wp:inline distT="0" distB="0" distL="0" distR="0" wp14:anchorId="740884EF" wp14:editId="262F5806">
                  <wp:extent cx="288290" cy="81534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8290" cy="815340"/>
                          </a:xfrm>
                          <a:prstGeom prst="rect">
                            <a:avLst/>
                          </a:prstGeom>
                          <a:noFill/>
                          <a:ln>
                            <a:noFill/>
                          </a:ln>
                        </pic:spPr>
                      </pic:pic>
                    </a:graphicData>
                  </a:graphic>
                </wp:inline>
              </w:drawing>
            </w:r>
          </w:p>
        </w:tc>
        <w:tc>
          <w:tcPr>
            <w:tcW w:w="1575" w:type="dxa"/>
            <w:vAlign w:val="center"/>
            <w:hideMark/>
          </w:tcPr>
          <w:p w14:paraId="38ED72FD" w14:textId="4450E16B" w:rsidR="007B4DCD" w:rsidRDefault="007B4DCD" w:rsidP="00913FA3">
            <w:pPr>
              <w:jc w:val="center"/>
              <w:rPr>
                <w:sz w:val="18"/>
                <w:szCs w:val="22"/>
              </w:rPr>
            </w:pPr>
            <w:r>
              <w:rPr>
                <w:noProof/>
                <w:sz w:val="18"/>
                <w:szCs w:val="22"/>
              </w:rPr>
              <w:drawing>
                <wp:inline distT="0" distB="0" distL="0" distR="0" wp14:anchorId="05E0BC6A" wp14:editId="0150B866">
                  <wp:extent cx="329565" cy="81534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29565" cy="815340"/>
                          </a:xfrm>
                          <a:prstGeom prst="rect">
                            <a:avLst/>
                          </a:prstGeom>
                          <a:noFill/>
                          <a:ln>
                            <a:noFill/>
                          </a:ln>
                        </pic:spPr>
                      </pic:pic>
                    </a:graphicData>
                  </a:graphic>
                </wp:inline>
              </w:drawing>
            </w:r>
          </w:p>
        </w:tc>
        <w:tc>
          <w:tcPr>
            <w:tcW w:w="1575" w:type="dxa"/>
            <w:vAlign w:val="center"/>
            <w:hideMark/>
          </w:tcPr>
          <w:p w14:paraId="086116AD" w14:textId="390B9097" w:rsidR="007B4DCD" w:rsidRDefault="007B4DCD" w:rsidP="00913FA3">
            <w:pPr>
              <w:jc w:val="center"/>
              <w:rPr>
                <w:sz w:val="18"/>
                <w:szCs w:val="22"/>
              </w:rPr>
            </w:pPr>
            <w:r>
              <w:rPr>
                <w:noProof/>
                <w:sz w:val="18"/>
                <w:szCs w:val="22"/>
              </w:rPr>
              <w:drawing>
                <wp:inline distT="0" distB="0" distL="0" distR="0" wp14:anchorId="19A8DE17" wp14:editId="10BEC8D8">
                  <wp:extent cx="798830" cy="73342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798830" cy="733425"/>
                          </a:xfrm>
                          <a:prstGeom prst="rect">
                            <a:avLst/>
                          </a:prstGeom>
                          <a:noFill/>
                          <a:ln>
                            <a:noFill/>
                          </a:ln>
                        </pic:spPr>
                      </pic:pic>
                    </a:graphicData>
                  </a:graphic>
                </wp:inline>
              </w:drawing>
            </w:r>
          </w:p>
        </w:tc>
        <w:tc>
          <w:tcPr>
            <w:tcW w:w="1575" w:type="dxa"/>
            <w:vAlign w:val="center"/>
            <w:hideMark/>
          </w:tcPr>
          <w:p w14:paraId="0FAF9842" w14:textId="6FFAA593" w:rsidR="007B4DCD" w:rsidRDefault="007B4DCD" w:rsidP="00913FA3">
            <w:pPr>
              <w:jc w:val="center"/>
              <w:rPr>
                <w:sz w:val="18"/>
                <w:szCs w:val="22"/>
              </w:rPr>
            </w:pPr>
            <w:r>
              <w:rPr>
                <w:noProof/>
                <w:sz w:val="18"/>
                <w:szCs w:val="22"/>
              </w:rPr>
              <w:drawing>
                <wp:inline distT="0" distB="0" distL="0" distR="0" wp14:anchorId="7E5CD8F1" wp14:editId="022BCB42">
                  <wp:extent cx="733425" cy="354330"/>
                  <wp:effectExtent l="0" t="0" r="0"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733425" cy="354330"/>
                          </a:xfrm>
                          <a:prstGeom prst="rect">
                            <a:avLst/>
                          </a:prstGeom>
                          <a:noFill/>
                          <a:ln>
                            <a:noFill/>
                          </a:ln>
                        </pic:spPr>
                      </pic:pic>
                    </a:graphicData>
                  </a:graphic>
                </wp:inline>
              </w:drawing>
            </w:r>
          </w:p>
        </w:tc>
      </w:tr>
      <w:tr w:rsidR="000F3796" w14:paraId="5B89A8FF" w14:textId="77777777" w:rsidTr="001963E9">
        <w:trPr>
          <w:trHeight w:val="288"/>
          <w:jc w:val="center"/>
        </w:trPr>
        <w:tc>
          <w:tcPr>
            <w:tcW w:w="1575" w:type="dxa"/>
            <w:vAlign w:val="center"/>
            <w:hideMark/>
          </w:tcPr>
          <w:p w14:paraId="2940A1E6"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MOSFET-N</w:t>
            </w:r>
          </w:p>
        </w:tc>
        <w:tc>
          <w:tcPr>
            <w:tcW w:w="1575" w:type="dxa"/>
            <w:vAlign w:val="center"/>
            <w:hideMark/>
          </w:tcPr>
          <w:p w14:paraId="2F8FCACC"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MOSFET-P</w:t>
            </w:r>
          </w:p>
        </w:tc>
        <w:tc>
          <w:tcPr>
            <w:tcW w:w="1575" w:type="dxa"/>
            <w:vAlign w:val="center"/>
            <w:hideMark/>
          </w:tcPr>
          <w:p w14:paraId="3A63D092"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Motor</w:t>
            </w:r>
          </w:p>
        </w:tc>
        <w:tc>
          <w:tcPr>
            <w:tcW w:w="1575" w:type="dxa"/>
            <w:vAlign w:val="center"/>
            <w:hideMark/>
          </w:tcPr>
          <w:p w14:paraId="2245506D"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Motor Servo</w:t>
            </w:r>
          </w:p>
        </w:tc>
        <w:tc>
          <w:tcPr>
            <w:tcW w:w="1575" w:type="dxa"/>
            <w:vAlign w:val="center"/>
            <w:hideMark/>
          </w:tcPr>
          <w:p w14:paraId="582B21D7"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Motor Steps</w:t>
            </w:r>
          </w:p>
        </w:tc>
        <w:tc>
          <w:tcPr>
            <w:tcW w:w="1575" w:type="dxa"/>
            <w:vAlign w:val="center"/>
            <w:hideMark/>
          </w:tcPr>
          <w:p w14:paraId="09BE1072" w14:textId="77777777" w:rsidR="007B4DCD" w:rsidRPr="00913FA3" w:rsidRDefault="007B4DCD" w:rsidP="00913FA3">
            <w:pPr>
              <w:jc w:val="center"/>
              <w:rPr>
                <w:rFonts w:asciiTheme="minorHAnsi" w:hAnsiTheme="minorHAnsi"/>
                <w:sz w:val="20"/>
              </w:rPr>
            </w:pPr>
            <w:r w:rsidRPr="00913FA3">
              <w:rPr>
                <w:rFonts w:asciiTheme="minorHAnsi" w:hAnsiTheme="minorHAnsi"/>
                <w:sz w:val="18"/>
                <w:szCs w:val="22"/>
              </w:rPr>
              <w:t>Integrator Circuit</w:t>
            </w:r>
          </w:p>
        </w:tc>
      </w:tr>
      <w:tr w:rsidR="000F3796" w14:paraId="55DE9EC7" w14:textId="77777777" w:rsidTr="00913FA3">
        <w:trPr>
          <w:trHeight w:val="1440"/>
          <w:jc w:val="center"/>
        </w:trPr>
        <w:tc>
          <w:tcPr>
            <w:tcW w:w="1575" w:type="dxa"/>
            <w:vAlign w:val="center"/>
            <w:hideMark/>
          </w:tcPr>
          <w:p w14:paraId="4B2538B2" w14:textId="062EA183" w:rsidR="007B4DCD" w:rsidRDefault="007B4DCD" w:rsidP="00913FA3">
            <w:pPr>
              <w:jc w:val="center"/>
              <w:rPr>
                <w:sz w:val="18"/>
                <w:szCs w:val="22"/>
              </w:rPr>
            </w:pPr>
            <w:r>
              <w:rPr>
                <w:noProof/>
                <w:sz w:val="18"/>
                <w:szCs w:val="22"/>
              </w:rPr>
              <w:drawing>
                <wp:inline distT="0" distB="0" distL="0" distR="0" wp14:anchorId="4AFB856B" wp14:editId="65215836">
                  <wp:extent cx="543560" cy="8153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3560" cy="815340"/>
                          </a:xfrm>
                          <a:prstGeom prst="rect">
                            <a:avLst/>
                          </a:prstGeom>
                          <a:noFill/>
                          <a:ln>
                            <a:noFill/>
                          </a:ln>
                        </pic:spPr>
                      </pic:pic>
                    </a:graphicData>
                  </a:graphic>
                </wp:inline>
              </w:drawing>
            </w:r>
          </w:p>
        </w:tc>
        <w:tc>
          <w:tcPr>
            <w:tcW w:w="1575" w:type="dxa"/>
            <w:vAlign w:val="center"/>
            <w:hideMark/>
          </w:tcPr>
          <w:p w14:paraId="6DFCDA61" w14:textId="440389BA" w:rsidR="007B4DCD" w:rsidRDefault="007B4DCD" w:rsidP="00913FA3">
            <w:pPr>
              <w:jc w:val="center"/>
              <w:rPr>
                <w:sz w:val="18"/>
                <w:szCs w:val="22"/>
              </w:rPr>
            </w:pPr>
            <w:r>
              <w:rPr>
                <w:noProof/>
                <w:sz w:val="18"/>
                <w:szCs w:val="22"/>
              </w:rPr>
              <w:drawing>
                <wp:inline distT="0" distB="0" distL="0" distR="0" wp14:anchorId="2E3A3B0E" wp14:editId="4B41FEC6">
                  <wp:extent cx="543560" cy="81534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3560" cy="815340"/>
                          </a:xfrm>
                          <a:prstGeom prst="rect">
                            <a:avLst/>
                          </a:prstGeom>
                          <a:noFill/>
                          <a:ln>
                            <a:noFill/>
                          </a:ln>
                        </pic:spPr>
                      </pic:pic>
                    </a:graphicData>
                  </a:graphic>
                </wp:inline>
              </w:drawing>
            </w:r>
          </w:p>
        </w:tc>
        <w:tc>
          <w:tcPr>
            <w:tcW w:w="1575" w:type="dxa"/>
            <w:vAlign w:val="center"/>
            <w:hideMark/>
          </w:tcPr>
          <w:p w14:paraId="1852B3A7" w14:textId="724EC8B8" w:rsidR="007B4DCD" w:rsidRDefault="007B4DCD" w:rsidP="00913FA3">
            <w:pPr>
              <w:jc w:val="center"/>
              <w:rPr>
                <w:sz w:val="18"/>
                <w:szCs w:val="22"/>
              </w:rPr>
            </w:pPr>
            <w:r>
              <w:rPr>
                <w:noProof/>
                <w:sz w:val="18"/>
                <w:szCs w:val="22"/>
              </w:rPr>
              <w:drawing>
                <wp:inline distT="0" distB="0" distL="0" distR="0" wp14:anchorId="0AF8521E" wp14:editId="3DD7E159">
                  <wp:extent cx="469265" cy="81534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69265" cy="815340"/>
                          </a:xfrm>
                          <a:prstGeom prst="rect">
                            <a:avLst/>
                          </a:prstGeom>
                          <a:noFill/>
                          <a:ln>
                            <a:noFill/>
                          </a:ln>
                        </pic:spPr>
                      </pic:pic>
                    </a:graphicData>
                  </a:graphic>
                </wp:inline>
              </w:drawing>
            </w:r>
          </w:p>
        </w:tc>
        <w:tc>
          <w:tcPr>
            <w:tcW w:w="1575" w:type="dxa"/>
            <w:vAlign w:val="center"/>
            <w:hideMark/>
          </w:tcPr>
          <w:p w14:paraId="37C2BD40" w14:textId="2F6E5BBA" w:rsidR="007B4DCD" w:rsidRDefault="007B4DCD" w:rsidP="00913FA3">
            <w:pPr>
              <w:jc w:val="center"/>
              <w:rPr>
                <w:sz w:val="18"/>
                <w:szCs w:val="22"/>
              </w:rPr>
            </w:pPr>
            <w:r>
              <w:rPr>
                <w:noProof/>
                <w:sz w:val="18"/>
                <w:szCs w:val="22"/>
              </w:rPr>
              <w:drawing>
                <wp:inline distT="0" distB="0" distL="0" distR="0" wp14:anchorId="73730E0E" wp14:editId="1DECF0FF">
                  <wp:extent cx="329565" cy="81534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29565" cy="815340"/>
                          </a:xfrm>
                          <a:prstGeom prst="rect">
                            <a:avLst/>
                          </a:prstGeom>
                          <a:noFill/>
                          <a:ln>
                            <a:noFill/>
                          </a:ln>
                        </pic:spPr>
                      </pic:pic>
                    </a:graphicData>
                  </a:graphic>
                </wp:inline>
              </w:drawing>
            </w:r>
          </w:p>
        </w:tc>
        <w:tc>
          <w:tcPr>
            <w:tcW w:w="1575" w:type="dxa"/>
            <w:vAlign w:val="center"/>
            <w:hideMark/>
          </w:tcPr>
          <w:p w14:paraId="44E300D7" w14:textId="042924CD" w:rsidR="007B4DCD" w:rsidRDefault="007B4DCD" w:rsidP="00913FA3">
            <w:pPr>
              <w:jc w:val="center"/>
              <w:rPr>
                <w:sz w:val="18"/>
                <w:szCs w:val="22"/>
              </w:rPr>
            </w:pPr>
            <w:r>
              <w:rPr>
                <w:noProof/>
                <w:sz w:val="18"/>
                <w:szCs w:val="22"/>
              </w:rPr>
              <w:drawing>
                <wp:inline distT="0" distB="0" distL="0" distR="0" wp14:anchorId="1FEF2207" wp14:editId="25E61C10">
                  <wp:extent cx="568325" cy="81534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68325" cy="815340"/>
                          </a:xfrm>
                          <a:prstGeom prst="rect">
                            <a:avLst/>
                          </a:prstGeom>
                          <a:noFill/>
                          <a:ln>
                            <a:noFill/>
                          </a:ln>
                        </pic:spPr>
                      </pic:pic>
                    </a:graphicData>
                  </a:graphic>
                </wp:inline>
              </w:drawing>
            </w:r>
          </w:p>
        </w:tc>
        <w:tc>
          <w:tcPr>
            <w:tcW w:w="1575" w:type="dxa"/>
            <w:vAlign w:val="center"/>
            <w:hideMark/>
          </w:tcPr>
          <w:p w14:paraId="53A4019C" w14:textId="3A0116A1" w:rsidR="007B4DCD" w:rsidRDefault="007B4DCD" w:rsidP="00913FA3">
            <w:pPr>
              <w:jc w:val="center"/>
              <w:rPr>
                <w:sz w:val="18"/>
                <w:szCs w:val="22"/>
              </w:rPr>
            </w:pPr>
            <w:r>
              <w:rPr>
                <w:noProof/>
                <w:sz w:val="18"/>
                <w:szCs w:val="22"/>
              </w:rPr>
              <w:drawing>
                <wp:inline distT="0" distB="0" distL="0" distR="0" wp14:anchorId="33F93299" wp14:editId="07CF58D9">
                  <wp:extent cx="255270" cy="81534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55270" cy="815340"/>
                          </a:xfrm>
                          <a:prstGeom prst="rect">
                            <a:avLst/>
                          </a:prstGeom>
                          <a:noFill/>
                          <a:ln>
                            <a:noFill/>
                          </a:ln>
                        </pic:spPr>
                      </pic:pic>
                    </a:graphicData>
                  </a:graphic>
                </wp:inline>
              </w:drawing>
            </w:r>
          </w:p>
        </w:tc>
      </w:tr>
      <w:tr w:rsidR="000F3796" w14:paraId="46B0DDE6" w14:textId="77777777" w:rsidTr="00913FA3">
        <w:trPr>
          <w:trHeight w:val="288"/>
          <w:jc w:val="center"/>
        </w:trPr>
        <w:tc>
          <w:tcPr>
            <w:tcW w:w="1575" w:type="dxa"/>
            <w:vAlign w:val="center"/>
            <w:hideMark/>
          </w:tcPr>
          <w:p w14:paraId="587E21B7"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BJT-NPN</w:t>
            </w:r>
          </w:p>
        </w:tc>
        <w:tc>
          <w:tcPr>
            <w:tcW w:w="1575" w:type="dxa"/>
            <w:vAlign w:val="center"/>
            <w:hideMark/>
          </w:tcPr>
          <w:p w14:paraId="79E0591F"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BJT-PNP</w:t>
            </w:r>
          </w:p>
        </w:tc>
        <w:tc>
          <w:tcPr>
            <w:tcW w:w="1575" w:type="dxa"/>
            <w:vAlign w:val="center"/>
            <w:hideMark/>
          </w:tcPr>
          <w:p w14:paraId="2EC7ECD4"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Photo Sensor</w:t>
            </w:r>
          </w:p>
        </w:tc>
        <w:tc>
          <w:tcPr>
            <w:tcW w:w="1575" w:type="dxa"/>
            <w:vAlign w:val="center"/>
            <w:hideMark/>
          </w:tcPr>
          <w:p w14:paraId="46D55084"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Resistor</w:t>
            </w:r>
          </w:p>
        </w:tc>
        <w:tc>
          <w:tcPr>
            <w:tcW w:w="1575" w:type="dxa"/>
            <w:vAlign w:val="center"/>
            <w:hideMark/>
          </w:tcPr>
          <w:p w14:paraId="007EA715" w14:textId="77777777" w:rsidR="007B4DCD" w:rsidRPr="00913FA3" w:rsidRDefault="007B4DCD" w:rsidP="00913FA3">
            <w:pPr>
              <w:jc w:val="center"/>
              <w:rPr>
                <w:rFonts w:asciiTheme="minorHAnsi" w:hAnsiTheme="minorHAnsi"/>
                <w:sz w:val="20"/>
              </w:rPr>
            </w:pPr>
            <w:r w:rsidRPr="00913FA3">
              <w:rPr>
                <w:rFonts w:asciiTheme="minorHAnsi" w:hAnsiTheme="minorHAnsi"/>
                <w:sz w:val="18"/>
                <w:szCs w:val="22"/>
              </w:rPr>
              <w:t xml:space="preserve">Variable Resistor </w:t>
            </w:r>
          </w:p>
        </w:tc>
        <w:tc>
          <w:tcPr>
            <w:tcW w:w="1575" w:type="dxa"/>
            <w:vAlign w:val="center"/>
            <w:hideMark/>
          </w:tcPr>
          <w:p w14:paraId="15DC7CEA"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Switches Button</w:t>
            </w:r>
          </w:p>
        </w:tc>
      </w:tr>
      <w:tr w:rsidR="000F3796" w14:paraId="2F7767F1" w14:textId="77777777" w:rsidTr="00913FA3">
        <w:trPr>
          <w:trHeight w:val="1440"/>
          <w:jc w:val="center"/>
        </w:trPr>
        <w:tc>
          <w:tcPr>
            <w:tcW w:w="1575" w:type="dxa"/>
            <w:vAlign w:val="center"/>
            <w:hideMark/>
          </w:tcPr>
          <w:p w14:paraId="0A3D8B13" w14:textId="6BF4DF3B" w:rsidR="007B4DCD" w:rsidRDefault="007B4DCD" w:rsidP="00913FA3">
            <w:pPr>
              <w:jc w:val="center"/>
              <w:rPr>
                <w:sz w:val="18"/>
                <w:szCs w:val="22"/>
              </w:rPr>
            </w:pPr>
            <w:r>
              <w:rPr>
                <w:noProof/>
                <w:sz w:val="18"/>
                <w:szCs w:val="22"/>
              </w:rPr>
              <w:drawing>
                <wp:inline distT="0" distB="0" distL="0" distR="0" wp14:anchorId="7A16D911" wp14:editId="389037CD">
                  <wp:extent cx="560070" cy="81534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60070" cy="815340"/>
                          </a:xfrm>
                          <a:prstGeom prst="rect">
                            <a:avLst/>
                          </a:prstGeom>
                          <a:noFill/>
                          <a:ln>
                            <a:noFill/>
                          </a:ln>
                        </pic:spPr>
                      </pic:pic>
                    </a:graphicData>
                  </a:graphic>
                </wp:inline>
              </w:drawing>
            </w:r>
          </w:p>
        </w:tc>
        <w:tc>
          <w:tcPr>
            <w:tcW w:w="1575" w:type="dxa"/>
            <w:vAlign w:val="center"/>
            <w:hideMark/>
          </w:tcPr>
          <w:p w14:paraId="760D10D8" w14:textId="3E5E3ABA" w:rsidR="007B4DCD" w:rsidRDefault="007B4DCD" w:rsidP="00913FA3">
            <w:pPr>
              <w:jc w:val="center"/>
              <w:rPr>
                <w:sz w:val="18"/>
                <w:szCs w:val="22"/>
              </w:rPr>
            </w:pPr>
            <w:r>
              <w:rPr>
                <w:noProof/>
                <w:sz w:val="18"/>
                <w:szCs w:val="22"/>
              </w:rPr>
              <w:drawing>
                <wp:inline distT="0" distB="0" distL="0" distR="0" wp14:anchorId="599257F0" wp14:editId="0FB98B71">
                  <wp:extent cx="280035" cy="81534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80035" cy="815340"/>
                          </a:xfrm>
                          <a:prstGeom prst="rect">
                            <a:avLst/>
                          </a:prstGeom>
                          <a:noFill/>
                          <a:ln>
                            <a:noFill/>
                          </a:ln>
                        </pic:spPr>
                      </pic:pic>
                    </a:graphicData>
                  </a:graphic>
                </wp:inline>
              </w:drawing>
            </w:r>
          </w:p>
        </w:tc>
        <w:tc>
          <w:tcPr>
            <w:tcW w:w="1575" w:type="dxa"/>
            <w:vAlign w:val="center"/>
            <w:hideMark/>
          </w:tcPr>
          <w:p w14:paraId="6E4C3078" w14:textId="4A1EF6BB" w:rsidR="007B4DCD" w:rsidRDefault="007B4DCD" w:rsidP="00913FA3">
            <w:pPr>
              <w:jc w:val="center"/>
              <w:rPr>
                <w:sz w:val="18"/>
                <w:szCs w:val="22"/>
              </w:rPr>
            </w:pPr>
            <w:r>
              <w:rPr>
                <w:noProof/>
                <w:sz w:val="18"/>
                <w:szCs w:val="22"/>
              </w:rPr>
              <w:drawing>
                <wp:inline distT="0" distB="0" distL="0" distR="0" wp14:anchorId="5E446847" wp14:editId="5C272AF7">
                  <wp:extent cx="485775" cy="8153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85775" cy="815340"/>
                          </a:xfrm>
                          <a:prstGeom prst="rect">
                            <a:avLst/>
                          </a:prstGeom>
                          <a:noFill/>
                          <a:ln>
                            <a:noFill/>
                          </a:ln>
                        </pic:spPr>
                      </pic:pic>
                    </a:graphicData>
                  </a:graphic>
                </wp:inline>
              </w:drawing>
            </w:r>
          </w:p>
        </w:tc>
        <w:tc>
          <w:tcPr>
            <w:tcW w:w="1575" w:type="dxa"/>
            <w:vAlign w:val="center"/>
            <w:hideMark/>
          </w:tcPr>
          <w:p w14:paraId="7BEC4B20" w14:textId="7903FC50" w:rsidR="007B4DCD" w:rsidRDefault="007B4DCD" w:rsidP="00913FA3">
            <w:pPr>
              <w:jc w:val="center"/>
              <w:rPr>
                <w:sz w:val="18"/>
                <w:szCs w:val="22"/>
              </w:rPr>
            </w:pPr>
            <w:r>
              <w:rPr>
                <w:noProof/>
                <w:sz w:val="18"/>
                <w:szCs w:val="22"/>
              </w:rPr>
              <w:drawing>
                <wp:inline distT="0" distB="0" distL="0" distR="0" wp14:anchorId="016160AF" wp14:editId="65A8396B">
                  <wp:extent cx="815340" cy="81534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inline>
              </w:drawing>
            </w:r>
          </w:p>
        </w:tc>
        <w:tc>
          <w:tcPr>
            <w:tcW w:w="1575" w:type="dxa"/>
            <w:vAlign w:val="center"/>
            <w:hideMark/>
          </w:tcPr>
          <w:p w14:paraId="330AFB3E" w14:textId="6567543B" w:rsidR="007B4DCD" w:rsidRDefault="007B4DCD" w:rsidP="00913FA3">
            <w:pPr>
              <w:jc w:val="center"/>
              <w:rPr>
                <w:sz w:val="18"/>
                <w:szCs w:val="22"/>
              </w:rPr>
            </w:pPr>
            <w:r>
              <w:rPr>
                <w:noProof/>
                <w:sz w:val="18"/>
                <w:szCs w:val="22"/>
              </w:rPr>
              <w:drawing>
                <wp:inline distT="0" distB="0" distL="0" distR="0" wp14:anchorId="0FC6DAD7" wp14:editId="01AFA919">
                  <wp:extent cx="551815" cy="8153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51815" cy="815340"/>
                          </a:xfrm>
                          <a:prstGeom prst="rect">
                            <a:avLst/>
                          </a:prstGeom>
                          <a:noFill/>
                          <a:ln>
                            <a:noFill/>
                          </a:ln>
                        </pic:spPr>
                      </pic:pic>
                    </a:graphicData>
                  </a:graphic>
                </wp:inline>
              </w:drawing>
            </w:r>
          </w:p>
        </w:tc>
        <w:tc>
          <w:tcPr>
            <w:tcW w:w="1575" w:type="dxa"/>
            <w:vAlign w:val="center"/>
            <w:hideMark/>
          </w:tcPr>
          <w:p w14:paraId="475553A9" w14:textId="3F742DD8" w:rsidR="007B4DCD" w:rsidRDefault="007B4DCD" w:rsidP="00913FA3">
            <w:pPr>
              <w:jc w:val="center"/>
              <w:rPr>
                <w:sz w:val="18"/>
                <w:szCs w:val="22"/>
              </w:rPr>
            </w:pPr>
            <w:r>
              <w:rPr>
                <w:noProof/>
                <w:sz w:val="18"/>
                <w:szCs w:val="22"/>
              </w:rPr>
              <w:drawing>
                <wp:inline distT="0" distB="0" distL="0" distR="0" wp14:anchorId="5AC62599" wp14:editId="4AF6D4C9">
                  <wp:extent cx="749935" cy="815340"/>
                  <wp:effectExtent l="0" t="0" r="0" b="381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49935" cy="815340"/>
                          </a:xfrm>
                          <a:prstGeom prst="rect">
                            <a:avLst/>
                          </a:prstGeom>
                          <a:noFill/>
                          <a:ln>
                            <a:noFill/>
                          </a:ln>
                        </pic:spPr>
                      </pic:pic>
                    </a:graphicData>
                  </a:graphic>
                </wp:inline>
              </w:drawing>
            </w:r>
          </w:p>
        </w:tc>
      </w:tr>
      <w:tr w:rsidR="000F3796" w14:paraId="27443D8A" w14:textId="77777777" w:rsidTr="00913FA3">
        <w:trPr>
          <w:trHeight w:val="288"/>
          <w:jc w:val="center"/>
        </w:trPr>
        <w:tc>
          <w:tcPr>
            <w:tcW w:w="1575" w:type="dxa"/>
            <w:vAlign w:val="center"/>
            <w:hideMark/>
          </w:tcPr>
          <w:p w14:paraId="12DB5176"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Switch SPDT</w:t>
            </w:r>
          </w:p>
        </w:tc>
        <w:tc>
          <w:tcPr>
            <w:tcW w:w="1575" w:type="dxa"/>
            <w:vAlign w:val="center"/>
            <w:hideMark/>
          </w:tcPr>
          <w:p w14:paraId="02D0C53B"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Switch SPST</w:t>
            </w:r>
          </w:p>
        </w:tc>
        <w:tc>
          <w:tcPr>
            <w:tcW w:w="1575" w:type="dxa"/>
            <w:vAlign w:val="center"/>
            <w:hideMark/>
          </w:tcPr>
          <w:p w14:paraId="1E2B261A" w14:textId="77777777" w:rsidR="007B4DCD" w:rsidRPr="00913FA3" w:rsidRDefault="007B4DCD" w:rsidP="00913FA3">
            <w:pPr>
              <w:jc w:val="center"/>
              <w:rPr>
                <w:rFonts w:asciiTheme="minorHAnsi" w:hAnsiTheme="minorHAnsi"/>
                <w:sz w:val="20"/>
              </w:rPr>
            </w:pPr>
            <w:r w:rsidRPr="00913FA3">
              <w:rPr>
                <w:rFonts w:asciiTheme="minorHAnsi" w:hAnsiTheme="minorHAnsi"/>
                <w:sz w:val="18"/>
                <w:szCs w:val="22"/>
              </w:rPr>
              <w:t>Crystal Oscillator</w:t>
            </w:r>
          </w:p>
        </w:tc>
        <w:tc>
          <w:tcPr>
            <w:tcW w:w="1575" w:type="dxa"/>
            <w:vAlign w:val="center"/>
            <w:hideMark/>
          </w:tcPr>
          <w:p w14:paraId="786179BA"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AC Plug</w:t>
            </w:r>
          </w:p>
        </w:tc>
        <w:tc>
          <w:tcPr>
            <w:tcW w:w="1575" w:type="dxa"/>
            <w:vAlign w:val="center"/>
            <w:hideMark/>
          </w:tcPr>
          <w:p w14:paraId="4E87D3F3"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DC Jack</w:t>
            </w:r>
          </w:p>
        </w:tc>
        <w:tc>
          <w:tcPr>
            <w:tcW w:w="1575" w:type="dxa"/>
            <w:vAlign w:val="center"/>
            <w:hideMark/>
          </w:tcPr>
          <w:p w14:paraId="4BDAE306"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USB Connector</w:t>
            </w:r>
          </w:p>
        </w:tc>
      </w:tr>
      <w:tr w:rsidR="000F3796" w14:paraId="71570020" w14:textId="77777777" w:rsidTr="00913FA3">
        <w:trPr>
          <w:trHeight w:val="1440"/>
          <w:jc w:val="center"/>
        </w:trPr>
        <w:tc>
          <w:tcPr>
            <w:tcW w:w="1575" w:type="dxa"/>
            <w:vAlign w:val="center"/>
            <w:hideMark/>
          </w:tcPr>
          <w:p w14:paraId="7FF9A13C" w14:textId="7858EB92" w:rsidR="007B4DCD" w:rsidRDefault="007B4DCD" w:rsidP="00913FA3">
            <w:pPr>
              <w:jc w:val="center"/>
              <w:rPr>
                <w:sz w:val="18"/>
                <w:szCs w:val="22"/>
              </w:rPr>
            </w:pPr>
            <w:r>
              <w:rPr>
                <w:noProof/>
                <w:sz w:val="18"/>
                <w:szCs w:val="22"/>
              </w:rPr>
              <w:drawing>
                <wp:inline distT="0" distB="0" distL="0" distR="0" wp14:anchorId="7E9D4C76" wp14:editId="7A4DFF68">
                  <wp:extent cx="815340" cy="8153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inline>
              </w:drawing>
            </w:r>
          </w:p>
        </w:tc>
        <w:tc>
          <w:tcPr>
            <w:tcW w:w="1575" w:type="dxa"/>
            <w:vAlign w:val="center"/>
            <w:hideMark/>
          </w:tcPr>
          <w:p w14:paraId="26AB6D4A" w14:textId="09B5028F" w:rsidR="007B4DCD" w:rsidRDefault="007B4DCD" w:rsidP="00913FA3">
            <w:pPr>
              <w:jc w:val="center"/>
              <w:rPr>
                <w:sz w:val="18"/>
                <w:szCs w:val="22"/>
              </w:rPr>
            </w:pPr>
            <w:r>
              <w:rPr>
                <w:noProof/>
                <w:sz w:val="18"/>
                <w:szCs w:val="22"/>
              </w:rPr>
              <w:drawing>
                <wp:inline distT="0" distB="0" distL="0" distR="0" wp14:anchorId="738B4659" wp14:editId="1D4C2834">
                  <wp:extent cx="749935" cy="63436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749935" cy="634365"/>
                          </a:xfrm>
                          <a:prstGeom prst="rect">
                            <a:avLst/>
                          </a:prstGeom>
                          <a:noFill/>
                          <a:ln>
                            <a:noFill/>
                          </a:ln>
                        </pic:spPr>
                      </pic:pic>
                    </a:graphicData>
                  </a:graphic>
                </wp:inline>
              </w:drawing>
            </w:r>
          </w:p>
        </w:tc>
        <w:tc>
          <w:tcPr>
            <w:tcW w:w="1575" w:type="dxa"/>
            <w:vAlign w:val="center"/>
            <w:hideMark/>
          </w:tcPr>
          <w:p w14:paraId="198C7857" w14:textId="0C5FF322" w:rsidR="007B4DCD" w:rsidRDefault="007B4DCD" w:rsidP="00913FA3">
            <w:pPr>
              <w:jc w:val="center"/>
              <w:rPr>
                <w:sz w:val="18"/>
                <w:szCs w:val="22"/>
              </w:rPr>
            </w:pPr>
            <w:r>
              <w:rPr>
                <w:noProof/>
                <w:sz w:val="18"/>
                <w:szCs w:val="22"/>
              </w:rPr>
              <w:drawing>
                <wp:inline distT="0" distB="0" distL="0" distR="0" wp14:anchorId="4116AB5C" wp14:editId="0DAF0A44">
                  <wp:extent cx="485775" cy="81534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85775" cy="815340"/>
                          </a:xfrm>
                          <a:prstGeom prst="rect">
                            <a:avLst/>
                          </a:prstGeom>
                          <a:noFill/>
                          <a:ln>
                            <a:noFill/>
                          </a:ln>
                        </pic:spPr>
                      </pic:pic>
                    </a:graphicData>
                  </a:graphic>
                </wp:inline>
              </w:drawing>
            </w:r>
          </w:p>
        </w:tc>
        <w:tc>
          <w:tcPr>
            <w:tcW w:w="1575" w:type="dxa"/>
            <w:vAlign w:val="center"/>
            <w:hideMark/>
          </w:tcPr>
          <w:p w14:paraId="3CF16DE2" w14:textId="55E43BE9" w:rsidR="007B4DCD" w:rsidRDefault="007B4DCD" w:rsidP="00913FA3">
            <w:pPr>
              <w:jc w:val="center"/>
              <w:rPr>
                <w:sz w:val="18"/>
                <w:szCs w:val="22"/>
              </w:rPr>
            </w:pPr>
            <w:r>
              <w:rPr>
                <w:noProof/>
                <w:sz w:val="18"/>
                <w:szCs w:val="22"/>
              </w:rPr>
              <w:drawing>
                <wp:inline distT="0" distB="0" distL="0" distR="0" wp14:anchorId="1DB8B8F9" wp14:editId="0F298F19">
                  <wp:extent cx="733425" cy="28829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733425" cy="288290"/>
                          </a:xfrm>
                          <a:prstGeom prst="rect">
                            <a:avLst/>
                          </a:prstGeom>
                          <a:noFill/>
                          <a:ln>
                            <a:noFill/>
                          </a:ln>
                        </pic:spPr>
                      </pic:pic>
                    </a:graphicData>
                  </a:graphic>
                </wp:inline>
              </w:drawing>
            </w:r>
          </w:p>
        </w:tc>
        <w:tc>
          <w:tcPr>
            <w:tcW w:w="1575" w:type="dxa"/>
            <w:vAlign w:val="center"/>
            <w:hideMark/>
          </w:tcPr>
          <w:p w14:paraId="15114D7F" w14:textId="42C899F7" w:rsidR="007B4DCD" w:rsidRDefault="007B4DCD" w:rsidP="00913FA3">
            <w:pPr>
              <w:jc w:val="center"/>
              <w:rPr>
                <w:sz w:val="18"/>
                <w:szCs w:val="22"/>
              </w:rPr>
            </w:pPr>
            <w:r>
              <w:rPr>
                <w:noProof/>
                <w:sz w:val="18"/>
                <w:szCs w:val="22"/>
              </w:rPr>
              <w:drawing>
                <wp:inline distT="0" distB="0" distL="0" distR="0" wp14:anchorId="529CE60C" wp14:editId="486374FE">
                  <wp:extent cx="733425" cy="28829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733425" cy="288290"/>
                          </a:xfrm>
                          <a:prstGeom prst="rect">
                            <a:avLst/>
                          </a:prstGeom>
                          <a:noFill/>
                          <a:ln>
                            <a:noFill/>
                          </a:ln>
                        </pic:spPr>
                      </pic:pic>
                    </a:graphicData>
                  </a:graphic>
                </wp:inline>
              </w:drawing>
            </w:r>
          </w:p>
        </w:tc>
        <w:tc>
          <w:tcPr>
            <w:tcW w:w="1575" w:type="dxa"/>
            <w:vAlign w:val="center"/>
            <w:hideMark/>
          </w:tcPr>
          <w:p w14:paraId="53D6C52C" w14:textId="13B634D1" w:rsidR="007B4DCD" w:rsidRDefault="007B4DCD" w:rsidP="00913FA3">
            <w:pPr>
              <w:jc w:val="center"/>
              <w:rPr>
                <w:sz w:val="18"/>
                <w:szCs w:val="22"/>
              </w:rPr>
            </w:pPr>
            <w:r>
              <w:rPr>
                <w:noProof/>
                <w:sz w:val="18"/>
                <w:szCs w:val="22"/>
              </w:rPr>
              <w:drawing>
                <wp:inline distT="0" distB="0" distL="0" distR="0" wp14:anchorId="68324009" wp14:editId="2A8C15FB">
                  <wp:extent cx="617855" cy="8153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617855" cy="815340"/>
                          </a:xfrm>
                          <a:prstGeom prst="rect">
                            <a:avLst/>
                          </a:prstGeom>
                          <a:noFill/>
                          <a:ln>
                            <a:noFill/>
                          </a:ln>
                        </pic:spPr>
                      </pic:pic>
                    </a:graphicData>
                  </a:graphic>
                </wp:inline>
              </w:drawing>
            </w:r>
          </w:p>
        </w:tc>
      </w:tr>
      <w:tr w:rsidR="000F3796" w14:paraId="370ABA4C" w14:textId="77777777" w:rsidTr="00913FA3">
        <w:trPr>
          <w:trHeight w:val="288"/>
          <w:jc w:val="center"/>
        </w:trPr>
        <w:tc>
          <w:tcPr>
            <w:tcW w:w="1575" w:type="dxa"/>
            <w:vAlign w:val="center"/>
            <w:hideMark/>
          </w:tcPr>
          <w:p w14:paraId="31ACAEFB"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Coaxial</w:t>
            </w:r>
          </w:p>
        </w:tc>
        <w:tc>
          <w:tcPr>
            <w:tcW w:w="1575" w:type="dxa"/>
            <w:vAlign w:val="center"/>
            <w:hideMark/>
          </w:tcPr>
          <w:p w14:paraId="48C1A7A1"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MMCX</w:t>
            </w:r>
          </w:p>
        </w:tc>
        <w:tc>
          <w:tcPr>
            <w:tcW w:w="1575" w:type="dxa"/>
            <w:vAlign w:val="center"/>
            <w:hideMark/>
          </w:tcPr>
          <w:p w14:paraId="48489A2A" w14:textId="77777777" w:rsidR="007B4DCD" w:rsidRPr="00913FA3" w:rsidRDefault="007B4DCD" w:rsidP="00913FA3">
            <w:pPr>
              <w:jc w:val="center"/>
              <w:rPr>
                <w:rFonts w:asciiTheme="minorHAnsi" w:hAnsiTheme="minorHAnsi"/>
                <w:sz w:val="16"/>
                <w:szCs w:val="20"/>
              </w:rPr>
            </w:pPr>
            <w:r w:rsidRPr="00913FA3">
              <w:rPr>
                <w:rFonts w:asciiTheme="minorHAnsi" w:hAnsiTheme="minorHAnsi"/>
                <w:sz w:val="14"/>
                <w:szCs w:val="18"/>
              </w:rPr>
              <w:t>Single Row Connector</w:t>
            </w:r>
          </w:p>
        </w:tc>
        <w:tc>
          <w:tcPr>
            <w:tcW w:w="1575" w:type="dxa"/>
            <w:vAlign w:val="center"/>
            <w:hideMark/>
          </w:tcPr>
          <w:p w14:paraId="244F0C76" w14:textId="77777777" w:rsidR="007B4DCD" w:rsidRPr="00913FA3" w:rsidRDefault="007B4DCD" w:rsidP="00913FA3">
            <w:pPr>
              <w:jc w:val="center"/>
              <w:rPr>
                <w:rFonts w:asciiTheme="minorHAnsi" w:hAnsiTheme="minorHAnsi"/>
                <w:sz w:val="16"/>
                <w:szCs w:val="20"/>
              </w:rPr>
            </w:pPr>
            <w:r w:rsidRPr="00913FA3">
              <w:rPr>
                <w:rFonts w:asciiTheme="minorHAnsi" w:hAnsiTheme="minorHAnsi"/>
                <w:sz w:val="16"/>
                <w:szCs w:val="20"/>
              </w:rPr>
              <w:t>Dual Row Connector</w:t>
            </w:r>
          </w:p>
        </w:tc>
        <w:tc>
          <w:tcPr>
            <w:tcW w:w="1575" w:type="dxa"/>
            <w:vAlign w:val="center"/>
            <w:hideMark/>
          </w:tcPr>
          <w:p w14:paraId="079DBE1F" w14:textId="77777777" w:rsidR="007B4DCD" w:rsidRPr="00913FA3" w:rsidRDefault="007B4DCD" w:rsidP="00913FA3">
            <w:pPr>
              <w:jc w:val="center"/>
              <w:rPr>
                <w:rFonts w:asciiTheme="minorHAnsi" w:hAnsiTheme="minorHAnsi"/>
                <w:sz w:val="16"/>
                <w:szCs w:val="20"/>
              </w:rPr>
            </w:pPr>
            <w:r w:rsidRPr="00913FA3">
              <w:rPr>
                <w:rFonts w:asciiTheme="minorHAnsi" w:hAnsiTheme="minorHAnsi"/>
                <w:sz w:val="16"/>
                <w:szCs w:val="20"/>
              </w:rPr>
              <w:t>Dual Row Connector</w:t>
            </w:r>
          </w:p>
        </w:tc>
        <w:tc>
          <w:tcPr>
            <w:tcW w:w="1575" w:type="dxa"/>
            <w:vAlign w:val="center"/>
            <w:hideMark/>
          </w:tcPr>
          <w:p w14:paraId="49936807" w14:textId="77777777" w:rsidR="007B4DCD" w:rsidRPr="00913FA3" w:rsidRDefault="007B4DCD" w:rsidP="00913FA3">
            <w:pPr>
              <w:jc w:val="center"/>
              <w:rPr>
                <w:rFonts w:asciiTheme="minorHAnsi" w:hAnsiTheme="minorHAnsi"/>
                <w:sz w:val="20"/>
              </w:rPr>
            </w:pPr>
            <w:r w:rsidRPr="00913FA3">
              <w:rPr>
                <w:rFonts w:asciiTheme="minorHAnsi" w:hAnsiTheme="minorHAnsi"/>
                <w:sz w:val="20"/>
              </w:rPr>
              <w:t>SD-Card Socket</w:t>
            </w:r>
          </w:p>
        </w:tc>
      </w:tr>
      <w:tr w:rsidR="000F3796" w14:paraId="2EA9706C" w14:textId="77777777" w:rsidTr="00913FA3">
        <w:trPr>
          <w:trHeight w:val="1440"/>
          <w:jc w:val="center"/>
        </w:trPr>
        <w:tc>
          <w:tcPr>
            <w:tcW w:w="1575" w:type="dxa"/>
            <w:vAlign w:val="center"/>
            <w:hideMark/>
          </w:tcPr>
          <w:p w14:paraId="3199C2B6" w14:textId="6BBCE4FD" w:rsidR="007B4DCD" w:rsidRDefault="007B4DCD" w:rsidP="00913FA3">
            <w:pPr>
              <w:jc w:val="center"/>
              <w:rPr>
                <w:sz w:val="18"/>
                <w:szCs w:val="18"/>
              </w:rPr>
            </w:pPr>
            <w:r>
              <w:rPr>
                <w:noProof/>
                <w:sz w:val="18"/>
                <w:szCs w:val="18"/>
              </w:rPr>
              <w:drawing>
                <wp:inline distT="0" distB="0" distL="0" distR="0" wp14:anchorId="6ACF85C3" wp14:editId="5B3412A0">
                  <wp:extent cx="551815" cy="55181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51815" cy="551815"/>
                          </a:xfrm>
                          <a:prstGeom prst="rect">
                            <a:avLst/>
                          </a:prstGeom>
                          <a:noFill/>
                          <a:ln>
                            <a:noFill/>
                          </a:ln>
                        </pic:spPr>
                      </pic:pic>
                    </a:graphicData>
                  </a:graphic>
                </wp:inline>
              </w:drawing>
            </w:r>
          </w:p>
        </w:tc>
        <w:tc>
          <w:tcPr>
            <w:tcW w:w="1575" w:type="dxa"/>
            <w:vAlign w:val="center"/>
            <w:hideMark/>
          </w:tcPr>
          <w:p w14:paraId="72CF966F" w14:textId="7A61657E" w:rsidR="007B4DCD" w:rsidRDefault="007B4DCD" w:rsidP="00913FA3">
            <w:pPr>
              <w:jc w:val="center"/>
              <w:rPr>
                <w:sz w:val="18"/>
                <w:szCs w:val="18"/>
              </w:rPr>
            </w:pPr>
            <w:r>
              <w:rPr>
                <w:noProof/>
                <w:sz w:val="18"/>
                <w:szCs w:val="18"/>
              </w:rPr>
              <w:drawing>
                <wp:inline distT="0" distB="0" distL="0" distR="0" wp14:anchorId="364B8AA4" wp14:editId="77BB7929">
                  <wp:extent cx="551815" cy="55181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51815" cy="551815"/>
                          </a:xfrm>
                          <a:prstGeom prst="rect">
                            <a:avLst/>
                          </a:prstGeom>
                          <a:noFill/>
                          <a:ln>
                            <a:noFill/>
                          </a:ln>
                        </pic:spPr>
                      </pic:pic>
                    </a:graphicData>
                  </a:graphic>
                </wp:inline>
              </w:drawing>
            </w:r>
          </w:p>
        </w:tc>
        <w:tc>
          <w:tcPr>
            <w:tcW w:w="1575" w:type="dxa"/>
            <w:vAlign w:val="center"/>
            <w:hideMark/>
          </w:tcPr>
          <w:p w14:paraId="20CB03C2" w14:textId="4D3FA7AF" w:rsidR="007B4DCD" w:rsidRDefault="007B4DCD" w:rsidP="00913FA3">
            <w:pPr>
              <w:jc w:val="center"/>
              <w:rPr>
                <w:sz w:val="18"/>
                <w:szCs w:val="18"/>
              </w:rPr>
            </w:pPr>
            <w:r>
              <w:rPr>
                <w:noProof/>
                <w:sz w:val="18"/>
                <w:szCs w:val="18"/>
              </w:rPr>
              <w:drawing>
                <wp:inline distT="0" distB="0" distL="0" distR="0" wp14:anchorId="0B1298B6" wp14:editId="6E240F74">
                  <wp:extent cx="741680" cy="55181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741680" cy="551815"/>
                          </a:xfrm>
                          <a:prstGeom prst="rect">
                            <a:avLst/>
                          </a:prstGeom>
                          <a:noFill/>
                          <a:ln>
                            <a:noFill/>
                          </a:ln>
                        </pic:spPr>
                      </pic:pic>
                    </a:graphicData>
                  </a:graphic>
                </wp:inline>
              </w:drawing>
            </w:r>
          </w:p>
        </w:tc>
        <w:tc>
          <w:tcPr>
            <w:tcW w:w="1575" w:type="dxa"/>
            <w:vAlign w:val="center"/>
            <w:hideMark/>
          </w:tcPr>
          <w:p w14:paraId="275BDE74" w14:textId="5769681F" w:rsidR="007B4DCD" w:rsidRDefault="007B4DCD" w:rsidP="00913FA3">
            <w:pPr>
              <w:jc w:val="center"/>
              <w:rPr>
                <w:sz w:val="18"/>
                <w:szCs w:val="18"/>
              </w:rPr>
            </w:pPr>
            <w:r>
              <w:rPr>
                <w:noProof/>
                <w:sz w:val="18"/>
                <w:szCs w:val="18"/>
              </w:rPr>
              <w:drawing>
                <wp:inline distT="0" distB="0" distL="0" distR="0" wp14:anchorId="63793D81" wp14:editId="7871D531">
                  <wp:extent cx="485775" cy="63436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85775" cy="634365"/>
                          </a:xfrm>
                          <a:prstGeom prst="rect">
                            <a:avLst/>
                          </a:prstGeom>
                          <a:noFill/>
                          <a:ln>
                            <a:noFill/>
                          </a:ln>
                        </pic:spPr>
                      </pic:pic>
                    </a:graphicData>
                  </a:graphic>
                </wp:inline>
              </w:drawing>
            </w:r>
          </w:p>
        </w:tc>
        <w:tc>
          <w:tcPr>
            <w:tcW w:w="1575" w:type="dxa"/>
            <w:vAlign w:val="center"/>
            <w:hideMark/>
          </w:tcPr>
          <w:p w14:paraId="0A71CBBB" w14:textId="176A693C" w:rsidR="007B4DCD" w:rsidRDefault="007B4DCD" w:rsidP="00913FA3">
            <w:pPr>
              <w:jc w:val="center"/>
              <w:rPr>
                <w:sz w:val="18"/>
                <w:szCs w:val="18"/>
              </w:rPr>
            </w:pPr>
            <w:r>
              <w:rPr>
                <w:noProof/>
                <w:sz w:val="18"/>
                <w:szCs w:val="18"/>
              </w:rPr>
              <w:drawing>
                <wp:inline distT="0" distB="0" distL="0" distR="0" wp14:anchorId="3D397154" wp14:editId="420CA2F9">
                  <wp:extent cx="733425" cy="46101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733425" cy="461010"/>
                          </a:xfrm>
                          <a:prstGeom prst="rect">
                            <a:avLst/>
                          </a:prstGeom>
                          <a:noFill/>
                          <a:ln>
                            <a:noFill/>
                          </a:ln>
                        </pic:spPr>
                      </pic:pic>
                    </a:graphicData>
                  </a:graphic>
                </wp:inline>
              </w:drawing>
            </w:r>
          </w:p>
        </w:tc>
        <w:tc>
          <w:tcPr>
            <w:tcW w:w="1575" w:type="dxa"/>
            <w:vAlign w:val="center"/>
            <w:hideMark/>
          </w:tcPr>
          <w:p w14:paraId="4AA17244" w14:textId="118FC9E8" w:rsidR="007B4DCD" w:rsidRDefault="007B4DCD" w:rsidP="00913FA3">
            <w:pPr>
              <w:jc w:val="center"/>
              <w:rPr>
                <w:sz w:val="18"/>
                <w:szCs w:val="18"/>
              </w:rPr>
            </w:pPr>
            <w:r>
              <w:rPr>
                <w:noProof/>
                <w:sz w:val="18"/>
                <w:szCs w:val="18"/>
              </w:rPr>
              <w:drawing>
                <wp:inline distT="0" distB="0" distL="0" distR="0" wp14:anchorId="5FBD79D5" wp14:editId="79D51321">
                  <wp:extent cx="461010" cy="46101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61010" cy="461010"/>
                          </a:xfrm>
                          <a:prstGeom prst="rect">
                            <a:avLst/>
                          </a:prstGeom>
                          <a:noFill/>
                          <a:ln>
                            <a:noFill/>
                          </a:ln>
                        </pic:spPr>
                      </pic:pic>
                    </a:graphicData>
                  </a:graphic>
                </wp:inline>
              </w:drawing>
            </w:r>
          </w:p>
        </w:tc>
      </w:tr>
      <w:tr w:rsidR="000F3796" w14:paraId="60EF7B30" w14:textId="77777777" w:rsidTr="00913FA3">
        <w:trPr>
          <w:trHeight w:val="288"/>
          <w:jc w:val="center"/>
        </w:trPr>
        <w:tc>
          <w:tcPr>
            <w:tcW w:w="1575" w:type="dxa"/>
            <w:vAlign w:val="center"/>
            <w:hideMark/>
          </w:tcPr>
          <w:p w14:paraId="354AB148"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Analog GND</w:t>
            </w:r>
          </w:p>
        </w:tc>
        <w:tc>
          <w:tcPr>
            <w:tcW w:w="1575" w:type="dxa"/>
            <w:vAlign w:val="center"/>
            <w:hideMark/>
          </w:tcPr>
          <w:p w14:paraId="0D7FED07"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Digital GND</w:t>
            </w:r>
          </w:p>
        </w:tc>
        <w:tc>
          <w:tcPr>
            <w:tcW w:w="1575" w:type="dxa"/>
            <w:vAlign w:val="center"/>
            <w:hideMark/>
          </w:tcPr>
          <w:p w14:paraId="7FB4DF29"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Earth</w:t>
            </w:r>
          </w:p>
        </w:tc>
        <w:tc>
          <w:tcPr>
            <w:tcW w:w="1575" w:type="dxa"/>
            <w:vAlign w:val="center"/>
            <w:hideMark/>
          </w:tcPr>
          <w:p w14:paraId="58E21BE2"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Voltage Sources</w:t>
            </w:r>
          </w:p>
        </w:tc>
        <w:tc>
          <w:tcPr>
            <w:tcW w:w="1575" w:type="dxa"/>
            <w:vAlign w:val="center"/>
            <w:hideMark/>
          </w:tcPr>
          <w:p w14:paraId="75548DD5"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Differential Pair</w:t>
            </w:r>
          </w:p>
        </w:tc>
        <w:tc>
          <w:tcPr>
            <w:tcW w:w="1575" w:type="dxa"/>
            <w:vAlign w:val="center"/>
            <w:hideMark/>
          </w:tcPr>
          <w:p w14:paraId="47D21153" w14:textId="77777777" w:rsidR="007B4DCD" w:rsidRPr="00913FA3" w:rsidRDefault="007B4DCD" w:rsidP="00913FA3">
            <w:pPr>
              <w:jc w:val="center"/>
              <w:rPr>
                <w:rFonts w:asciiTheme="minorHAnsi" w:hAnsiTheme="minorHAnsi"/>
                <w:sz w:val="20"/>
                <w:szCs w:val="20"/>
              </w:rPr>
            </w:pPr>
            <w:r w:rsidRPr="00913FA3">
              <w:rPr>
                <w:rFonts w:asciiTheme="minorHAnsi" w:hAnsiTheme="minorHAnsi"/>
                <w:sz w:val="20"/>
                <w:szCs w:val="20"/>
              </w:rPr>
              <w:t>No ERC</w:t>
            </w:r>
          </w:p>
        </w:tc>
      </w:tr>
    </w:tbl>
    <w:p w14:paraId="5B2EE486" w14:textId="4EB31E3C" w:rsidR="00FD2AB1" w:rsidRPr="00913FA3" w:rsidRDefault="00FD2AB1" w:rsidP="00913FA3">
      <w:pPr>
        <w:pStyle w:val="Heading5"/>
        <w:numPr>
          <w:ilvl w:val="3"/>
          <w:numId w:val="17"/>
        </w:numPr>
        <w:spacing w:before="120" w:after="120"/>
        <w:ind w:left="1620" w:hanging="900"/>
        <w:jc w:val="thaiDistribute"/>
        <w:rPr>
          <w:rFonts w:asciiTheme="minorHAnsi" w:hAnsiTheme="minorHAnsi"/>
          <w:b w:val="0"/>
          <w:bCs w:val="0"/>
        </w:rPr>
      </w:pPr>
      <w:bookmarkStart w:id="56" w:name="_Toc70421266"/>
      <w:r w:rsidRPr="00913FA3">
        <w:rPr>
          <w:rFonts w:asciiTheme="minorHAnsi" w:hAnsiTheme="minorHAnsi" w:cstheme="minorHAnsi"/>
          <w:b w:val="0"/>
          <w:bCs w:val="0"/>
        </w:rPr>
        <w:lastRenderedPageBreak/>
        <w:t>Port and Netlabel</w:t>
      </w:r>
      <w:bookmarkEnd w:id="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5"/>
        <w:gridCol w:w="4725"/>
      </w:tblGrid>
      <w:tr w:rsidR="00FD2AB1" w:rsidRPr="00FD2AB1" w14:paraId="70246473" w14:textId="77777777" w:rsidTr="00114574">
        <w:trPr>
          <w:trHeight w:val="1728"/>
        </w:trPr>
        <w:tc>
          <w:tcPr>
            <w:tcW w:w="4725" w:type="dxa"/>
            <w:vAlign w:val="center"/>
            <w:hideMark/>
          </w:tcPr>
          <w:p w14:paraId="3101D6FA" w14:textId="4C9B6088" w:rsidR="00FD2AB1" w:rsidRPr="00FD2AB1" w:rsidRDefault="00FD2AB1" w:rsidP="00913FA3">
            <w:pPr>
              <w:jc w:val="center"/>
              <w:rPr>
                <w:rFonts w:asciiTheme="minorHAnsi" w:hAnsiTheme="minorHAnsi" w:cstheme="minorBidi"/>
                <w:color w:val="auto"/>
              </w:rPr>
            </w:pPr>
            <w:r w:rsidRPr="00FD2AB1">
              <w:rPr>
                <w:rFonts w:asciiTheme="minorHAnsi" w:hAnsiTheme="minorHAnsi"/>
                <w:noProof/>
              </w:rPr>
              <w:drawing>
                <wp:inline distT="0" distB="0" distL="0" distR="0" wp14:anchorId="03597C9B" wp14:editId="7E4BCFAC">
                  <wp:extent cx="1095375" cy="445135"/>
                  <wp:effectExtent l="0" t="0" r="952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095375" cy="445135"/>
                          </a:xfrm>
                          <a:prstGeom prst="rect">
                            <a:avLst/>
                          </a:prstGeom>
                          <a:noFill/>
                          <a:ln>
                            <a:noFill/>
                          </a:ln>
                        </pic:spPr>
                      </pic:pic>
                    </a:graphicData>
                  </a:graphic>
                </wp:inline>
              </w:drawing>
            </w:r>
          </w:p>
        </w:tc>
        <w:tc>
          <w:tcPr>
            <w:tcW w:w="4725" w:type="dxa"/>
            <w:vAlign w:val="center"/>
            <w:hideMark/>
          </w:tcPr>
          <w:p w14:paraId="2EA0F6AF" w14:textId="2509AFED" w:rsidR="00FD2AB1" w:rsidRPr="00FD2AB1" w:rsidRDefault="00FD2AB1" w:rsidP="00913FA3">
            <w:pPr>
              <w:jc w:val="center"/>
              <w:rPr>
                <w:rFonts w:asciiTheme="minorHAnsi" w:hAnsiTheme="minorHAnsi"/>
              </w:rPr>
            </w:pPr>
            <w:r w:rsidRPr="00FD2AB1">
              <w:rPr>
                <w:rFonts w:asciiTheme="minorHAnsi" w:hAnsiTheme="minorHAnsi"/>
                <w:noProof/>
              </w:rPr>
              <w:drawing>
                <wp:inline distT="0" distB="0" distL="0" distR="0" wp14:anchorId="1B0DF883" wp14:editId="3D6AEEE6">
                  <wp:extent cx="1416685" cy="36258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416685" cy="362585"/>
                          </a:xfrm>
                          <a:prstGeom prst="rect">
                            <a:avLst/>
                          </a:prstGeom>
                          <a:noFill/>
                          <a:ln>
                            <a:noFill/>
                          </a:ln>
                        </pic:spPr>
                      </pic:pic>
                    </a:graphicData>
                  </a:graphic>
                </wp:inline>
              </w:drawing>
            </w:r>
          </w:p>
        </w:tc>
      </w:tr>
      <w:tr w:rsidR="00FD2AB1" w:rsidRPr="00FD2AB1" w14:paraId="374CEF77" w14:textId="77777777" w:rsidTr="00114574">
        <w:trPr>
          <w:trHeight w:val="432"/>
        </w:trPr>
        <w:tc>
          <w:tcPr>
            <w:tcW w:w="4725" w:type="dxa"/>
            <w:vAlign w:val="center"/>
            <w:hideMark/>
          </w:tcPr>
          <w:p w14:paraId="3F2E778E" w14:textId="77777777" w:rsidR="00FD2AB1" w:rsidRPr="00913FA3" w:rsidRDefault="00FD2AB1" w:rsidP="00913FA3">
            <w:pPr>
              <w:ind w:left="720"/>
              <w:rPr>
                <w:rFonts w:asciiTheme="minorHAnsi" w:hAnsiTheme="minorHAnsi"/>
                <w:sz w:val="20"/>
                <w:szCs w:val="20"/>
              </w:rPr>
            </w:pPr>
            <w:r w:rsidRPr="00913FA3">
              <w:rPr>
                <w:rFonts w:asciiTheme="minorHAnsi" w:hAnsiTheme="minorHAnsi"/>
                <w:sz w:val="20"/>
                <w:szCs w:val="20"/>
              </w:rPr>
              <w:t>Connection Ports</w:t>
            </w:r>
          </w:p>
        </w:tc>
        <w:tc>
          <w:tcPr>
            <w:tcW w:w="4725" w:type="dxa"/>
            <w:vAlign w:val="center"/>
            <w:hideMark/>
          </w:tcPr>
          <w:p w14:paraId="74AD4C16" w14:textId="77777777" w:rsidR="00FD2AB1" w:rsidRPr="00913FA3" w:rsidRDefault="00FD2AB1" w:rsidP="00913FA3">
            <w:pPr>
              <w:ind w:left="720"/>
              <w:rPr>
                <w:rFonts w:asciiTheme="minorHAnsi" w:hAnsiTheme="minorHAnsi"/>
                <w:sz w:val="20"/>
                <w:szCs w:val="20"/>
              </w:rPr>
            </w:pPr>
            <w:r w:rsidRPr="00913FA3">
              <w:rPr>
                <w:rFonts w:asciiTheme="minorHAnsi" w:hAnsiTheme="minorHAnsi"/>
                <w:sz w:val="20"/>
                <w:szCs w:val="20"/>
              </w:rPr>
              <w:t>Comment/ Note</w:t>
            </w:r>
          </w:p>
        </w:tc>
      </w:tr>
      <w:tr w:rsidR="00FD2AB1" w:rsidRPr="00FD2AB1" w14:paraId="7935383E" w14:textId="77777777" w:rsidTr="00114574">
        <w:trPr>
          <w:trHeight w:val="1728"/>
        </w:trPr>
        <w:tc>
          <w:tcPr>
            <w:tcW w:w="4725" w:type="dxa"/>
            <w:vAlign w:val="center"/>
            <w:hideMark/>
          </w:tcPr>
          <w:p w14:paraId="1D8B6B4B" w14:textId="15A36C92" w:rsidR="00FD2AB1" w:rsidRPr="00FD2AB1" w:rsidRDefault="00FD2AB1" w:rsidP="00913FA3">
            <w:pPr>
              <w:jc w:val="center"/>
              <w:rPr>
                <w:rFonts w:asciiTheme="minorHAnsi" w:hAnsiTheme="minorHAnsi"/>
              </w:rPr>
            </w:pPr>
            <w:r w:rsidRPr="00FD2AB1">
              <w:rPr>
                <w:rFonts w:asciiTheme="minorHAnsi" w:hAnsiTheme="minorHAnsi"/>
                <w:noProof/>
              </w:rPr>
              <w:drawing>
                <wp:inline distT="0" distB="0" distL="0" distR="0" wp14:anchorId="020387E5" wp14:editId="4A5BB94F">
                  <wp:extent cx="1210945" cy="551815"/>
                  <wp:effectExtent l="0" t="0" r="825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210945" cy="551815"/>
                          </a:xfrm>
                          <a:prstGeom prst="rect">
                            <a:avLst/>
                          </a:prstGeom>
                          <a:noFill/>
                          <a:ln>
                            <a:noFill/>
                          </a:ln>
                        </pic:spPr>
                      </pic:pic>
                    </a:graphicData>
                  </a:graphic>
                </wp:inline>
              </w:drawing>
            </w:r>
          </w:p>
        </w:tc>
        <w:tc>
          <w:tcPr>
            <w:tcW w:w="4725" w:type="dxa"/>
            <w:vAlign w:val="center"/>
            <w:hideMark/>
          </w:tcPr>
          <w:p w14:paraId="089FE588" w14:textId="5F82CB3D" w:rsidR="00FD2AB1" w:rsidRPr="00FD2AB1" w:rsidRDefault="00FD2AB1" w:rsidP="00913FA3">
            <w:pPr>
              <w:jc w:val="center"/>
              <w:rPr>
                <w:rFonts w:asciiTheme="minorHAnsi" w:hAnsiTheme="minorHAnsi"/>
              </w:rPr>
            </w:pPr>
            <w:r w:rsidRPr="00FD2AB1">
              <w:rPr>
                <w:rFonts w:asciiTheme="minorHAnsi" w:hAnsiTheme="minorHAnsi"/>
                <w:noProof/>
              </w:rPr>
              <w:drawing>
                <wp:inline distT="0" distB="0" distL="0" distR="0" wp14:anchorId="5C81088C" wp14:editId="3BE0D7AD">
                  <wp:extent cx="1812290" cy="46101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812290" cy="461010"/>
                          </a:xfrm>
                          <a:prstGeom prst="rect">
                            <a:avLst/>
                          </a:prstGeom>
                          <a:noFill/>
                          <a:ln>
                            <a:noFill/>
                          </a:ln>
                        </pic:spPr>
                      </pic:pic>
                    </a:graphicData>
                  </a:graphic>
                </wp:inline>
              </w:drawing>
            </w:r>
          </w:p>
        </w:tc>
      </w:tr>
      <w:tr w:rsidR="00FD2AB1" w:rsidRPr="00FD2AB1" w14:paraId="2BD5241D" w14:textId="77777777" w:rsidTr="00114574">
        <w:trPr>
          <w:trHeight w:val="432"/>
        </w:trPr>
        <w:tc>
          <w:tcPr>
            <w:tcW w:w="4725" w:type="dxa"/>
            <w:vAlign w:val="center"/>
            <w:hideMark/>
          </w:tcPr>
          <w:p w14:paraId="09BB9850" w14:textId="77777777" w:rsidR="00FD2AB1" w:rsidRPr="00913FA3" w:rsidRDefault="00FD2AB1" w:rsidP="00913FA3">
            <w:pPr>
              <w:ind w:left="720"/>
              <w:rPr>
                <w:rFonts w:asciiTheme="minorHAnsi" w:hAnsiTheme="minorHAnsi"/>
                <w:sz w:val="20"/>
                <w:szCs w:val="20"/>
              </w:rPr>
            </w:pPr>
            <w:r w:rsidRPr="00913FA3">
              <w:rPr>
                <w:rFonts w:asciiTheme="minorHAnsi" w:hAnsiTheme="minorHAnsi"/>
                <w:sz w:val="20"/>
                <w:szCs w:val="20"/>
              </w:rPr>
              <w:t>Blanket</w:t>
            </w:r>
          </w:p>
        </w:tc>
        <w:tc>
          <w:tcPr>
            <w:tcW w:w="4725" w:type="dxa"/>
            <w:vAlign w:val="center"/>
            <w:hideMark/>
          </w:tcPr>
          <w:p w14:paraId="7CCEFD37" w14:textId="77777777" w:rsidR="00FD2AB1" w:rsidRPr="00913FA3" w:rsidRDefault="00FD2AB1" w:rsidP="00913FA3">
            <w:pPr>
              <w:ind w:left="720"/>
              <w:rPr>
                <w:rFonts w:asciiTheme="minorHAnsi" w:hAnsiTheme="minorHAnsi"/>
                <w:sz w:val="20"/>
                <w:szCs w:val="20"/>
              </w:rPr>
            </w:pPr>
            <w:r w:rsidRPr="00913FA3">
              <w:rPr>
                <w:rFonts w:asciiTheme="minorHAnsi" w:hAnsiTheme="minorHAnsi"/>
                <w:sz w:val="20"/>
                <w:szCs w:val="20"/>
              </w:rPr>
              <w:t>Blanket with Rule Parameters</w:t>
            </w:r>
          </w:p>
        </w:tc>
      </w:tr>
    </w:tbl>
    <w:p w14:paraId="2AD72D33" w14:textId="417B6B96" w:rsidR="00FD2AB1" w:rsidRPr="00913FA3" w:rsidRDefault="00FD2AB1" w:rsidP="00913FA3">
      <w:pPr>
        <w:pStyle w:val="Heading5"/>
        <w:numPr>
          <w:ilvl w:val="3"/>
          <w:numId w:val="17"/>
        </w:numPr>
        <w:spacing w:before="120" w:after="120"/>
        <w:ind w:left="1620" w:hanging="900"/>
        <w:jc w:val="thaiDistribute"/>
        <w:rPr>
          <w:rFonts w:asciiTheme="minorHAnsi" w:hAnsiTheme="minorHAnsi"/>
          <w:b w:val="0"/>
          <w:bCs w:val="0"/>
        </w:rPr>
      </w:pPr>
      <w:bookmarkStart w:id="57" w:name="_Toc70421267"/>
      <w:r w:rsidRPr="00913FA3">
        <w:rPr>
          <w:rFonts w:asciiTheme="minorHAnsi" w:hAnsiTheme="minorHAnsi" w:cstheme="minorHAnsi"/>
          <w:b w:val="0"/>
          <w:bCs w:val="0"/>
        </w:rPr>
        <w:t xml:space="preserve">Net </w:t>
      </w:r>
      <w:proofErr w:type="spellStart"/>
      <w:r w:rsidRPr="00913FA3">
        <w:rPr>
          <w:rFonts w:asciiTheme="minorHAnsi" w:hAnsiTheme="minorHAnsi" w:cstheme="minorHAnsi"/>
          <w:b w:val="0"/>
          <w:bCs w:val="0"/>
        </w:rPr>
        <w:t>Colors</w:t>
      </w:r>
      <w:proofErr w:type="spellEnd"/>
      <w:r w:rsidRPr="00913FA3">
        <w:rPr>
          <w:rFonts w:asciiTheme="minorHAnsi" w:hAnsiTheme="minorHAnsi" w:cstheme="minorHAnsi"/>
          <w:b w:val="0"/>
          <w:bCs w:val="0"/>
        </w:rPr>
        <w:t xml:space="preserve"> Highlight</w:t>
      </w:r>
      <w:bookmarkEnd w:id="57"/>
    </w:p>
    <w:tbl>
      <w:tblPr>
        <w:tblStyle w:val="TableGrid"/>
        <w:tblW w:w="943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5"/>
        <w:gridCol w:w="720"/>
        <w:gridCol w:w="6570"/>
      </w:tblGrid>
      <w:tr w:rsidR="00FD2AB1" w:rsidRPr="00FD2AB1" w14:paraId="08535759" w14:textId="77777777" w:rsidTr="00114574">
        <w:trPr>
          <w:trHeight w:val="432"/>
          <w:jc w:val="center"/>
        </w:trPr>
        <w:tc>
          <w:tcPr>
            <w:tcW w:w="2865" w:type="dxa"/>
            <w:gridSpan w:val="2"/>
            <w:tcBorders>
              <w:top w:val="single" w:sz="12" w:space="0" w:color="auto"/>
              <w:left w:val="single" w:sz="12" w:space="0" w:color="auto"/>
              <w:bottom w:val="double" w:sz="4" w:space="0" w:color="auto"/>
              <w:right w:val="double" w:sz="4" w:space="0" w:color="auto"/>
            </w:tcBorders>
            <w:vAlign w:val="center"/>
            <w:hideMark/>
          </w:tcPr>
          <w:p w14:paraId="1BEDCE01" w14:textId="77777777" w:rsidR="00FD2AB1" w:rsidRPr="00114574" w:rsidRDefault="00FD2AB1" w:rsidP="00913FA3">
            <w:pPr>
              <w:jc w:val="center"/>
              <w:rPr>
                <w:rFonts w:asciiTheme="minorHAnsi" w:hAnsiTheme="minorHAnsi" w:cstheme="minorBidi"/>
                <w:b/>
                <w:bCs/>
                <w:color w:val="auto"/>
              </w:rPr>
            </w:pPr>
            <w:r w:rsidRPr="00114574">
              <w:rPr>
                <w:rFonts w:asciiTheme="minorHAnsi" w:hAnsiTheme="minorHAnsi"/>
                <w:b/>
                <w:bCs/>
              </w:rPr>
              <w:t>Color</w:t>
            </w:r>
          </w:p>
        </w:tc>
        <w:tc>
          <w:tcPr>
            <w:tcW w:w="6570" w:type="dxa"/>
            <w:tcBorders>
              <w:top w:val="single" w:sz="12" w:space="0" w:color="auto"/>
              <w:left w:val="double" w:sz="4" w:space="0" w:color="auto"/>
              <w:bottom w:val="double" w:sz="4" w:space="0" w:color="auto"/>
              <w:right w:val="single" w:sz="12" w:space="0" w:color="auto"/>
            </w:tcBorders>
            <w:vAlign w:val="center"/>
            <w:hideMark/>
          </w:tcPr>
          <w:p w14:paraId="0D04B2FD" w14:textId="77777777" w:rsidR="00FD2AB1" w:rsidRPr="00114574" w:rsidRDefault="00FD2AB1" w:rsidP="00913FA3">
            <w:pPr>
              <w:jc w:val="center"/>
              <w:rPr>
                <w:rFonts w:asciiTheme="minorHAnsi" w:hAnsiTheme="minorHAnsi"/>
                <w:b/>
                <w:bCs/>
              </w:rPr>
            </w:pPr>
            <w:r w:rsidRPr="00114574">
              <w:rPr>
                <w:rFonts w:asciiTheme="minorHAnsi" w:hAnsiTheme="minorHAnsi"/>
                <w:b/>
                <w:bCs/>
              </w:rPr>
              <w:t>Functionals</w:t>
            </w:r>
          </w:p>
        </w:tc>
      </w:tr>
      <w:tr w:rsidR="00FD2AB1" w:rsidRPr="00FD2AB1" w14:paraId="57BDAB81" w14:textId="77777777" w:rsidTr="00913FA3">
        <w:trPr>
          <w:trHeight w:val="432"/>
          <w:jc w:val="center"/>
        </w:trPr>
        <w:tc>
          <w:tcPr>
            <w:tcW w:w="2145" w:type="dxa"/>
            <w:tcBorders>
              <w:top w:val="double" w:sz="4" w:space="0" w:color="auto"/>
              <w:left w:val="single" w:sz="12" w:space="0" w:color="auto"/>
              <w:bottom w:val="nil"/>
              <w:right w:val="nil"/>
            </w:tcBorders>
            <w:vAlign w:val="center"/>
            <w:hideMark/>
          </w:tcPr>
          <w:p w14:paraId="004AB718"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Yellow</w:t>
            </w:r>
          </w:p>
        </w:tc>
        <w:tc>
          <w:tcPr>
            <w:tcW w:w="720" w:type="dxa"/>
            <w:tcBorders>
              <w:top w:val="double" w:sz="4" w:space="0" w:color="auto"/>
              <w:left w:val="nil"/>
              <w:bottom w:val="nil"/>
              <w:right w:val="double" w:sz="4" w:space="0" w:color="auto"/>
            </w:tcBorders>
            <w:shd w:val="clear" w:color="auto" w:fill="FFFF00"/>
            <w:vAlign w:val="center"/>
          </w:tcPr>
          <w:p w14:paraId="4D5ECB51" w14:textId="77777777" w:rsidR="00FD2AB1" w:rsidRPr="00913FA3" w:rsidRDefault="00FD2AB1" w:rsidP="00913FA3">
            <w:pPr>
              <w:jc w:val="center"/>
              <w:rPr>
                <w:rFonts w:asciiTheme="minorHAnsi" w:hAnsiTheme="minorHAnsi"/>
                <w:sz w:val="20"/>
                <w:szCs w:val="20"/>
              </w:rPr>
            </w:pPr>
          </w:p>
        </w:tc>
        <w:tc>
          <w:tcPr>
            <w:tcW w:w="6570" w:type="dxa"/>
            <w:tcBorders>
              <w:top w:val="double" w:sz="4" w:space="0" w:color="auto"/>
              <w:left w:val="double" w:sz="4" w:space="0" w:color="auto"/>
              <w:bottom w:val="nil"/>
              <w:right w:val="single" w:sz="12" w:space="0" w:color="auto"/>
            </w:tcBorders>
            <w:vAlign w:val="center"/>
            <w:hideMark/>
          </w:tcPr>
          <w:p w14:paraId="48AAB3B9"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Main voltage supply/ sources</w:t>
            </w:r>
          </w:p>
        </w:tc>
      </w:tr>
      <w:tr w:rsidR="00FD2AB1" w:rsidRPr="00FD2AB1" w14:paraId="7AFDEB78" w14:textId="77777777" w:rsidTr="00913FA3">
        <w:trPr>
          <w:trHeight w:val="432"/>
          <w:jc w:val="center"/>
        </w:trPr>
        <w:tc>
          <w:tcPr>
            <w:tcW w:w="2145" w:type="dxa"/>
            <w:tcBorders>
              <w:top w:val="nil"/>
              <w:left w:val="single" w:sz="12" w:space="0" w:color="auto"/>
              <w:bottom w:val="nil"/>
              <w:right w:val="nil"/>
            </w:tcBorders>
            <w:vAlign w:val="center"/>
            <w:hideMark/>
          </w:tcPr>
          <w:p w14:paraId="226951E7"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Red</w:t>
            </w:r>
          </w:p>
        </w:tc>
        <w:tc>
          <w:tcPr>
            <w:tcW w:w="720" w:type="dxa"/>
            <w:tcBorders>
              <w:top w:val="nil"/>
              <w:left w:val="nil"/>
              <w:bottom w:val="nil"/>
              <w:right w:val="double" w:sz="4" w:space="0" w:color="auto"/>
            </w:tcBorders>
            <w:shd w:val="clear" w:color="auto" w:fill="FF0000"/>
            <w:vAlign w:val="center"/>
          </w:tcPr>
          <w:p w14:paraId="3D77BCD2" w14:textId="77777777" w:rsidR="00FD2AB1" w:rsidRPr="00913FA3" w:rsidRDefault="00FD2AB1" w:rsidP="00913FA3">
            <w:pPr>
              <w:jc w:val="center"/>
              <w:rPr>
                <w:rFonts w:asciiTheme="minorHAnsi" w:hAnsiTheme="minorHAnsi"/>
                <w:sz w:val="20"/>
                <w:szCs w:val="20"/>
              </w:rPr>
            </w:pPr>
          </w:p>
        </w:tc>
        <w:tc>
          <w:tcPr>
            <w:tcW w:w="6570" w:type="dxa"/>
            <w:tcBorders>
              <w:top w:val="nil"/>
              <w:left w:val="double" w:sz="4" w:space="0" w:color="auto"/>
              <w:bottom w:val="nil"/>
              <w:right w:val="single" w:sz="12" w:space="0" w:color="auto"/>
            </w:tcBorders>
            <w:vAlign w:val="center"/>
            <w:hideMark/>
          </w:tcPr>
          <w:p w14:paraId="35939D14"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Circuit voltage supply</w:t>
            </w:r>
          </w:p>
        </w:tc>
      </w:tr>
      <w:tr w:rsidR="00FD2AB1" w:rsidRPr="00FD2AB1" w14:paraId="334536A1" w14:textId="77777777" w:rsidTr="00913FA3">
        <w:trPr>
          <w:trHeight w:val="432"/>
          <w:jc w:val="center"/>
        </w:trPr>
        <w:tc>
          <w:tcPr>
            <w:tcW w:w="2145" w:type="dxa"/>
            <w:tcBorders>
              <w:top w:val="nil"/>
              <w:left w:val="single" w:sz="12" w:space="0" w:color="auto"/>
              <w:bottom w:val="nil"/>
              <w:right w:val="nil"/>
            </w:tcBorders>
            <w:vAlign w:val="center"/>
            <w:hideMark/>
          </w:tcPr>
          <w:p w14:paraId="7A3F4750"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Green</w:t>
            </w:r>
          </w:p>
        </w:tc>
        <w:tc>
          <w:tcPr>
            <w:tcW w:w="720" w:type="dxa"/>
            <w:tcBorders>
              <w:top w:val="nil"/>
              <w:left w:val="nil"/>
              <w:bottom w:val="nil"/>
              <w:right w:val="double" w:sz="4" w:space="0" w:color="auto"/>
            </w:tcBorders>
            <w:shd w:val="clear" w:color="auto" w:fill="00B050"/>
            <w:vAlign w:val="center"/>
          </w:tcPr>
          <w:p w14:paraId="689FB77B" w14:textId="77777777" w:rsidR="00FD2AB1" w:rsidRPr="00913FA3" w:rsidRDefault="00FD2AB1" w:rsidP="00913FA3">
            <w:pPr>
              <w:jc w:val="center"/>
              <w:rPr>
                <w:rFonts w:asciiTheme="minorHAnsi" w:hAnsiTheme="minorHAnsi"/>
                <w:sz w:val="20"/>
                <w:szCs w:val="20"/>
              </w:rPr>
            </w:pPr>
          </w:p>
        </w:tc>
        <w:tc>
          <w:tcPr>
            <w:tcW w:w="6570" w:type="dxa"/>
            <w:tcBorders>
              <w:top w:val="nil"/>
              <w:left w:val="double" w:sz="4" w:space="0" w:color="auto"/>
              <w:bottom w:val="nil"/>
              <w:right w:val="single" w:sz="12" w:space="0" w:color="auto"/>
            </w:tcBorders>
            <w:vAlign w:val="center"/>
            <w:hideMark/>
          </w:tcPr>
          <w:p w14:paraId="524EC76B"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Analog signal</w:t>
            </w:r>
          </w:p>
        </w:tc>
      </w:tr>
      <w:tr w:rsidR="00FD2AB1" w:rsidRPr="00FD2AB1" w14:paraId="07B702B3" w14:textId="77777777" w:rsidTr="00913FA3">
        <w:trPr>
          <w:trHeight w:val="432"/>
          <w:jc w:val="center"/>
        </w:trPr>
        <w:tc>
          <w:tcPr>
            <w:tcW w:w="2145" w:type="dxa"/>
            <w:tcBorders>
              <w:top w:val="nil"/>
              <w:left w:val="single" w:sz="12" w:space="0" w:color="auto"/>
              <w:bottom w:val="nil"/>
              <w:right w:val="nil"/>
            </w:tcBorders>
            <w:vAlign w:val="center"/>
            <w:hideMark/>
          </w:tcPr>
          <w:p w14:paraId="014D8167"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Light Green</w:t>
            </w:r>
          </w:p>
        </w:tc>
        <w:tc>
          <w:tcPr>
            <w:tcW w:w="720" w:type="dxa"/>
            <w:tcBorders>
              <w:top w:val="nil"/>
              <w:left w:val="nil"/>
              <w:bottom w:val="nil"/>
              <w:right w:val="double" w:sz="4" w:space="0" w:color="auto"/>
            </w:tcBorders>
            <w:shd w:val="clear" w:color="auto" w:fill="92D050"/>
            <w:vAlign w:val="center"/>
          </w:tcPr>
          <w:p w14:paraId="156A07C4" w14:textId="77777777" w:rsidR="00FD2AB1" w:rsidRPr="00913FA3" w:rsidRDefault="00FD2AB1" w:rsidP="00913FA3">
            <w:pPr>
              <w:jc w:val="center"/>
              <w:rPr>
                <w:rFonts w:asciiTheme="minorHAnsi" w:hAnsiTheme="minorHAnsi"/>
                <w:sz w:val="20"/>
                <w:szCs w:val="20"/>
              </w:rPr>
            </w:pPr>
          </w:p>
        </w:tc>
        <w:tc>
          <w:tcPr>
            <w:tcW w:w="6570" w:type="dxa"/>
            <w:tcBorders>
              <w:top w:val="nil"/>
              <w:left w:val="double" w:sz="4" w:space="0" w:color="auto"/>
              <w:bottom w:val="nil"/>
              <w:right w:val="single" w:sz="12" w:space="0" w:color="auto"/>
            </w:tcBorders>
            <w:vAlign w:val="center"/>
            <w:hideMark/>
          </w:tcPr>
          <w:p w14:paraId="1FB8984A"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Digital signal (logic, no protocol)</w:t>
            </w:r>
          </w:p>
        </w:tc>
      </w:tr>
      <w:tr w:rsidR="00FD2AB1" w:rsidRPr="00FD2AB1" w14:paraId="460408F8" w14:textId="77777777" w:rsidTr="00913FA3">
        <w:trPr>
          <w:trHeight w:val="432"/>
          <w:jc w:val="center"/>
        </w:trPr>
        <w:tc>
          <w:tcPr>
            <w:tcW w:w="2145" w:type="dxa"/>
            <w:tcBorders>
              <w:top w:val="nil"/>
              <w:left w:val="single" w:sz="12" w:space="0" w:color="auto"/>
              <w:bottom w:val="nil"/>
              <w:right w:val="nil"/>
            </w:tcBorders>
            <w:vAlign w:val="center"/>
            <w:hideMark/>
          </w:tcPr>
          <w:p w14:paraId="12EF4484"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Blue</w:t>
            </w:r>
          </w:p>
        </w:tc>
        <w:tc>
          <w:tcPr>
            <w:tcW w:w="720" w:type="dxa"/>
            <w:tcBorders>
              <w:top w:val="nil"/>
              <w:left w:val="nil"/>
              <w:bottom w:val="nil"/>
              <w:right w:val="double" w:sz="4" w:space="0" w:color="auto"/>
            </w:tcBorders>
            <w:shd w:val="clear" w:color="auto" w:fill="0070C0"/>
            <w:vAlign w:val="center"/>
          </w:tcPr>
          <w:p w14:paraId="00242F9F" w14:textId="77777777" w:rsidR="00FD2AB1" w:rsidRPr="00913FA3" w:rsidRDefault="00FD2AB1" w:rsidP="00913FA3">
            <w:pPr>
              <w:jc w:val="center"/>
              <w:rPr>
                <w:rFonts w:asciiTheme="minorHAnsi" w:hAnsiTheme="minorHAnsi"/>
                <w:sz w:val="20"/>
                <w:szCs w:val="20"/>
              </w:rPr>
            </w:pPr>
          </w:p>
        </w:tc>
        <w:tc>
          <w:tcPr>
            <w:tcW w:w="6570" w:type="dxa"/>
            <w:tcBorders>
              <w:top w:val="nil"/>
              <w:left w:val="double" w:sz="4" w:space="0" w:color="auto"/>
              <w:bottom w:val="nil"/>
              <w:right w:val="single" w:sz="12" w:space="0" w:color="auto"/>
            </w:tcBorders>
            <w:vAlign w:val="center"/>
            <w:hideMark/>
          </w:tcPr>
          <w:p w14:paraId="07439050"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Low speed communication</w:t>
            </w:r>
          </w:p>
        </w:tc>
      </w:tr>
      <w:tr w:rsidR="00FD2AB1" w:rsidRPr="00FD2AB1" w14:paraId="4C5A5484" w14:textId="77777777" w:rsidTr="00913FA3">
        <w:trPr>
          <w:trHeight w:val="432"/>
          <w:jc w:val="center"/>
        </w:trPr>
        <w:tc>
          <w:tcPr>
            <w:tcW w:w="2145" w:type="dxa"/>
            <w:tcBorders>
              <w:top w:val="nil"/>
              <w:left w:val="single" w:sz="12" w:space="0" w:color="auto"/>
              <w:bottom w:val="nil"/>
              <w:right w:val="nil"/>
            </w:tcBorders>
            <w:vAlign w:val="center"/>
            <w:hideMark/>
          </w:tcPr>
          <w:p w14:paraId="23D8EFA2"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Light Blue</w:t>
            </w:r>
          </w:p>
        </w:tc>
        <w:tc>
          <w:tcPr>
            <w:tcW w:w="720" w:type="dxa"/>
            <w:tcBorders>
              <w:top w:val="nil"/>
              <w:left w:val="nil"/>
              <w:bottom w:val="nil"/>
              <w:right w:val="double" w:sz="4" w:space="0" w:color="auto"/>
            </w:tcBorders>
            <w:shd w:val="clear" w:color="auto" w:fill="00B0F0"/>
            <w:vAlign w:val="center"/>
          </w:tcPr>
          <w:p w14:paraId="546DEF1E" w14:textId="77777777" w:rsidR="00FD2AB1" w:rsidRPr="00913FA3" w:rsidRDefault="00FD2AB1" w:rsidP="00913FA3">
            <w:pPr>
              <w:jc w:val="center"/>
              <w:rPr>
                <w:rFonts w:asciiTheme="minorHAnsi" w:hAnsiTheme="minorHAnsi"/>
                <w:sz w:val="20"/>
                <w:szCs w:val="20"/>
              </w:rPr>
            </w:pPr>
          </w:p>
        </w:tc>
        <w:tc>
          <w:tcPr>
            <w:tcW w:w="6570" w:type="dxa"/>
            <w:tcBorders>
              <w:top w:val="nil"/>
              <w:left w:val="double" w:sz="4" w:space="0" w:color="auto"/>
              <w:bottom w:val="nil"/>
              <w:right w:val="single" w:sz="12" w:space="0" w:color="auto"/>
            </w:tcBorders>
            <w:vAlign w:val="center"/>
            <w:hideMark/>
          </w:tcPr>
          <w:p w14:paraId="187B46DD"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High speed communication</w:t>
            </w:r>
          </w:p>
        </w:tc>
      </w:tr>
      <w:tr w:rsidR="00FD2AB1" w:rsidRPr="00FD2AB1" w14:paraId="1392DB1D" w14:textId="77777777" w:rsidTr="00913FA3">
        <w:trPr>
          <w:trHeight w:val="432"/>
          <w:jc w:val="center"/>
        </w:trPr>
        <w:tc>
          <w:tcPr>
            <w:tcW w:w="2145" w:type="dxa"/>
            <w:tcBorders>
              <w:top w:val="nil"/>
              <w:left w:val="single" w:sz="12" w:space="0" w:color="auto"/>
              <w:bottom w:val="single" w:sz="12" w:space="0" w:color="auto"/>
              <w:right w:val="nil"/>
            </w:tcBorders>
            <w:vAlign w:val="center"/>
            <w:hideMark/>
          </w:tcPr>
          <w:p w14:paraId="406929B0"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Fuchsia</w:t>
            </w:r>
          </w:p>
        </w:tc>
        <w:tc>
          <w:tcPr>
            <w:tcW w:w="720" w:type="dxa"/>
            <w:tcBorders>
              <w:top w:val="nil"/>
              <w:left w:val="nil"/>
              <w:bottom w:val="single" w:sz="12" w:space="0" w:color="auto"/>
              <w:right w:val="double" w:sz="4" w:space="0" w:color="auto"/>
            </w:tcBorders>
            <w:shd w:val="clear" w:color="auto" w:fill="F4B083" w:themeFill="accent2" w:themeFillTint="99"/>
            <w:vAlign w:val="center"/>
          </w:tcPr>
          <w:p w14:paraId="1D7127B2" w14:textId="77777777" w:rsidR="00FD2AB1" w:rsidRPr="00913FA3" w:rsidRDefault="00FD2AB1" w:rsidP="00913FA3">
            <w:pPr>
              <w:jc w:val="center"/>
              <w:rPr>
                <w:rFonts w:asciiTheme="minorHAnsi" w:hAnsiTheme="minorHAnsi"/>
                <w:sz w:val="20"/>
                <w:szCs w:val="20"/>
              </w:rPr>
            </w:pPr>
          </w:p>
        </w:tc>
        <w:tc>
          <w:tcPr>
            <w:tcW w:w="6570" w:type="dxa"/>
            <w:tcBorders>
              <w:top w:val="nil"/>
              <w:left w:val="double" w:sz="4" w:space="0" w:color="auto"/>
              <w:bottom w:val="single" w:sz="12" w:space="0" w:color="auto"/>
              <w:right w:val="single" w:sz="12" w:space="0" w:color="auto"/>
            </w:tcBorders>
            <w:vAlign w:val="center"/>
            <w:hideMark/>
          </w:tcPr>
          <w:p w14:paraId="190C9A94" w14:textId="77777777" w:rsidR="00FD2AB1" w:rsidRPr="00913FA3" w:rsidRDefault="00FD2AB1" w:rsidP="00913FA3">
            <w:pPr>
              <w:ind w:left="144"/>
              <w:rPr>
                <w:rFonts w:asciiTheme="minorHAnsi" w:hAnsiTheme="minorHAnsi"/>
                <w:sz w:val="20"/>
                <w:szCs w:val="20"/>
              </w:rPr>
            </w:pPr>
            <w:r w:rsidRPr="00913FA3">
              <w:rPr>
                <w:rFonts w:asciiTheme="minorHAnsi" w:hAnsiTheme="minorHAnsi"/>
                <w:sz w:val="20"/>
                <w:szCs w:val="20"/>
              </w:rPr>
              <w:t>High power signal</w:t>
            </w:r>
          </w:p>
        </w:tc>
      </w:tr>
    </w:tbl>
    <w:p w14:paraId="03EC959F" w14:textId="309CD7BE" w:rsidR="00FD2AB1" w:rsidRPr="00913FA3" w:rsidRDefault="00FD2AB1" w:rsidP="00913FA3">
      <w:pPr>
        <w:pStyle w:val="Heading5"/>
        <w:numPr>
          <w:ilvl w:val="3"/>
          <w:numId w:val="17"/>
        </w:numPr>
        <w:spacing w:before="120" w:after="120"/>
        <w:ind w:left="1620" w:hanging="900"/>
        <w:jc w:val="thaiDistribute"/>
        <w:rPr>
          <w:rFonts w:asciiTheme="minorHAnsi" w:hAnsiTheme="minorHAnsi"/>
          <w:b w:val="0"/>
          <w:bCs w:val="0"/>
        </w:rPr>
      </w:pPr>
      <w:bookmarkStart w:id="58" w:name="_Toc70421268"/>
      <w:r w:rsidRPr="00913FA3">
        <w:rPr>
          <w:rFonts w:asciiTheme="minorHAnsi" w:hAnsiTheme="minorHAnsi" w:cstheme="minorHAnsi"/>
          <w:b w:val="0"/>
          <w:bCs w:val="0"/>
        </w:rPr>
        <w:t>Parameters and Title Block</w:t>
      </w:r>
      <w:bookmarkEnd w:id="58"/>
    </w:p>
    <w:p w14:paraId="26349D13" w14:textId="34FD43BD" w:rsidR="00FD2AB1" w:rsidRPr="00FD2AB1" w:rsidRDefault="00FD2AB1" w:rsidP="005A115B">
      <w:pPr>
        <w:jc w:val="center"/>
        <w:rPr>
          <w:rFonts w:asciiTheme="minorHAnsi" w:hAnsiTheme="minorHAnsi" w:cstheme="minorBidi"/>
          <w:color w:val="auto"/>
        </w:rPr>
      </w:pPr>
      <w:r w:rsidRPr="00FD2AB1">
        <w:rPr>
          <w:rFonts w:asciiTheme="minorHAnsi" w:hAnsiTheme="minorHAnsi"/>
          <w:noProof/>
        </w:rPr>
        <w:drawing>
          <wp:inline distT="0" distB="0" distL="0" distR="0" wp14:anchorId="5D31D114" wp14:editId="6E7705B7">
            <wp:extent cx="5943600" cy="631947"/>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43600" cy="631947"/>
                    </a:xfrm>
                    <a:prstGeom prst="rect">
                      <a:avLst/>
                    </a:prstGeom>
                    <a:noFill/>
                    <a:ln>
                      <a:noFill/>
                    </a:ln>
                  </pic:spPr>
                </pic:pic>
              </a:graphicData>
            </a:graphic>
          </wp:inline>
        </w:drawing>
      </w:r>
    </w:p>
    <w:p w14:paraId="53131C89" w14:textId="606DA0C5" w:rsidR="00DA457D" w:rsidRPr="00913FA3" w:rsidRDefault="00FD2AB1" w:rsidP="004C3698">
      <w:pPr>
        <w:pStyle w:val="ListParagraph"/>
        <w:numPr>
          <w:ilvl w:val="0"/>
          <w:numId w:val="36"/>
        </w:numPr>
        <w:spacing w:before="120" w:after="60"/>
        <w:ind w:left="1620" w:hanging="900"/>
        <w:rPr>
          <w:rFonts w:asciiTheme="minorHAnsi" w:hAnsiTheme="minorHAnsi"/>
        </w:rPr>
      </w:pPr>
      <w:r w:rsidRPr="00913FA3">
        <w:rPr>
          <w:rFonts w:asciiTheme="minorHAnsi" w:hAnsiTheme="minorHAnsi"/>
        </w:rPr>
        <w:t xml:space="preserve">Design </w:t>
      </w:r>
      <w:r w:rsidR="001B11DE" w:rsidRPr="00913FA3">
        <w:rPr>
          <w:rFonts w:asciiTheme="minorHAnsi" w:hAnsiTheme="minorHAnsi"/>
        </w:rPr>
        <w:t>number</w:t>
      </w:r>
      <w:r w:rsidR="009002FF" w:rsidRPr="00913FA3">
        <w:rPr>
          <w:rFonts w:asciiTheme="minorHAnsi" w:hAnsiTheme="minorHAnsi"/>
        </w:rPr>
        <w:t>:</w:t>
      </w:r>
      <w:r w:rsidRPr="00913FA3">
        <w:rPr>
          <w:rFonts w:asciiTheme="minorHAnsi" w:hAnsiTheme="minorHAnsi"/>
        </w:rPr>
        <w:tab/>
      </w:r>
      <w:r w:rsidR="001B11DE" w:rsidRPr="00913FA3">
        <w:rPr>
          <w:rFonts w:asciiTheme="minorHAnsi" w:hAnsiTheme="minorHAnsi"/>
        </w:rPr>
        <w:t>Will be</w:t>
      </w:r>
      <w:r w:rsidRPr="00913FA3">
        <w:rPr>
          <w:rFonts w:asciiTheme="minorHAnsi" w:hAnsiTheme="minorHAnsi"/>
        </w:rPr>
        <w:t xml:space="preserve"> </w:t>
      </w:r>
      <w:del w:id="59" w:author="Dr. Kirkpong Kiatpanichagij" w:date="2021-05-27T09:41:00Z">
        <w:r w:rsidRPr="00913FA3" w:rsidDel="00822570">
          <w:rPr>
            <w:rFonts w:asciiTheme="minorHAnsi" w:hAnsiTheme="minorHAnsi"/>
          </w:rPr>
          <w:delText>relative</w:delText>
        </w:r>
        <w:r w:rsidR="001B11DE" w:rsidRPr="00913FA3" w:rsidDel="00822570">
          <w:rPr>
            <w:rFonts w:asciiTheme="minorHAnsi" w:hAnsiTheme="minorHAnsi"/>
          </w:rPr>
          <w:delText>d</w:delText>
        </w:r>
      </w:del>
      <w:ins w:id="60" w:author="Dr. Kirkpong Kiatpanichagij" w:date="2021-05-27T09:41:00Z">
        <w:r w:rsidR="00822570" w:rsidRPr="00913FA3">
          <w:rPr>
            <w:rFonts w:asciiTheme="minorHAnsi" w:hAnsiTheme="minorHAnsi"/>
          </w:rPr>
          <w:t>relative</w:t>
        </w:r>
      </w:ins>
      <w:r w:rsidRPr="00913FA3">
        <w:rPr>
          <w:rFonts w:asciiTheme="minorHAnsi" w:hAnsiTheme="minorHAnsi"/>
        </w:rPr>
        <w:t xml:space="preserve"> with </w:t>
      </w:r>
      <w:r w:rsidR="001B11DE" w:rsidRPr="00913FA3">
        <w:rPr>
          <w:rFonts w:asciiTheme="minorHAnsi" w:hAnsiTheme="minorHAnsi"/>
        </w:rPr>
        <w:t xml:space="preserve">the </w:t>
      </w:r>
      <w:r w:rsidRPr="00913FA3">
        <w:rPr>
          <w:rFonts w:asciiTheme="minorHAnsi" w:hAnsiTheme="minorHAnsi"/>
        </w:rPr>
        <w:t>Finish Good Number</w:t>
      </w:r>
      <w:r w:rsidR="00FC3C1F" w:rsidRPr="00913FA3">
        <w:rPr>
          <w:rFonts w:asciiTheme="minorHAnsi" w:hAnsiTheme="minorHAnsi"/>
        </w:rPr>
        <w:t xml:space="preserve"> (EEP)</w:t>
      </w:r>
    </w:p>
    <w:p w14:paraId="0A59D20F" w14:textId="4C03ACB1" w:rsidR="00DA457D" w:rsidRPr="00913FA3" w:rsidRDefault="00FD2AB1" w:rsidP="004C3698">
      <w:pPr>
        <w:pStyle w:val="ListParagraph"/>
        <w:numPr>
          <w:ilvl w:val="0"/>
          <w:numId w:val="36"/>
        </w:numPr>
        <w:spacing w:after="60"/>
        <w:ind w:left="1620" w:hanging="900"/>
        <w:rPr>
          <w:rFonts w:asciiTheme="minorHAnsi" w:hAnsiTheme="minorHAnsi"/>
        </w:rPr>
      </w:pPr>
      <w:r w:rsidRPr="00913FA3">
        <w:rPr>
          <w:rFonts w:asciiTheme="minorHAnsi" w:hAnsiTheme="minorHAnsi"/>
        </w:rPr>
        <w:t>Size</w:t>
      </w:r>
      <w:r w:rsidR="00FC3C1F" w:rsidRPr="00913FA3">
        <w:rPr>
          <w:rFonts w:asciiTheme="minorHAnsi" w:hAnsiTheme="minorHAnsi"/>
        </w:rPr>
        <w:t>:</w:t>
      </w:r>
      <w:r w:rsidRPr="00913FA3">
        <w:rPr>
          <w:rFonts w:asciiTheme="minorHAnsi" w:hAnsiTheme="minorHAnsi"/>
        </w:rPr>
        <w:tab/>
      </w:r>
      <w:r w:rsidR="00FC3C1F" w:rsidRPr="00913FA3">
        <w:rPr>
          <w:rFonts w:asciiTheme="minorHAnsi" w:hAnsiTheme="minorHAnsi"/>
        </w:rPr>
        <w:tab/>
      </w:r>
      <w:r w:rsidR="00DA01A9">
        <w:rPr>
          <w:rFonts w:asciiTheme="minorHAnsi" w:hAnsiTheme="minorHAnsi"/>
        </w:rPr>
        <w:tab/>
      </w:r>
      <w:r w:rsidRPr="00913FA3">
        <w:rPr>
          <w:rFonts w:asciiTheme="minorHAnsi" w:hAnsiTheme="minorHAnsi"/>
        </w:rPr>
        <w:t>Sheet size (A0 … A4)</w:t>
      </w:r>
    </w:p>
    <w:p w14:paraId="5EB25E46" w14:textId="07F27D49" w:rsidR="00DA457D" w:rsidRPr="00913FA3" w:rsidRDefault="00FD2AB1" w:rsidP="004C3698">
      <w:pPr>
        <w:pStyle w:val="ListParagraph"/>
        <w:numPr>
          <w:ilvl w:val="0"/>
          <w:numId w:val="36"/>
        </w:numPr>
        <w:spacing w:after="60"/>
        <w:ind w:left="1620" w:hanging="900"/>
        <w:rPr>
          <w:rFonts w:asciiTheme="minorHAnsi" w:hAnsiTheme="minorHAnsi"/>
        </w:rPr>
      </w:pPr>
      <w:r w:rsidRPr="00913FA3">
        <w:rPr>
          <w:rFonts w:asciiTheme="minorHAnsi" w:hAnsiTheme="minorHAnsi"/>
        </w:rPr>
        <w:t>Revision</w:t>
      </w:r>
      <w:r w:rsidR="00FC3C1F" w:rsidRPr="00913FA3">
        <w:rPr>
          <w:rFonts w:asciiTheme="minorHAnsi" w:hAnsiTheme="minorHAnsi"/>
        </w:rPr>
        <w:t>:</w:t>
      </w:r>
      <w:r w:rsidRPr="00913FA3">
        <w:rPr>
          <w:rFonts w:asciiTheme="minorHAnsi" w:hAnsiTheme="minorHAnsi"/>
        </w:rPr>
        <w:tab/>
      </w:r>
      <w:r w:rsidR="00FC3C1F" w:rsidRPr="00913FA3">
        <w:rPr>
          <w:rFonts w:asciiTheme="minorHAnsi" w:hAnsiTheme="minorHAnsi"/>
        </w:rPr>
        <w:tab/>
      </w:r>
      <w:r w:rsidRPr="00913FA3">
        <w:rPr>
          <w:rFonts w:asciiTheme="minorHAnsi" w:hAnsiTheme="minorHAnsi"/>
        </w:rPr>
        <w:t>Update revision (</w:t>
      </w:r>
      <w:r w:rsidR="00417AD6" w:rsidRPr="00913FA3">
        <w:rPr>
          <w:rFonts w:asciiTheme="minorHAnsi" w:hAnsiTheme="minorHAnsi"/>
        </w:rPr>
        <w:t>Not more</w:t>
      </w:r>
      <w:r w:rsidRPr="00913FA3">
        <w:rPr>
          <w:rFonts w:asciiTheme="minorHAnsi" w:hAnsiTheme="minorHAnsi"/>
        </w:rPr>
        <w:t xml:space="preserve"> than 3 updates </w:t>
      </w:r>
      <w:r w:rsidR="00417AD6" w:rsidRPr="00913FA3">
        <w:rPr>
          <w:rFonts w:asciiTheme="minorHAnsi" w:hAnsiTheme="minorHAnsi"/>
        </w:rPr>
        <w:t>/</w:t>
      </w:r>
      <w:r w:rsidRPr="00913FA3">
        <w:rPr>
          <w:rFonts w:asciiTheme="minorHAnsi" w:hAnsiTheme="minorHAnsi"/>
        </w:rPr>
        <w:t xml:space="preserve"> each project)</w:t>
      </w:r>
    </w:p>
    <w:p w14:paraId="50B048E7" w14:textId="1A41D430" w:rsidR="00DA457D" w:rsidRPr="00913FA3" w:rsidRDefault="00FD2AB1" w:rsidP="004C3698">
      <w:pPr>
        <w:pStyle w:val="ListParagraph"/>
        <w:numPr>
          <w:ilvl w:val="0"/>
          <w:numId w:val="36"/>
        </w:numPr>
        <w:spacing w:after="60"/>
        <w:ind w:left="1620" w:hanging="900"/>
        <w:rPr>
          <w:rFonts w:asciiTheme="minorHAnsi" w:hAnsiTheme="minorHAnsi"/>
        </w:rPr>
      </w:pPr>
      <w:r w:rsidRPr="00913FA3">
        <w:rPr>
          <w:rFonts w:asciiTheme="minorHAnsi" w:hAnsiTheme="minorHAnsi"/>
        </w:rPr>
        <w:t>Sheet * of *</w:t>
      </w:r>
      <w:r w:rsidR="00FC3C1F" w:rsidRPr="00913FA3">
        <w:rPr>
          <w:rFonts w:asciiTheme="minorHAnsi" w:hAnsiTheme="minorHAnsi"/>
        </w:rPr>
        <w:t>:</w:t>
      </w:r>
      <w:r w:rsidR="00FC3C1F" w:rsidRPr="00913FA3">
        <w:rPr>
          <w:rFonts w:asciiTheme="minorHAnsi" w:hAnsiTheme="minorHAnsi"/>
        </w:rPr>
        <w:tab/>
      </w:r>
      <w:r w:rsidRPr="00913FA3">
        <w:rPr>
          <w:rFonts w:asciiTheme="minorHAnsi" w:hAnsiTheme="minorHAnsi"/>
        </w:rPr>
        <w:tab/>
        <w:t>Sheet numbering per project.</w:t>
      </w:r>
    </w:p>
    <w:p w14:paraId="1ECCEA59" w14:textId="7CBCFF81" w:rsidR="00DA457D" w:rsidRPr="00913FA3" w:rsidRDefault="00FD2AB1" w:rsidP="004C3698">
      <w:pPr>
        <w:pStyle w:val="ListParagraph"/>
        <w:numPr>
          <w:ilvl w:val="0"/>
          <w:numId w:val="36"/>
        </w:numPr>
        <w:spacing w:after="60"/>
        <w:ind w:left="1620" w:hanging="900"/>
        <w:rPr>
          <w:rFonts w:asciiTheme="minorHAnsi" w:hAnsiTheme="minorHAnsi"/>
        </w:rPr>
      </w:pPr>
      <w:r w:rsidRPr="00913FA3">
        <w:rPr>
          <w:rFonts w:asciiTheme="minorHAnsi" w:hAnsiTheme="minorHAnsi"/>
        </w:rPr>
        <w:t>Engineer</w:t>
      </w:r>
      <w:r w:rsidR="00FC3C1F" w:rsidRPr="00913FA3">
        <w:rPr>
          <w:rFonts w:asciiTheme="minorHAnsi" w:hAnsiTheme="minorHAnsi"/>
        </w:rPr>
        <w:t>:</w:t>
      </w:r>
      <w:r w:rsidR="00FC3C1F" w:rsidRPr="00913FA3">
        <w:rPr>
          <w:rFonts w:asciiTheme="minorHAnsi" w:hAnsiTheme="minorHAnsi"/>
        </w:rPr>
        <w:tab/>
      </w:r>
      <w:r w:rsidR="00FC3C1F" w:rsidRPr="00913FA3">
        <w:rPr>
          <w:rFonts w:asciiTheme="minorHAnsi" w:hAnsiTheme="minorHAnsi"/>
        </w:rPr>
        <w:tab/>
      </w:r>
      <w:r w:rsidRPr="00913FA3">
        <w:rPr>
          <w:rFonts w:asciiTheme="minorHAnsi" w:hAnsiTheme="minorHAnsi"/>
        </w:rPr>
        <w:t>Project designer/ Project creator.</w:t>
      </w:r>
    </w:p>
    <w:p w14:paraId="6A220423" w14:textId="39C9EE7B" w:rsidR="00DA457D" w:rsidRPr="00913FA3" w:rsidRDefault="00FD2AB1" w:rsidP="004C3698">
      <w:pPr>
        <w:pStyle w:val="ListParagraph"/>
        <w:numPr>
          <w:ilvl w:val="0"/>
          <w:numId w:val="36"/>
        </w:numPr>
        <w:spacing w:after="60"/>
        <w:ind w:left="1620" w:hanging="900"/>
        <w:rPr>
          <w:rFonts w:asciiTheme="minorHAnsi" w:hAnsiTheme="minorHAnsi"/>
        </w:rPr>
      </w:pPr>
      <w:r w:rsidRPr="00913FA3">
        <w:rPr>
          <w:rFonts w:asciiTheme="minorHAnsi" w:hAnsiTheme="minorHAnsi"/>
        </w:rPr>
        <w:t>Reviewed</w:t>
      </w:r>
      <w:r w:rsidR="00FC3C1F" w:rsidRPr="00913FA3">
        <w:rPr>
          <w:rFonts w:asciiTheme="minorHAnsi" w:hAnsiTheme="minorHAnsi"/>
        </w:rPr>
        <w:t>:</w:t>
      </w:r>
      <w:r w:rsidR="00FC3C1F" w:rsidRPr="00913FA3">
        <w:rPr>
          <w:rFonts w:asciiTheme="minorHAnsi" w:hAnsiTheme="minorHAnsi"/>
        </w:rPr>
        <w:tab/>
      </w:r>
      <w:r w:rsidRPr="00913FA3">
        <w:rPr>
          <w:rFonts w:asciiTheme="minorHAnsi" w:hAnsiTheme="minorHAnsi"/>
        </w:rPr>
        <w:tab/>
        <w:t xml:space="preserve">Reviews state from </w:t>
      </w:r>
      <w:r w:rsidRPr="00913FA3">
        <w:rPr>
          <w:rFonts w:asciiTheme="minorHAnsi" w:hAnsiTheme="minorHAnsi"/>
          <w:u w:val="dotted"/>
        </w:rPr>
        <w:t>Partner Engineer</w:t>
      </w:r>
      <w:r w:rsidRPr="00913FA3">
        <w:rPr>
          <w:rFonts w:asciiTheme="minorHAnsi" w:hAnsiTheme="minorHAnsi"/>
        </w:rPr>
        <w:t xml:space="preserve"> or </w:t>
      </w:r>
      <w:r w:rsidRPr="00913FA3">
        <w:rPr>
          <w:rFonts w:asciiTheme="minorHAnsi" w:hAnsiTheme="minorHAnsi"/>
          <w:u w:val="dotted"/>
        </w:rPr>
        <w:t>Senior Engineer</w:t>
      </w:r>
    </w:p>
    <w:p w14:paraId="2822A100" w14:textId="77777777" w:rsidR="00DA01A9" w:rsidRDefault="00FD2AB1" w:rsidP="004C3698">
      <w:pPr>
        <w:pStyle w:val="ListParagraph"/>
        <w:numPr>
          <w:ilvl w:val="0"/>
          <w:numId w:val="36"/>
        </w:numPr>
        <w:spacing w:after="120"/>
        <w:ind w:left="1620" w:hanging="900"/>
        <w:rPr>
          <w:rFonts w:asciiTheme="minorHAnsi" w:hAnsiTheme="minorHAnsi"/>
        </w:rPr>
      </w:pPr>
      <w:r w:rsidRPr="00913FA3">
        <w:rPr>
          <w:rFonts w:asciiTheme="minorHAnsi" w:hAnsiTheme="minorHAnsi"/>
        </w:rPr>
        <w:t>Approved</w:t>
      </w:r>
      <w:r w:rsidR="00FC3C1F" w:rsidRPr="00913FA3">
        <w:rPr>
          <w:rFonts w:asciiTheme="minorHAnsi" w:hAnsiTheme="minorHAnsi"/>
        </w:rPr>
        <w:t>:</w:t>
      </w:r>
      <w:r w:rsidR="00FC3C1F" w:rsidRPr="00913FA3">
        <w:rPr>
          <w:rFonts w:asciiTheme="minorHAnsi" w:hAnsiTheme="minorHAnsi"/>
        </w:rPr>
        <w:tab/>
      </w:r>
      <w:r w:rsidR="00FC3C1F" w:rsidRPr="00913FA3">
        <w:rPr>
          <w:rFonts w:asciiTheme="minorHAnsi" w:hAnsiTheme="minorHAnsi"/>
        </w:rPr>
        <w:tab/>
      </w:r>
      <w:r w:rsidR="009002FF" w:rsidRPr="00913FA3">
        <w:rPr>
          <w:rFonts w:asciiTheme="minorHAnsi" w:hAnsiTheme="minorHAnsi"/>
        </w:rPr>
        <w:t xml:space="preserve"> Signature to approved in final state.</w:t>
      </w:r>
    </w:p>
    <w:p w14:paraId="4B212A63" w14:textId="2066F06F" w:rsidR="00DA01A9" w:rsidRPr="00DA01A9" w:rsidRDefault="00DA01A9" w:rsidP="00DA01A9">
      <w:pPr>
        <w:spacing w:after="120"/>
        <w:rPr>
          <w:rFonts w:asciiTheme="minorHAnsi" w:hAnsiTheme="minorHAnsi"/>
        </w:rPr>
      </w:pPr>
      <w:r w:rsidRPr="00DA01A9">
        <w:rPr>
          <w:rFonts w:asciiTheme="minorHAnsi" w:hAnsiTheme="minorHAnsi"/>
        </w:rPr>
        <w:br w:type="page"/>
      </w:r>
    </w:p>
    <w:p w14:paraId="27E9492D" w14:textId="45D6447F" w:rsidR="00114574" w:rsidRDefault="0095704E" w:rsidP="00114574">
      <w:pPr>
        <w:pStyle w:val="Heading5"/>
        <w:numPr>
          <w:ilvl w:val="3"/>
          <w:numId w:val="17"/>
        </w:numPr>
        <w:spacing w:before="120" w:after="120"/>
        <w:ind w:left="1620" w:hanging="900"/>
        <w:jc w:val="thaiDistribute"/>
        <w:rPr>
          <w:rFonts w:asciiTheme="minorHAnsi" w:hAnsiTheme="minorHAnsi"/>
          <w:b w:val="0"/>
          <w:bCs w:val="0"/>
        </w:rPr>
      </w:pPr>
      <w:r w:rsidRPr="00DA01A9">
        <w:rPr>
          <w:rFonts w:asciiTheme="minorHAnsi" w:hAnsiTheme="minorHAnsi"/>
          <w:b w:val="0"/>
          <w:bCs w:val="0"/>
        </w:rPr>
        <w:lastRenderedPageBreak/>
        <w:t>Schematic Components Placed Guideline</w:t>
      </w:r>
    </w:p>
    <w:p w14:paraId="7FBA426D" w14:textId="3640633D" w:rsidR="0095704E" w:rsidRPr="0095704E" w:rsidRDefault="00BB465F" w:rsidP="005A115B">
      <w:pPr>
        <w:tabs>
          <w:tab w:val="left" w:pos="3240"/>
        </w:tabs>
        <w:spacing w:after="40" w:line="360" w:lineRule="auto"/>
        <w:jc w:val="center"/>
        <w:rPr>
          <w:rFonts w:asciiTheme="minorHAnsi" w:hAnsiTheme="minorHAnsi"/>
        </w:rPr>
      </w:pPr>
      <w:r>
        <w:rPr>
          <w:rFonts w:asciiTheme="minorHAnsi" w:hAnsiTheme="minorHAnsi"/>
          <w:noProof/>
        </w:rPr>
        <mc:AlternateContent>
          <mc:Choice Requires="wpg">
            <w:drawing>
              <wp:anchor distT="0" distB="0" distL="114300" distR="114300" simplePos="0" relativeHeight="251658247" behindDoc="0" locked="0" layoutInCell="1" allowOverlap="1" wp14:anchorId="22DC43AF" wp14:editId="0016E375">
                <wp:simplePos x="0" y="0"/>
                <wp:positionH relativeFrom="column">
                  <wp:posOffset>104775</wp:posOffset>
                </wp:positionH>
                <wp:positionV relativeFrom="paragraph">
                  <wp:posOffset>95250</wp:posOffset>
                </wp:positionV>
                <wp:extent cx="5772150" cy="3914775"/>
                <wp:effectExtent l="19050" t="19050" r="19050" b="28575"/>
                <wp:wrapNone/>
                <wp:docPr id="139" name="Group 139"/>
                <wp:cNvGraphicFramePr/>
                <a:graphic xmlns:a="http://schemas.openxmlformats.org/drawingml/2006/main">
                  <a:graphicData uri="http://schemas.microsoft.com/office/word/2010/wordprocessingGroup">
                    <wpg:wgp>
                      <wpg:cNvGrpSpPr/>
                      <wpg:grpSpPr>
                        <a:xfrm>
                          <a:off x="0" y="0"/>
                          <a:ext cx="5772150" cy="3914775"/>
                          <a:chOff x="0" y="0"/>
                          <a:chExt cx="5459535" cy="3757198"/>
                        </a:xfrm>
                      </wpg:grpSpPr>
                      <wps:wsp>
                        <wps:cNvPr id="136" name="Rectangle 136"/>
                        <wps:cNvSpPr/>
                        <wps:spPr>
                          <a:xfrm>
                            <a:off x="4132385" y="0"/>
                            <a:ext cx="1318260" cy="735965"/>
                          </a:xfrm>
                          <a:prstGeom prst="rect">
                            <a:avLst/>
                          </a:prstGeom>
                          <a:noFill/>
                          <a:ln w="285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4E7CE4E"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B</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wps:wsp>
                        <wps:cNvPr id="147" name="Rectangle 147"/>
                        <wps:cNvSpPr/>
                        <wps:spPr>
                          <a:xfrm>
                            <a:off x="4132385" y="835270"/>
                            <a:ext cx="1319530" cy="2180590"/>
                          </a:xfrm>
                          <a:prstGeom prst="rect">
                            <a:avLst/>
                          </a:prstGeom>
                          <a:noFill/>
                          <a:ln w="285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5C1F109"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D</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wps:wsp>
                        <wps:cNvPr id="148" name="Rectangle 148"/>
                        <wps:cNvSpPr/>
                        <wps:spPr>
                          <a:xfrm>
                            <a:off x="2892669" y="0"/>
                            <a:ext cx="1158875" cy="3015615"/>
                          </a:xfrm>
                          <a:prstGeom prst="rect">
                            <a:avLst/>
                          </a:prstGeom>
                          <a:noFill/>
                          <a:ln w="285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1F5A824"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C</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wps:wsp>
                        <wps:cNvPr id="149" name="Rectangle 149"/>
                        <wps:cNvSpPr/>
                        <wps:spPr>
                          <a:xfrm>
                            <a:off x="1503485" y="3094893"/>
                            <a:ext cx="3956050" cy="662305"/>
                          </a:xfrm>
                          <a:prstGeom prst="rect">
                            <a:avLst/>
                          </a:prstGeom>
                          <a:noFill/>
                          <a:ln w="285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765F9237"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F</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wps:wsp>
                        <wps:cNvPr id="150" name="Rectangle 150"/>
                        <wps:cNvSpPr/>
                        <wps:spPr>
                          <a:xfrm>
                            <a:off x="0" y="3086100"/>
                            <a:ext cx="1390650" cy="662305"/>
                          </a:xfrm>
                          <a:prstGeom prst="rect">
                            <a:avLst/>
                          </a:prstGeom>
                          <a:noFill/>
                          <a:ln w="285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095B9942"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E</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wpg:grpSp>
                        <wpg:cNvPr id="138" name="Group 138"/>
                        <wpg:cNvGrpSpPr/>
                        <wpg:grpSpPr>
                          <a:xfrm>
                            <a:off x="0" y="0"/>
                            <a:ext cx="2816860" cy="3015615"/>
                            <a:chOff x="0" y="0"/>
                            <a:chExt cx="2816860" cy="3015615"/>
                          </a:xfrm>
                        </wpg:grpSpPr>
                        <wps:wsp>
                          <wps:cNvPr id="135" name="Rectangle 135"/>
                          <wps:cNvSpPr/>
                          <wps:spPr>
                            <a:xfrm>
                              <a:off x="0" y="0"/>
                              <a:ext cx="2816860" cy="3015615"/>
                            </a:xfrm>
                            <a:prstGeom prst="rect">
                              <a:avLst/>
                            </a:prstGeom>
                            <a:noFill/>
                            <a:ln w="285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6EA85846"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A</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wps:wsp>
                          <wps:cNvPr id="152" name="Straight Arrow Connector 152"/>
                          <wps:cNvCnPr/>
                          <wps:spPr>
                            <a:xfrm>
                              <a:off x="64477" y="82062"/>
                              <a:ext cx="914400" cy="914400"/>
                            </a:xfrm>
                            <a:prstGeom prst="straightConnector1">
                              <a:avLst/>
                            </a:prstGeom>
                            <a:ln w="28575">
                              <a:solidFill>
                                <a:srgbClr val="C00000"/>
                              </a:solidFill>
                              <a:prstDash val="dash"/>
                              <a:headEnd type="oval"/>
                              <a:tailEnd type="triangle"/>
                            </a:ln>
                          </wps:spPr>
                          <wps:style>
                            <a:lnRef idx="1">
                              <a:schemeClr val="accent1"/>
                            </a:lnRef>
                            <a:fillRef idx="0">
                              <a:schemeClr val="accent1"/>
                            </a:fillRef>
                            <a:effectRef idx="0">
                              <a:schemeClr val="accent1"/>
                            </a:effectRef>
                            <a:fontRef idx="minor">
                              <a:schemeClr val="tx1"/>
                            </a:fontRef>
                          </wps:style>
                          <wps:bodyPr/>
                        </wps:wsp>
                      </wpg:grpSp>
                      <wps:wsp>
                        <wps:cNvPr id="154" name="Straight Arrow Connector 154"/>
                        <wps:cNvCnPr/>
                        <wps:spPr>
                          <a:xfrm>
                            <a:off x="1559169" y="3407020"/>
                            <a:ext cx="914400" cy="0"/>
                          </a:xfrm>
                          <a:prstGeom prst="straightConnector1">
                            <a:avLst/>
                          </a:prstGeom>
                          <a:ln w="28575">
                            <a:solidFill>
                              <a:srgbClr val="C00000"/>
                            </a:solidFill>
                            <a:prstDash val="dash"/>
                            <a:headEnd type="ova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2DC43AF" id="Group 139" o:spid="_x0000_s1097" style="position:absolute;left:0;text-align:left;margin-left:8.25pt;margin-top:7.5pt;width:454.5pt;height:308.25pt;z-index:251658247;mso-position-horizontal-relative:text;mso-position-vertical-relative:text;mso-width-relative:margin;mso-height-relative:margin" coordsize="54595,37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">
                <v:rect id="Rectangle 136" o:spid="_x0000_s1098" style="position:absolute;left:41323;width:13183;height:7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" filled="f" strokecolor="black [3213]" strokeweight="2.25pt">
                  <v:stroke dashstyle="3 1"/>
                  <v:textbox>
                    <w:txbxContent>
                      <w:p w14:paraId="34E7CE4E"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B</w:t>
                        </w:r>
                      </w:p>
                    </w:txbxContent>
                  </v:textbox>
                </v:rect>
                <v:rect id="Rectangle 147" o:spid="_x0000_s1099" style="position:absolute;left:41323;top:8352;width:13196;height:21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" filled="f" strokecolor="black [3213]" strokeweight="2.25pt">
                  <v:stroke dashstyle="3 1"/>
                  <v:textbox>
                    <w:txbxContent>
                      <w:p w14:paraId="05C1F109"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D</w:t>
                        </w:r>
                      </w:p>
                    </w:txbxContent>
                  </v:textbox>
                </v:rect>
                <v:rect id="Rectangle 148" o:spid="_x0000_s1100" style="position:absolute;left:28926;width:11589;height:30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" filled="f" strokecolor="black [3213]" strokeweight="2.25pt">
                  <v:stroke dashstyle="3 1"/>
                  <v:textbox>
                    <w:txbxContent>
                      <w:p w14:paraId="51F5A824"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C</w:t>
                        </w:r>
                      </w:p>
                    </w:txbxContent>
                  </v:textbox>
                </v:rect>
                <v:rect id="Rectangle 149" o:spid="_x0000_s1101" style="position:absolute;left:15034;top:30948;width:39561;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" filled="f" strokecolor="black [3213]" strokeweight="2.25pt">
                  <v:stroke dashstyle="3 1"/>
                  <v:textbox>
                    <w:txbxContent>
                      <w:p w14:paraId="765F9237"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F</w:t>
                        </w:r>
                      </w:p>
                    </w:txbxContent>
                  </v:textbox>
                </v:rect>
                <v:rect id="Rectangle 150" o:spid="_x0000_s1102" style="position:absolute;top:30861;width:13906;height:6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" filled="f" strokecolor="black [3213]" strokeweight="2.25pt">
                  <v:stroke dashstyle="3 1"/>
                  <v:textbox>
                    <w:txbxContent>
                      <w:p w14:paraId="095B9942"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E</w:t>
                        </w:r>
                      </w:p>
                    </w:txbxContent>
                  </v:textbox>
                </v:rect>
                <v:group id="Group 138" o:spid="_x0000_s1103" style="position:absolute;width:28168;height:30156" coordsize="28168,3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rect id="Rectangle 135" o:spid="_x0000_s1104" style="position:absolute;width:28168;height:30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" filled="f" strokecolor="black [3213]" strokeweight="2.25pt">
                    <v:stroke dashstyle="3 1"/>
                    <v:textbox>
                      <w:txbxContent>
                        <w:p w14:paraId="6EA85846" w14:textId="77777777" w:rsidR="0035742D" w:rsidRPr="004C3698" w:rsidRDefault="0035742D" w:rsidP="0095704E">
                          <w:pPr>
                            <w:jc w:val="center"/>
                            <w:rPr>
                              <w:rFonts w:asciiTheme="minorHAnsi" w:hAnsiTheme="minorHAnsi"/>
                              <w:color w:val="000000" w:themeColor="text1"/>
                              <w:sz w:val="48"/>
                              <w:szCs w:val="56"/>
                            </w:rPr>
                          </w:pPr>
                          <w:r w:rsidRPr="004C3698">
                            <w:rPr>
                              <w:rFonts w:asciiTheme="minorHAnsi" w:hAnsiTheme="minorHAnsi"/>
                              <w:color w:val="000000" w:themeColor="text1"/>
                              <w:sz w:val="48"/>
                              <w:szCs w:val="56"/>
                            </w:rPr>
                            <w:t>A</w:t>
                          </w:r>
                        </w:p>
                      </w:txbxContent>
                    </v:textbox>
                  </v:rect>
                  <v:shape id="Straight Arrow Connector 152" o:spid="_x0000_s1105" type="#_x0000_t32" style="position:absolute;left:644;top:820;width:9144;height:9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" strokecolor="#c00000" strokeweight="2.25pt">
                    <v:stroke dashstyle="dash" startarrow="oval" endarrow="block" joinstyle="miter"/>
                  </v:shape>
                </v:group>
                <v:shape id="Straight Arrow Connector 154" o:spid="_x0000_s1106" type="#_x0000_t32" style="position:absolute;left:15591;top:34070;width:9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" strokecolor="#c00000" strokeweight="2.25pt">
                  <v:stroke dashstyle="dash" startarrow="oval" endarrow="block" joinstyle="miter"/>
                </v:shape>
              </v:group>
            </w:pict>
          </mc:Fallback>
        </mc:AlternateContent>
      </w:r>
      <w:r w:rsidR="0095704E" w:rsidRPr="0095704E">
        <w:rPr>
          <w:rFonts w:asciiTheme="minorHAnsi" w:hAnsiTheme="minorHAnsi"/>
          <w:noProof/>
        </w:rPr>
        <w:drawing>
          <wp:inline distT="0" distB="0" distL="0" distR="0" wp14:anchorId="65301ECD" wp14:editId="7A9F0763">
            <wp:extent cx="5943600" cy="4272752"/>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43600" cy="4272752"/>
                    </a:xfrm>
                    <a:prstGeom prst="rect">
                      <a:avLst/>
                    </a:prstGeom>
                    <a:noFill/>
                    <a:ln>
                      <a:noFill/>
                    </a:ln>
                  </pic:spPr>
                </pic:pic>
              </a:graphicData>
            </a:graphic>
          </wp:inline>
        </w:drawing>
      </w:r>
    </w:p>
    <w:p w14:paraId="27934743" w14:textId="37C708C6" w:rsidR="0095704E" w:rsidRPr="0095704E" w:rsidRDefault="0095704E" w:rsidP="0065756C">
      <w:pPr>
        <w:pStyle w:val="ListParagraph"/>
        <w:numPr>
          <w:ilvl w:val="1"/>
          <w:numId w:val="11"/>
        </w:numPr>
        <w:tabs>
          <w:tab w:val="left" w:pos="3420"/>
        </w:tabs>
        <w:spacing w:line="276" w:lineRule="auto"/>
        <w:ind w:left="1620" w:hanging="900"/>
        <w:contextualSpacing/>
        <w:rPr>
          <w:rFonts w:asciiTheme="minorHAnsi" w:hAnsiTheme="minorHAnsi"/>
        </w:rPr>
      </w:pPr>
      <w:r w:rsidRPr="0095704E">
        <w:rPr>
          <w:rFonts w:asciiTheme="minorHAnsi" w:hAnsiTheme="minorHAnsi"/>
        </w:rPr>
        <w:t>Control Unit</w:t>
      </w:r>
      <w:r w:rsidRPr="0095704E">
        <w:rPr>
          <w:rFonts w:asciiTheme="minorHAnsi" w:hAnsiTheme="minorHAnsi"/>
        </w:rPr>
        <w:tab/>
        <w:t>Please processing unit or main parts for this sheet.</w:t>
      </w:r>
    </w:p>
    <w:p w14:paraId="58218BF6" w14:textId="69A866CC" w:rsidR="0095704E" w:rsidRPr="0095704E" w:rsidRDefault="0095704E" w:rsidP="0065756C">
      <w:pPr>
        <w:pStyle w:val="ListParagraph"/>
        <w:numPr>
          <w:ilvl w:val="1"/>
          <w:numId w:val="11"/>
        </w:numPr>
        <w:tabs>
          <w:tab w:val="left" w:pos="3420"/>
        </w:tabs>
        <w:spacing w:line="276" w:lineRule="auto"/>
        <w:ind w:left="1620" w:hanging="900"/>
        <w:contextualSpacing/>
        <w:rPr>
          <w:rFonts w:asciiTheme="minorHAnsi" w:hAnsiTheme="minorHAnsi"/>
        </w:rPr>
      </w:pPr>
      <w:r w:rsidRPr="0095704E">
        <w:rPr>
          <w:rFonts w:asciiTheme="minorHAnsi" w:hAnsiTheme="minorHAnsi"/>
        </w:rPr>
        <w:t>Multi-sheet Port</w:t>
      </w:r>
      <w:r w:rsidRPr="0095704E">
        <w:rPr>
          <w:rFonts w:asciiTheme="minorHAnsi" w:hAnsiTheme="minorHAnsi"/>
        </w:rPr>
        <w:tab/>
        <w:t>Place port for connecting within multiple sheet design.</w:t>
      </w:r>
    </w:p>
    <w:p w14:paraId="1A03462B" w14:textId="7D75B578" w:rsidR="0095704E" w:rsidRPr="0095704E" w:rsidRDefault="0095704E" w:rsidP="0065756C">
      <w:pPr>
        <w:pStyle w:val="ListParagraph"/>
        <w:numPr>
          <w:ilvl w:val="1"/>
          <w:numId w:val="11"/>
        </w:numPr>
        <w:tabs>
          <w:tab w:val="left" w:pos="3420"/>
        </w:tabs>
        <w:spacing w:line="276" w:lineRule="auto"/>
        <w:ind w:left="1620" w:hanging="900"/>
        <w:contextualSpacing/>
        <w:rPr>
          <w:rFonts w:asciiTheme="minorHAnsi" w:hAnsiTheme="minorHAnsi"/>
        </w:rPr>
      </w:pPr>
      <w:r w:rsidRPr="0095704E">
        <w:rPr>
          <w:rFonts w:asciiTheme="minorHAnsi" w:hAnsiTheme="minorHAnsi"/>
        </w:rPr>
        <w:t>Auxiliary Parts</w:t>
      </w:r>
      <w:r w:rsidRPr="0095704E">
        <w:rPr>
          <w:rFonts w:asciiTheme="minorHAnsi" w:hAnsiTheme="minorHAnsi"/>
        </w:rPr>
        <w:tab/>
        <w:t xml:space="preserve">Place auxiliary item </w:t>
      </w:r>
      <w:r w:rsidR="004C3698">
        <w:rPr>
          <w:rFonts w:asciiTheme="minorHAnsi" w:hAnsiTheme="minorHAnsi"/>
        </w:rPr>
        <w:t>in</w:t>
      </w:r>
      <w:r w:rsidRPr="0095704E">
        <w:rPr>
          <w:rFonts w:asciiTheme="minorHAnsi" w:hAnsiTheme="minorHAnsi"/>
        </w:rPr>
        <w:t xml:space="preserve"> circuit (indicator, communication, etc.)</w:t>
      </w:r>
    </w:p>
    <w:p w14:paraId="0AA7A562" w14:textId="5383B5B8" w:rsidR="0095704E" w:rsidRPr="0095704E" w:rsidRDefault="0095704E" w:rsidP="0065756C">
      <w:pPr>
        <w:pStyle w:val="ListParagraph"/>
        <w:numPr>
          <w:ilvl w:val="1"/>
          <w:numId w:val="11"/>
        </w:numPr>
        <w:tabs>
          <w:tab w:val="left" w:pos="3420"/>
        </w:tabs>
        <w:spacing w:line="276" w:lineRule="auto"/>
        <w:ind w:left="1620" w:hanging="900"/>
        <w:contextualSpacing/>
        <w:rPr>
          <w:rFonts w:asciiTheme="minorHAnsi" w:hAnsiTheme="minorHAnsi"/>
        </w:rPr>
      </w:pPr>
      <w:r w:rsidRPr="0095704E">
        <w:rPr>
          <w:rFonts w:asciiTheme="minorHAnsi" w:hAnsiTheme="minorHAnsi"/>
        </w:rPr>
        <w:t>Power Supply</w:t>
      </w:r>
      <w:r w:rsidRPr="0095704E">
        <w:rPr>
          <w:rFonts w:asciiTheme="minorHAnsi" w:hAnsiTheme="minorHAnsi"/>
        </w:rPr>
        <w:tab/>
        <w:t>Place voltage regulator or convertor circuit.</w:t>
      </w:r>
    </w:p>
    <w:p w14:paraId="5C805832" w14:textId="7EDF2596" w:rsidR="0095704E" w:rsidRPr="0095704E" w:rsidRDefault="0095704E" w:rsidP="0065756C">
      <w:pPr>
        <w:pStyle w:val="ListParagraph"/>
        <w:numPr>
          <w:ilvl w:val="1"/>
          <w:numId w:val="11"/>
        </w:numPr>
        <w:tabs>
          <w:tab w:val="left" w:pos="3420"/>
        </w:tabs>
        <w:spacing w:line="276" w:lineRule="auto"/>
        <w:ind w:left="1620" w:hanging="900"/>
        <w:contextualSpacing/>
        <w:rPr>
          <w:rFonts w:asciiTheme="minorHAnsi" w:hAnsiTheme="minorHAnsi"/>
        </w:rPr>
      </w:pPr>
      <w:r w:rsidRPr="0095704E">
        <w:rPr>
          <w:rFonts w:asciiTheme="minorHAnsi" w:hAnsiTheme="minorHAnsi"/>
        </w:rPr>
        <w:t>Protection</w:t>
      </w:r>
      <w:r w:rsidRPr="0095704E">
        <w:rPr>
          <w:rFonts w:asciiTheme="minorHAnsi" w:hAnsiTheme="minorHAnsi"/>
        </w:rPr>
        <w:tab/>
        <w:t>Place protection components (fuses, EMI shielding, etc.)</w:t>
      </w:r>
    </w:p>
    <w:p w14:paraId="42C46DD3" w14:textId="51B1F236" w:rsidR="0095704E" w:rsidRDefault="0095704E" w:rsidP="0065756C">
      <w:pPr>
        <w:pStyle w:val="ListParagraph"/>
        <w:numPr>
          <w:ilvl w:val="1"/>
          <w:numId w:val="11"/>
        </w:numPr>
        <w:tabs>
          <w:tab w:val="left" w:pos="3420"/>
        </w:tabs>
        <w:spacing w:line="276" w:lineRule="auto"/>
        <w:ind w:left="1620" w:hanging="900"/>
        <w:contextualSpacing/>
        <w:rPr>
          <w:rFonts w:asciiTheme="minorHAnsi" w:hAnsiTheme="minorHAnsi"/>
        </w:rPr>
      </w:pPr>
      <w:r w:rsidRPr="0095704E">
        <w:rPr>
          <w:rFonts w:asciiTheme="minorHAnsi" w:hAnsiTheme="minorHAnsi"/>
        </w:rPr>
        <w:t>Connector</w:t>
      </w:r>
      <w:r w:rsidRPr="0095704E">
        <w:rPr>
          <w:rFonts w:asciiTheme="minorHAnsi" w:hAnsiTheme="minorHAnsi"/>
        </w:rPr>
        <w:tab/>
        <w:t>Place on-board connector.</w:t>
      </w:r>
    </w:p>
    <w:p w14:paraId="42484938" w14:textId="57FCF838" w:rsidR="00114574" w:rsidRDefault="0008601A" w:rsidP="00114574">
      <w:pPr>
        <w:pStyle w:val="Heading4"/>
        <w:numPr>
          <w:ilvl w:val="2"/>
          <w:numId w:val="17"/>
        </w:numPr>
        <w:tabs>
          <w:tab w:val="clear" w:pos="0"/>
          <w:tab w:val="clear" w:pos="1260"/>
          <w:tab w:val="clear" w:pos="1440"/>
          <w:tab w:val="clear" w:pos="2160"/>
          <w:tab w:val="clear" w:pos="2880"/>
          <w:tab w:val="clear" w:pos="3600"/>
          <w:tab w:val="clear" w:pos="4320"/>
          <w:tab w:val="clear" w:pos="5040"/>
          <w:tab w:val="clear" w:pos="5760"/>
          <w:tab w:val="clear" w:pos="6480"/>
          <w:tab w:val="num" w:pos="1520"/>
        </w:tabs>
        <w:spacing w:before="120"/>
        <w:jc w:val="thaiDistribute"/>
        <w:rPr>
          <w:rFonts w:asciiTheme="minorHAnsi" w:hAnsiTheme="minorHAnsi" w:cstheme="minorHAnsi"/>
        </w:rPr>
      </w:pPr>
      <w:bookmarkStart w:id="61" w:name="_Toc70421269"/>
      <w:r w:rsidRPr="004C3698">
        <w:rPr>
          <w:rFonts w:asciiTheme="minorHAnsi" w:hAnsiTheme="minorHAnsi" w:cstheme="minorHAnsi"/>
        </w:rPr>
        <w:t>PCB Layout</w:t>
      </w:r>
      <w:bookmarkStart w:id="62" w:name="_Toc70421270"/>
      <w:bookmarkEnd w:id="61"/>
    </w:p>
    <w:p w14:paraId="48D8CAD2" w14:textId="49A26759" w:rsidR="0008601A" w:rsidRPr="00114574" w:rsidRDefault="0008601A" w:rsidP="00114574">
      <w:pPr>
        <w:pStyle w:val="Heading5"/>
        <w:numPr>
          <w:ilvl w:val="3"/>
          <w:numId w:val="17"/>
        </w:numPr>
        <w:spacing w:after="120"/>
        <w:ind w:left="1620" w:hanging="900"/>
        <w:rPr>
          <w:rFonts w:asciiTheme="minorHAnsi" w:hAnsiTheme="minorHAnsi"/>
          <w:b w:val="0"/>
          <w:bCs w:val="0"/>
        </w:rPr>
      </w:pPr>
      <w:r w:rsidRPr="00114574">
        <w:rPr>
          <w:rFonts w:asciiTheme="minorHAnsi" w:hAnsiTheme="minorHAnsi"/>
          <w:b w:val="0"/>
          <w:bCs w:val="0"/>
        </w:rPr>
        <w:t>Layer Stack Manager</w:t>
      </w:r>
      <w:bookmarkEnd w:id="62"/>
    </w:p>
    <w:tbl>
      <w:tblPr>
        <w:tblStyle w:val="TableGrid"/>
        <w:tblW w:w="9525"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81"/>
        <w:gridCol w:w="2381"/>
        <w:gridCol w:w="2381"/>
        <w:gridCol w:w="2382"/>
      </w:tblGrid>
      <w:tr w:rsidR="0008601A" w:rsidRPr="0008601A" w14:paraId="41439D28" w14:textId="77777777" w:rsidTr="00114574">
        <w:trPr>
          <w:trHeight w:val="432"/>
          <w:jc w:val="center"/>
        </w:trPr>
        <w:tc>
          <w:tcPr>
            <w:tcW w:w="2381" w:type="dxa"/>
            <w:tcBorders>
              <w:top w:val="single" w:sz="12" w:space="0" w:color="auto"/>
              <w:left w:val="single" w:sz="12" w:space="0" w:color="auto"/>
              <w:bottom w:val="double" w:sz="4" w:space="0" w:color="auto"/>
              <w:right w:val="single" w:sz="4" w:space="0" w:color="auto"/>
            </w:tcBorders>
            <w:vAlign w:val="center"/>
            <w:hideMark/>
          </w:tcPr>
          <w:p w14:paraId="3FE9C06B" w14:textId="77777777" w:rsidR="0008601A" w:rsidRPr="0008601A" w:rsidRDefault="0008601A" w:rsidP="005A115B">
            <w:pPr>
              <w:jc w:val="center"/>
              <w:rPr>
                <w:rFonts w:asciiTheme="minorHAnsi" w:hAnsiTheme="minorHAnsi" w:cstheme="minorBidi"/>
                <w:b/>
                <w:bCs/>
                <w:color w:val="auto"/>
                <w:sz w:val="22"/>
                <w:szCs w:val="28"/>
              </w:rPr>
            </w:pPr>
            <w:proofErr w:type="gramStart"/>
            <w:r w:rsidRPr="0008601A">
              <w:rPr>
                <w:rFonts w:asciiTheme="minorHAnsi" w:hAnsiTheme="minorHAnsi"/>
                <w:b/>
                <w:bCs/>
              </w:rPr>
              <w:t>Layers</w:t>
            </w:r>
            <w:proofErr w:type="gramEnd"/>
            <w:r w:rsidRPr="0008601A">
              <w:rPr>
                <w:rFonts w:asciiTheme="minorHAnsi" w:hAnsiTheme="minorHAnsi"/>
                <w:b/>
                <w:bCs/>
              </w:rPr>
              <w:t xml:space="preserve"> Types</w:t>
            </w:r>
          </w:p>
        </w:tc>
        <w:tc>
          <w:tcPr>
            <w:tcW w:w="2381" w:type="dxa"/>
            <w:tcBorders>
              <w:top w:val="single" w:sz="12" w:space="0" w:color="auto"/>
              <w:left w:val="single" w:sz="4" w:space="0" w:color="auto"/>
              <w:bottom w:val="double" w:sz="4" w:space="0" w:color="auto"/>
              <w:right w:val="single" w:sz="4" w:space="0" w:color="auto"/>
            </w:tcBorders>
            <w:vAlign w:val="center"/>
            <w:hideMark/>
          </w:tcPr>
          <w:p w14:paraId="05879274" w14:textId="77777777" w:rsidR="0008601A" w:rsidRPr="0008601A" w:rsidRDefault="0008601A" w:rsidP="005A115B">
            <w:pPr>
              <w:jc w:val="center"/>
              <w:rPr>
                <w:rFonts w:asciiTheme="minorHAnsi" w:hAnsiTheme="minorHAnsi"/>
                <w:b/>
                <w:bCs/>
              </w:rPr>
            </w:pPr>
            <w:r w:rsidRPr="0008601A">
              <w:rPr>
                <w:rFonts w:asciiTheme="minorHAnsi" w:hAnsiTheme="minorHAnsi"/>
                <w:b/>
                <w:bCs/>
              </w:rPr>
              <w:t>Layer Name</w:t>
            </w:r>
          </w:p>
        </w:tc>
        <w:tc>
          <w:tcPr>
            <w:tcW w:w="2381" w:type="dxa"/>
            <w:tcBorders>
              <w:top w:val="single" w:sz="12" w:space="0" w:color="auto"/>
              <w:left w:val="single" w:sz="4" w:space="0" w:color="auto"/>
              <w:bottom w:val="double" w:sz="4" w:space="0" w:color="auto"/>
              <w:right w:val="single" w:sz="4" w:space="0" w:color="auto"/>
            </w:tcBorders>
            <w:vAlign w:val="center"/>
            <w:hideMark/>
          </w:tcPr>
          <w:p w14:paraId="3D0A2DDA" w14:textId="77777777" w:rsidR="0008601A" w:rsidRPr="0008601A" w:rsidRDefault="0008601A" w:rsidP="005A115B">
            <w:pPr>
              <w:jc w:val="center"/>
              <w:rPr>
                <w:rFonts w:asciiTheme="minorHAnsi" w:hAnsiTheme="minorHAnsi"/>
                <w:b/>
                <w:bCs/>
              </w:rPr>
            </w:pPr>
            <w:r w:rsidRPr="0008601A">
              <w:rPr>
                <w:rFonts w:asciiTheme="minorHAnsi" w:hAnsiTheme="minorHAnsi"/>
                <w:b/>
                <w:bCs/>
              </w:rPr>
              <w:t>Prefix</w:t>
            </w:r>
          </w:p>
        </w:tc>
        <w:tc>
          <w:tcPr>
            <w:tcW w:w="2382" w:type="dxa"/>
            <w:tcBorders>
              <w:top w:val="single" w:sz="12" w:space="0" w:color="auto"/>
              <w:left w:val="single" w:sz="4" w:space="0" w:color="auto"/>
              <w:bottom w:val="double" w:sz="4" w:space="0" w:color="auto"/>
              <w:right w:val="single" w:sz="12" w:space="0" w:color="auto"/>
            </w:tcBorders>
            <w:vAlign w:val="center"/>
            <w:hideMark/>
          </w:tcPr>
          <w:p w14:paraId="4A8DE97F" w14:textId="77777777" w:rsidR="0008601A" w:rsidRPr="0008601A" w:rsidRDefault="0008601A" w:rsidP="005A115B">
            <w:pPr>
              <w:jc w:val="center"/>
              <w:rPr>
                <w:rFonts w:asciiTheme="minorHAnsi" w:hAnsiTheme="minorHAnsi"/>
                <w:b/>
                <w:bCs/>
              </w:rPr>
            </w:pPr>
            <w:r w:rsidRPr="0008601A">
              <w:rPr>
                <w:rFonts w:asciiTheme="minorHAnsi" w:hAnsiTheme="minorHAnsi"/>
                <w:b/>
                <w:bCs/>
              </w:rPr>
              <w:t>Pullback (mil)</w:t>
            </w:r>
          </w:p>
        </w:tc>
      </w:tr>
      <w:tr w:rsidR="0008601A" w:rsidRPr="0008601A" w14:paraId="4E28DEC2" w14:textId="77777777" w:rsidTr="00114574">
        <w:trPr>
          <w:trHeight w:val="360"/>
          <w:jc w:val="center"/>
        </w:trPr>
        <w:tc>
          <w:tcPr>
            <w:tcW w:w="2381" w:type="dxa"/>
            <w:tcBorders>
              <w:top w:val="double" w:sz="4" w:space="0" w:color="auto"/>
              <w:left w:val="single" w:sz="12" w:space="0" w:color="auto"/>
              <w:bottom w:val="single" w:sz="4" w:space="0" w:color="auto"/>
              <w:right w:val="single" w:sz="4" w:space="0" w:color="auto"/>
            </w:tcBorders>
            <w:vAlign w:val="center"/>
            <w:hideMark/>
          </w:tcPr>
          <w:p w14:paraId="59F0D036"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Signal</w:t>
            </w:r>
          </w:p>
        </w:tc>
        <w:tc>
          <w:tcPr>
            <w:tcW w:w="2381" w:type="dxa"/>
            <w:tcBorders>
              <w:top w:val="double" w:sz="4" w:space="0" w:color="auto"/>
              <w:left w:val="single" w:sz="4" w:space="0" w:color="auto"/>
              <w:bottom w:val="single" w:sz="4" w:space="0" w:color="auto"/>
              <w:right w:val="single" w:sz="4" w:space="0" w:color="auto"/>
            </w:tcBorders>
            <w:vAlign w:val="center"/>
            <w:hideMark/>
          </w:tcPr>
          <w:p w14:paraId="067088CE"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Top</w:t>
            </w:r>
          </w:p>
        </w:tc>
        <w:tc>
          <w:tcPr>
            <w:tcW w:w="2381" w:type="dxa"/>
            <w:tcBorders>
              <w:top w:val="double" w:sz="4" w:space="0" w:color="auto"/>
              <w:left w:val="single" w:sz="4" w:space="0" w:color="auto"/>
              <w:bottom w:val="single" w:sz="4" w:space="0" w:color="auto"/>
              <w:right w:val="single" w:sz="4" w:space="0" w:color="auto"/>
            </w:tcBorders>
            <w:vAlign w:val="center"/>
            <w:hideMark/>
          </w:tcPr>
          <w:p w14:paraId="263CEA81" w14:textId="77777777" w:rsidR="0008601A" w:rsidRPr="0008601A" w:rsidRDefault="0008601A" w:rsidP="005A115B">
            <w:pPr>
              <w:ind w:right="144"/>
              <w:jc w:val="center"/>
              <w:rPr>
                <w:rFonts w:asciiTheme="minorHAnsi" w:hAnsiTheme="minorHAnsi"/>
                <w:sz w:val="20"/>
              </w:rPr>
            </w:pPr>
            <w:r w:rsidRPr="0008601A">
              <w:rPr>
                <w:rFonts w:asciiTheme="minorHAnsi" w:hAnsiTheme="minorHAnsi"/>
                <w:sz w:val="20"/>
              </w:rPr>
              <w:t>TOP</w:t>
            </w:r>
          </w:p>
        </w:tc>
        <w:tc>
          <w:tcPr>
            <w:tcW w:w="2382" w:type="dxa"/>
            <w:tcBorders>
              <w:top w:val="double" w:sz="4" w:space="0" w:color="auto"/>
              <w:left w:val="single" w:sz="4" w:space="0" w:color="auto"/>
              <w:bottom w:val="single" w:sz="4" w:space="0" w:color="auto"/>
              <w:right w:val="single" w:sz="12" w:space="0" w:color="auto"/>
            </w:tcBorders>
            <w:vAlign w:val="center"/>
          </w:tcPr>
          <w:p w14:paraId="09FD1C07" w14:textId="77777777" w:rsidR="0008601A" w:rsidRPr="0008601A" w:rsidRDefault="0008601A" w:rsidP="005A115B">
            <w:pPr>
              <w:ind w:right="144"/>
              <w:jc w:val="center"/>
              <w:rPr>
                <w:rFonts w:asciiTheme="minorHAnsi" w:hAnsiTheme="minorHAnsi"/>
                <w:sz w:val="20"/>
              </w:rPr>
            </w:pPr>
          </w:p>
        </w:tc>
      </w:tr>
      <w:tr w:rsidR="0008601A" w:rsidRPr="0008601A" w14:paraId="6843DF31" w14:textId="77777777" w:rsidTr="00114574">
        <w:trPr>
          <w:trHeight w:val="360"/>
          <w:jc w:val="center"/>
        </w:trPr>
        <w:tc>
          <w:tcPr>
            <w:tcW w:w="2381" w:type="dxa"/>
            <w:tcBorders>
              <w:top w:val="single" w:sz="4" w:space="0" w:color="auto"/>
              <w:left w:val="single" w:sz="12" w:space="0" w:color="auto"/>
              <w:bottom w:val="single" w:sz="4" w:space="0" w:color="auto"/>
              <w:right w:val="single" w:sz="4" w:space="0" w:color="auto"/>
            </w:tcBorders>
            <w:vAlign w:val="center"/>
            <w:hideMark/>
          </w:tcPr>
          <w:p w14:paraId="10F68462"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Signal</w:t>
            </w:r>
          </w:p>
        </w:tc>
        <w:tc>
          <w:tcPr>
            <w:tcW w:w="2381" w:type="dxa"/>
            <w:tcBorders>
              <w:top w:val="single" w:sz="4" w:space="0" w:color="auto"/>
              <w:left w:val="single" w:sz="4" w:space="0" w:color="auto"/>
              <w:bottom w:val="single" w:sz="4" w:space="0" w:color="auto"/>
              <w:right w:val="single" w:sz="4" w:space="0" w:color="auto"/>
            </w:tcBorders>
            <w:vAlign w:val="center"/>
            <w:hideMark/>
          </w:tcPr>
          <w:p w14:paraId="5C415727"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Bottom</w:t>
            </w:r>
          </w:p>
        </w:tc>
        <w:tc>
          <w:tcPr>
            <w:tcW w:w="2381" w:type="dxa"/>
            <w:tcBorders>
              <w:top w:val="single" w:sz="4" w:space="0" w:color="auto"/>
              <w:left w:val="single" w:sz="4" w:space="0" w:color="auto"/>
              <w:bottom w:val="single" w:sz="4" w:space="0" w:color="auto"/>
              <w:right w:val="single" w:sz="4" w:space="0" w:color="auto"/>
            </w:tcBorders>
            <w:vAlign w:val="center"/>
            <w:hideMark/>
          </w:tcPr>
          <w:p w14:paraId="51B94BCF" w14:textId="77777777" w:rsidR="0008601A" w:rsidRPr="0008601A" w:rsidRDefault="0008601A" w:rsidP="005A115B">
            <w:pPr>
              <w:ind w:right="144"/>
              <w:jc w:val="center"/>
              <w:rPr>
                <w:rFonts w:asciiTheme="minorHAnsi" w:hAnsiTheme="minorHAnsi"/>
                <w:sz w:val="20"/>
              </w:rPr>
            </w:pPr>
            <w:r w:rsidRPr="0008601A">
              <w:rPr>
                <w:rFonts w:asciiTheme="minorHAnsi" w:hAnsiTheme="minorHAnsi"/>
                <w:sz w:val="20"/>
              </w:rPr>
              <w:t>STB</w:t>
            </w:r>
          </w:p>
        </w:tc>
        <w:tc>
          <w:tcPr>
            <w:tcW w:w="2382" w:type="dxa"/>
            <w:tcBorders>
              <w:top w:val="single" w:sz="4" w:space="0" w:color="auto"/>
              <w:left w:val="single" w:sz="4" w:space="0" w:color="auto"/>
              <w:bottom w:val="single" w:sz="4" w:space="0" w:color="auto"/>
              <w:right w:val="single" w:sz="12" w:space="0" w:color="auto"/>
            </w:tcBorders>
            <w:vAlign w:val="center"/>
          </w:tcPr>
          <w:p w14:paraId="4C9E1978" w14:textId="77777777" w:rsidR="0008601A" w:rsidRPr="0008601A" w:rsidRDefault="0008601A" w:rsidP="005A115B">
            <w:pPr>
              <w:ind w:right="144"/>
              <w:jc w:val="center"/>
              <w:rPr>
                <w:rFonts w:asciiTheme="minorHAnsi" w:hAnsiTheme="minorHAnsi"/>
                <w:sz w:val="20"/>
              </w:rPr>
            </w:pPr>
          </w:p>
        </w:tc>
      </w:tr>
      <w:tr w:rsidR="0008601A" w:rsidRPr="0008601A" w14:paraId="5EEC4DE0" w14:textId="77777777" w:rsidTr="00114574">
        <w:trPr>
          <w:trHeight w:val="360"/>
          <w:jc w:val="center"/>
        </w:trPr>
        <w:tc>
          <w:tcPr>
            <w:tcW w:w="2381" w:type="dxa"/>
            <w:tcBorders>
              <w:top w:val="single" w:sz="4" w:space="0" w:color="auto"/>
              <w:left w:val="single" w:sz="12" w:space="0" w:color="auto"/>
              <w:bottom w:val="single" w:sz="4" w:space="0" w:color="auto"/>
              <w:right w:val="single" w:sz="4" w:space="0" w:color="auto"/>
            </w:tcBorders>
            <w:vAlign w:val="center"/>
            <w:hideMark/>
          </w:tcPr>
          <w:p w14:paraId="0ED64966"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Signal</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DCA856D"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Signal?</w:t>
            </w:r>
          </w:p>
        </w:tc>
        <w:tc>
          <w:tcPr>
            <w:tcW w:w="2381" w:type="dxa"/>
            <w:tcBorders>
              <w:top w:val="single" w:sz="4" w:space="0" w:color="auto"/>
              <w:left w:val="single" w:sz="4" w:space="0" w:color="auto"/>
              <w:bottom w:val="single" w:sz="4" w:space="0" w:color="auto"/>
              <w:right w:val="single" w:sz="4" w:space="0" w:color="auto"/>
            </w:tcBorders>
            <w:vAlign w:val="center"/>
            <w:hideMark/>
          </w:tcPr>
          <w:p w14:paraId="6D6D895A" w14:textId="77777777" w:rsidR="0008601A" w:rsidRPr="0008601A" w:rsidRDefault="0008601A" w:rsidP="005A115B">
            <w:pPr>
              <w:ind w:right="144"/>
              <w:jc w:val="center"/>
              <w:rPr>
                <w:rFonts w:asciiTheme="minorHAnsi" w:hAnsiTheme="minorHAnsi"/>
                <w:sz w:val="20"/>
              </w:rPr>
            </w:pPr>
            <w:r w:rsidRPr="0008601A">
              <w:rPr>
                <w:rFonts w:asciiTheme="minorHAnsi" w:hAnsiTheme="minorHAnsi"/>
                <w:sz w:val="20"/>
              </w:rPr>
              <w:t>S?</w:t>
            </w:r>
          </w:p>
        </w:tc>
        <w:tc>
          <w:tcPr>
            <w:tcW w:w="2382" w:type="dxa"/>
            <w:tcBorders>
              <w:top w:val="single" w:sz="4" w:space="0" w:color="auto"/>
              <w:left w:val="single" w:sz="4" w:space="0" w:color="auto"/>
              <w:bottom w:val="single" w:sz="4" w:space="0" w:color="auto"/>
              <w:right w:val="single" w:sz="12" w:space="0" w:color="auto"/>
            </w:tcBorders>
            <w:vAlign w:val="center"/>
          </w:tcPr>
          <w:p w14:paraId="1E3B2AF9" w14:textId="77777777" w:rsidR="0008601A" w:rsidRPr="0008601A" w:rsidRDefault="0008601A" w:rsidP="005A115B">
            <w:pPr>
              <w:ind w:right="144"/>
              <w:jc w:val="center"/>
              <w:rPr>
                <w:rFonts w:asciiTheme="minorHAnsi" w:hAnsiTheme="minorHAnsi"/>
                <w:sz w:val="20"/>
              </w:rPr>
            </w:pPr>
          </w:p>
        </w:tc>
      </w:tr>
      <w:tr w:rsidR="0008601A" w:rsidRPr="0008601A" w14:paraId="733DEB6C" w14:textId="77777777" w:rsidTr="00114574">
        <w:trPr>
          <w:trHeight w:val="360"/>
          <w:jc w:val="center"/>
        </w:trPr>
        <w:tc>
          <w:tcPr>
            <w:tcW w:w="2381" w:type="dxa"/>
            <w:tcBorders>
              <w:top w:val="single" w:sz="4" w:space="0" w:color="auto"/>
              <w:left w:val="single" w:sz="12" w:space="0" w:color="auto"/>
              <w:bottom w:val="single" w:sz="4" w:space="0" w:color="auto"/>
              <w:right w:val="single" w:sz="4" w:space="0" w:color="auto"/>
            </w:tcBorders>
            <w:vAlign w:val="center"/>
            <w:hideMark/>
          </w:tcPr>
          <w:p w14:paraId="2A7465CA"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Internal Plane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4E71C0F0"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Ground Plane</w:t>
            </w:r>
          </w:p>
        </w:tc>
        <w:tc>
          <w:tcPr>
            <w:tcW w:w="2381" w:type="dxa"/>
            <w:tcBorders>
              <w:top w:val="single" w:sz="4" w:space="0" w:color="auto"/>
              <w:left w:val="single" w:sz="4" w:space="0" w:color="auto"/>
              <w:bottom w:val="single" w:sz="4" w:space="0" w:color="auto"/>
              <w:right w:val="single" w:sz="4" w:space="0" w:color="auto"/>
            </w:tcBorders>
            <w:vAlign w:val="center"/>
            <w:hideMark/>
          </w:tcPr>
          <w:p w14:paraId="7D0386C2" w14:textId="77777777" w:rsidR="0008601A" w:rsidRPr="0008601A" w:rsidRDefault="0008601A" w:rsidP="005A115B">
            <w:pPr>
              <w:ind w:right="144"/>
              <w:jc w:val="center"/>
              <w:rPr>
                <w:rFonts w:asciiTheme="minorHAnsi" w:hAnsiTheme="minorHAnsi"/>
                <w:sz w:val="20"/>
              </w:rPr>
            </w:pPr>
            <w:r w:rsidRPr="0008601A">
              <w:rPr>
                <w:rFonts w:asciiTheme="minorHAnsi" w:hAnsiTheme="minorHAnsi"/>
                <w:sz w:val="20"/>
              </w:rPr>
              <w:t>GND</w:t>
            </w:r>
          </w:p>
        </w:tc>
        <w:tc>
          <w:tcPr>
            <w:tcW w:w="2382" w:type="dxa"/>
            <w:tcBorders>
              <w:top w:val="single" w:sz="4" w:space="0" w:color="auto"/>
              <w:left w:val="single" w:sz="4" w:space="0" w:color="auto"/>
              <w:bottom w:val="single" w:sz="4" w:space="0" w:color="auto"/>
              <w:right w:val="single" w:sz="12" w:space="0" w:color="auto"/>
            </w:tcBorders>
            <w:vAlign w:val="center"/>
            <w:hideMark/>
          </w:tcPr>
          <w:p w14:paraId="0B55BCF0" w14:textId="77777777" w:rsidR="0008601A" w:rsidRPr="0008601A" w:rsidRDefault="0008601A" w:rsidP="005A115B">
            <w:pPr>
              <w:ind w:right="144"/>
              <w:jc w:val="center"/>
              <w:rPr>
                <w:rFonts w:asciiTheme="minorHAnsi" w:hAnsiTheme="minorHAnsi"/>
                <w:sz w:val="20"/>
              </w:rPr>
            </w:pPr>
            <w:r w:rsidRPr="0008601A">
              <w:rPr>
                <w:rFonts w:asciiTheme="minorHAnsi" w:hAnsiTheme="minorHAnsi"/>
                <w:sz w:val="20"/>
              </w:rPr>
              <w:t>GND &lt; PRW</w:t>
            </w:r>
          </w:p>
        </w:tc>
      </w:tr>
      <w:tr w:rsidR="0008601A" w:rsidRPr="0008601A" w14:paraId="747EF46B" w14:textId="77777777" w:rsidTr="00114574">
        <w:trPr>
          <w:trHeight w:val="360"/>
          <w:jc w:val="center"/>
        </w:trPr>
        <w:tc>
          <w:tcPr>
            <w:tcW w:w="2381" w:type="dxa"/>
            <w:tcBorders>
              <w:top w:val="single" w:sz="4" w:space="0" w:color="auto"/>
              <w:left w:val="single" w:sz="12" w:space="0" w:color="auto"/>
              <w:bottom w:val="single" w:sz="12" w:space="0" w:color="auto"/>
              <w:right w:val="single" w:sz="4" w:space="0" w:color="auto"/>
            </w:tcBorders>
            <w:vAlign w:val="center"/>
            <w:hideMark/>
          </w:tcPr>
          <w:p w14:paraId="297D7CD5"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Internal Plane</w:t>
            </w:r>
          </w:p>
        </w:tc>
        <w:tc>
          <w:tcPr>
            <w:tcW w:w="2381" w:type="dxa"/>
            <w:tcBorders>
              <w:top w:val="single" w:sz="4" w:space="0" w:color="auto"/>
              <w:left w:val="single" w:sz="4" w:space="0" w:color="auto"/>
              <w:bottom w:val="single" w:sz="12" w:space="0" w:color="auto"/>
              <w:right w:val="single" w:sz="4" w:space="0" w:color="auto"/>
            </w:tcBorders>
            <w:vAlign w:val="center"/>
            <w:hideMark/>
          </w:tcPr>
          <w:p w14:paraId="4E2AAEC0"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Power Plane</w:t>
            </w:r>
          </w:p>
        </w:tc>
        <w:tc>
          <w:tcPr>
            <w:tcW w:w="2381" w:type="dxa"/>
            <w:tcBorders>
              <w:top w:val="single" w:sz="4" w:space="0" w:color="auto"/>
              <w:left w:val="single" w:sz="4" w:space="0" w:color="auto"/>
              <w:bottom w:val="single" w:sz="12" w:space="0" w:color="auto"/>
              <w:right w:val="single" w:sz="4" w:space="0" w:color="auto"/>
            </w:tcBorders>
            <w:vAlign w:val="center"/>
            <w:hideMark/>
          </w:tcPr>
          <w:p w14:paraId="567EDE81" w14:textId="77777777" w:rsidR="0008601A" w:rsidRPr="0008601A" w:rsidRDefault="0008601A" w:rsidP="005A115B">
            <w:pPr>
              <w:ind w:right="144"/>
              <w:jc w:val="center"/>
              <w:rPr>
                <w:rFonts w:asciiTheme="minorHAnsi" w:hAnsiTheme="minorHAnsi"/>
                <w:sz w:val="20"/>
              </w:rPr>
            </w:pPr>
            <w:r w:rsidRPr="0008601A">
              <w:rPr>
                <w:rFonts w:asciiTheme="minorHAnsi" w:hAnsiTheme="minorHAnsi"/>
                <w:sz w:val="20"/>
              </w:rPr>
              <w:t>PWR</w:t>
            </w:r>
          </w:p>
        </w:tc>
        <w:tc>
          <w:tcPr>
            <w:tcW w:w="2382" w:type="dxa"/>
            <w:tcBorders>
              <w:top w:val="single" w:sz="4" w:space="0" w:color="auto"/>
              <w:left w:val="single" w:sz="4" w:space="0" w:color="auto"/>
              <w:bottom w:val="single" w:sz="12" w:space="0" w:color="auto"/>
              <w:right w:val="single" w:sz="12" w:space="0" w:color="auto"/>
            </w:tcBorders>
            <w:vAlign w:val="center"/>
            <w:hideMark/>
          </w:tcPr>
          <w:p w14:paraId="5C2AE423" w14:textId="77777777" w:rsidR="0008601A" w:rsidRPr="0008601A" w:rsidRDefault="0008601A" w:rsidP="005A115B">
            <w:pPr>
              <w:ind w:right="144"/>
              <w:jc w:val="center"/>
              <w:rPr>
                <w:rFonts w:asciiTheme="minorHAnsi" w:hAnsiTheme="minorHAnsi"/>
                <w:sz w:val="20"/>
              </w:rPr>
            </w:pPr>
            <w:r w:rsidRPr="0008601A">
              <w:rPr>
                <w:rFonts w:asciiTheme="minorHAnsi" w:hAnsiTheme="minorHAnsi"/>
                <w:sz w:val="20"/>
              </w:rPr>
              <w:t>PWR &gt; GND</w:t>
            </w:r>
          </w:p>
        </w:tc>
      </w:tr>
    </w:tbl>
    <w:p w14:paraId="4573A7AE" w14:textId="4F93EE09" w:rsidR="0008601A" w:rsidRPr="005040AA" w:rsidRDefault="0008601A" w:rsidP="00114574">
      <w:pPr>
        <w:pStyle w:val="Heading5"/>
        <w:numPr>
          <w:ilvl w:val="3"/>
          <w:numId w:val="17"/>
        </w:numPr>
        <w:spacing w:after="120"/>
        <w:ind w:left="1620" w:hanging="900"/>
        <w:jc w:val="thaiDistribute"/>
        <w:rPr>
          <w:rFonts w:asciiTheme="minorHAnsi" w:hAnsiTheme="minorHAnsi"/>
          <w:b w:val="0"/>
          <w:bCs w:val="0"/>
          <w:sz w:val="28"/>
          <w:szCs w:val="28"/>
        </w:rPr>
      </w:pPr>
      <w:bookmarkStart w:id="63" w:name="_Toc70421271"/>
      <w:r w:rsidRPr="005040AA">
        <w:rPr>
          <w:rFonts w:asciiTheme="minorHAnsi" w:hAnsiTheme="minorHAnsi" w:cstheme="minorHAnsi"/>
          <w:b w:val="0"/>
          <w:bCs w:val="0"/>
        </w:rPr>
        <w:lastRenderedPageBreak/>
        <w:t>Circuit Board Material</w:t>
      </w:r>
      <w:bookmarkEnd w:id="63"/>
    </w:p>
    <w:p w14:paraId="00F48CF7" w14:textId="05A50347" w:rsidR="0008601A" w:rsidRPr="0008601A" w:rsidRDefault="0008601A" w:rsidP="005A115B">
      <w:pPr>
        <w:jc w:val="center"/>
        <w:rPr>
          <w:rFonts w:asciiTheme="minorHAnsi" w:hAnsiTheme="minorHAnsi" w:cstheme="minorBidi"/>
          <w:color w:val="auto"/>
          <w:sz w:val="22"/>
          <w:szCs w:val="28"/>
        </w:rPr>
      </w:pPr>
      <w:r w:rsidRPr="0008601A">
        <w:rPr>
          <w:rFonts w:asciiTheme="minorHAnsi" w:hAnsiTheme="minorHAnsi"/>
          <w:noProof/>
        </w:rPr>
        <w:drawing>
          <wp:inline distT="0" distB="0" distL="0" distR="0" wp14:anchorId="12BDA5B8" wp14:editId="07900451">
            <wp:extent cx="5943600" cy="2607078"/>
            <wp:effectExtent l="0" t="0" r="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2607078"/>
                    </a:xfrm>
                    <a:prstGeom prst="rect">
                      <a:avLst/>
                    </a:prstGeom>
                    <a:noFill/>
                    <a:ln>
                      <a:noFill/>
                    </a:ln>
                  </pic:spPr>
                </pic:pic>
              </a:graphicData>
            </a:graphic>
          </wp:inline>
        </w:drawing>
      </w:r>
    </w:p>
    <w:p w14:paraId="40D08F89" w14:textId="4A8B87EC" w:rsidR="0008601A" w:rsidRPr="005040AA" w:rsidRDefault="0008601A" w:rsidP="00114574">
      <w:pPr>
        <w:pStyle w:val="Heading5"/>
        <w:numPr>
          <w:ilvl w:val="3"/>
          <w:numId w:val="17"/>
        </w:numPr>
        <w:spacing w:before="120" w:after="120"/>
        <w:ind w:left="1620" w:hanging="900"/>
        <w:jc w:val="thaiDistribute"/>
        <w:rPr>
          <w:rFonts w:asciiTheme="minorHAnsi" w:hAnsiTheme="minorHAnsi"/>
          <w:b w:val="0"/>
          <w:bCs w:val="0"/>
          <w:sz w:val="28"/>
          <w:szCs w:val="28"/>
        </w:rPr>
      </w:pPr>
      <w:bookmarkStart w:id="64" w:name="_Toc70421272"/>
      <w:r w:rsidRPr="005040AA">
        <w:rPr>
          <w:rFonts w:asciiTheme="minorHAnsi" w:hAnsiTheme="minorHAnsi" w:cstheme="minorHAnsi"/>
          <w:b w:val="0"/>
          <w:bCs w:val="0"/>
        </w:rPr>
        <w:t>Hole and Via Properties</w:t>
      </w:r>
      <w:bookmarkEnd w:id="64"/>
    </w:p>
    <w:tbl>
      <w:tblPr>
        <w:tblStyle w:val="TableGrid"/>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13"/>
        <w:gridCol w:w="2031"/>
        <w:gridCol w:w="2031"/>
        <w:gridCol w:w="2880"/>
      </w:tblGrid>
      <w:tr w:rsidR="0008601A" w:rsidRPr="0008601A" w14:paraId="2A9E49AE" w14:textId="77777777" w:rsidTr="00114574">
        <w:trPr>
          <w:trHeight w:val="432"/>
          <w:jc w:val="center"/>
        </w:trPr>
        <w:tc>
          <w:tcPr>
            <w:tcW w:w="2313" w:type="dxa"/>
            <w:tcBorders>
              <w:top w:val="single" w:sz="12" w:space="0" w:color="auto"/>
              <w:left w:val="single" w:sz="12" w:space="0" w:color="auto"/>
              <w:bottom w:val="double" w:sz="4" w:space="0" w:color="auto"/>
              <w:right w:val="double" w:sz="4" w:space="0" w:color="auto"/>
            </w:tcBorders>
            <w:vAlign w:val="center"/>
            <w:hideMark/>
          </w:tcPr>
          <w:p w14:paraId="1C1F5044" w14:textId="77777777" w:rsidR="0008601A" w:rsidRPr="0008601A" w:rsidRDefault="0008601A" w:rsidP="005A115B">
            <w:pPr>
              <w:jc w:val="center"/>
              <w:rPr>
                <w:rFonts w:asciiTheme="minorHAnsi" w:hAnsiTheme="minorHAnsi" w:cstheme="minorBidi"/>
                <w:b/>
                <w:bCs/>
                <w:color w:val="auto"/>
                <w:sz w:val="22"/>
                <w:szCs w:val="28"/>
              </w:rPr>
            </w:pPr>
            <w:r w:rsidRPr="0008601A">
              <w:rPr>
                <w:rFonts w:asciiTheme="minorHAnsi" w:hAnsiTheme="minorHAnsi"/>
                <w:b/>
                <w:bCs/>
              </w:rPr>
              <w:t>Types</w:t>
            </w:r>
          </w:p>
        </w:tc>
        <w:tc>
          <w:tcPr>
            <w:tcW w:w="2031" w:type="dxa"/>
            <w:tcBorders>
              <w:top w:val="single" w:sz="12" w:space="0" w:color="auto"/>
              <w:left w:val="double" w:sz="4" w:space="0" w:color="auto"/>
              <w:bottom w:val="double" w:sz="4" w:space="0" w:color="auto"/>
              <w:right w:val="single" w:sz="4" w:space="0" w:color="auto"/>
            </w:tcBorders>
            <w:vAlign w:val="center"/>
            <w:hideMark/>
          </w:tcPr>
          <w:p w14:paraId="7857094E" w14:textId="77777777" w:rsidR="0008601A" w:rsidRPr="0008601A" w:rsidRDefault="0008601A" w:rsidP="005A115B">
            <w:pPr>
              <w:jc w:val="center"/>
              <w:rPr>
                <w:rFonts w:asciiTheme="minorHAnsi" w:hAnsiTheme="minorHAnsi"/>
                <w:b/>
                <w:bCs/>
              </w:rPr>
            </w:pPr>
            <w:r w:rsidRPr="0008601A">
              <w:rPr>
                <w:rFonts w:asciiTheme="minorHAnsi" w:hAnsiTheme="minorHAnsi"/>
                <w:b/>
                <w:bCs/>
              </w:rPr>
              <w:t>Largest Ø (mm)</w:t>
            </w:r>
          </w:p>
        </w:tc>
        <w:tc>
          <w:tcPr>
            <w:tcW w:w="2031" w:type="dxa"/>
            <w:tcBorders>
              <w:top w:val="single" w:sz="12" w:space="0" w:color="auto"/>
              <w:left w:val="single" w:sz="4" w:space="0" w:color="auto"/>
              <w:bottom w:val="double" w:sz="4" w:space="0" w:color="auto"/>
              <w:right w:val="single" w:sz="4" w:space="0" w:color="auto"/>
            </w:tcBorders>
            <w:vAlign w:val="center"/>
            <w:hideMark/>
          </w:tcPr>
          <w:p w14:paraId="3E0CF5EA" w14:textId="77777777" w:rsidR="0008601A" w:rsidRPr="0008601A" w:rsidRDefault="0008601A" w:rsidP="005A115B">
            <w:pPr>
              <w:jc w:val="center"/>
              <w:rPr>
                <w:rFonts w:asciiTheme="minorHAnsi" w:hAnsiTheme="minorHAnsi"/>
                <w:b/>
                <w:bCs/>
              </w:rPr>
            </w:pPr>
            <w:r w:rsidRPr="0008601A">
              <w:rPr>
                <w:rFonts w:asciiTheme="minorHAnsi" w:hAnsiTheme="minorHAnsi"/>
                <w:b/>
                <w:bCs/>
              </w:rPr>
              <w:t>Angular Ring (um)</w:t>
            </w:r>
          </w:p>
        </w:tc>
        <w:tc>
          <w:tcPr>
            <w:tcW w:w="2880" w:type="dxa"/>
            <w:tcBorders>
              <w:top w:val="single" w:sz="12" w:space="0" w:color="auto"/>
              <w:left w:val="single" w:sz="4" w:space="0" w:color="auto"/>
              <w:bottom w:val="double" w:sz="4" w:space="0" w:color="auto"/>
              <w:right w:val="single" w:sz="12" w:space="0" w:color="auto"/>
            </w:tcBorders>
            <w:vAlign w:val="center"/>
            <w:hideMark/>
          </w:tcPr>
          <w:p w14:paraId="1242E029" w14:textId="77777777" w:rsidR="0008601A" w:rsidRPr="0008601A" w:rsidRDefault="0008601A" w:rsidP="005A115B">
            <w:pPr>
              <w:jc w:val="center"/>
              <w:rPr>
                <w:rFonts w:asciiTheme="minorHAnsi" w:hAnsiTheme="minorHAnsi"/>
                <w:b/>
                <w:bCs/>
              </w:rPr>
            </w:pPr>
            <w:r w:rsidRPr="0008601A">
              <w:rPr>
                <w:rFonts w:asciiTheme="minorHAnsi" w:hAnsiTheme="minorHAnsi"/>
                <w:b/>
                <w:bCs/>
              </w:rPr>
              <w:t>Aspect Ratio</w:t>
            </w:r>
          </w:p>
        </w:tc>
      </w:tr>
      <w:tr w:rsidR="0008601A" w:rsidRPr="0008601A" w14:paraId="47144857" w14:textId="77777777" w:rsidTr="00114574">
        <w:trPr>
          <w:trHeight w:val="360"/>
          <w:jc w:val="center"/>
        </w:trPr>
        <w:tc>
          <w:tcPr>
            <w:tcW w:w="2313" w:type="dxa"/>
            <w:tcBorders>
              <w:top w:val="double" w:sz="4" w:space="0" w:color="auto"/>
              <w:left w:val="single" w:sz="12" w:space="0" w:color="auto"/>
              <w:bottom w:val="single" w:sz="4" w:space="0" w:color="auto"/>
              <w:right w:val="double" w:sz="4" w:space="0" w:color="auto"/>
            </w:tcBorders>
            <w:vAlign w:val="center"/>
            <w:hideMark/>
          </w:tcPr>
          <w:p w14:paraId="157D6850"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Blind Via</w:t>
            </w:r>
          </w:p>
        </w:tc>
        <w:tc>
          <w:tcPr>
            <w:tcW w:w="2031" w:type="dxa"/>
            <w:tcBorders>
              <w:top w:val="double" w:sz="4" w:space="0" w:color="auto"/>
              <w:left w:val="double" w:sz="4" w:space="0" w:color="auto"/>
              <w:bottom w:val="single" w:sz="4" w:space="0" w:color="auto"/>
              <w:right w:val="single" w:sz="4" w:space="0" w:color="auto"/>
            </w:tcBorders>
            <w:vAlign w:val="center"/>
            <w:hideMark/>
          </w:tcPr>
          <w:p w14:paraId="07177F36" w14:textId="77777777" w:rsidR="0008601A" w:rsidRPr="0008601A" w:rsidRDefault="0008601A" w:rsidP="005A115B">
            <w:pPr>
              <w:ind w:right="144"/>
              <w:jc w:val="center"/>
              <w:rPr>
                <w:rFonts w:asciiTheme="minorHAnsi" w:hAnsiTheme="minorHAnsi"/>
                <w:sz w:val="20"/>
              </w:rPr>
            </w:pPr>
            <w:r w:rsidRPr="0008601A">
              <w:rPr>
                <w:rFonts w:asciiTheme="minorHAnsi" w:hAnsiTheme="minorHAnsi" w:cstheme="minorHAnsi"/>
                <w:sz w:val="20"/>
              </w:rPr>
              <w:t>≤</w:t>
            </w:r>
            <w:r w:rsidRPr="0008601A">
              <w:rPr>
                <w:rFonts w:asciiTheme="minorHAnsi" w:hAnsiTheme="minorHAnsi"/>
                <w:sz w:val="20"/>
              </w:rPr>
              <w:t xml:space="preserve"> 0.4</w:t>
            </w:r>
          </w:p>
        </w:tc>
        <w:tc>
          <w:tcPr>
            <w:tcW w:w="2031" w:type="dxa"/>
            <w:tcBorders>
              <w:top w:val="double" w:sz="4" w:space="0" w:color="auto"/>
              <w:left w:val="single" w:sz="4" w:space="0" w:color="auto"/>
              <w:bottom w:val="single" w:sz="4" w:space="0" w:color="auto"/>
              <w:right w:val="single" w:sz="4" w:space="0" w:color="auto"/>
            </w:tcBorders>
            <w:vAlign w:val="center"/>
            <w:hideMark/>
          </w:tcPr>
          <w:p w14:paraId="2B77EC4C" w14:textId="77777777" w:rsidR="0008601A" w:rsidRPr="0008601A" w:rsidRDefault="0008601A" w:rsidP="005A115B">
            <w:pPr>
              <w:ind w:right="144"/>
              <w:jc w:val="center"/>
              <w:rPr>
                <w:rFonts w:asciiTheme="minorHAnsi" w:hAnsiTheme="minorHAnsi"/>
                <w:sz w:val="20"/>
              </w:rPr>
            </w:pPr>
            <w:r w:rsidRPr="0008601A">
              <w:rPr>
                <w:rFonts w:asciiTheme="minorHAnsi" w:hAnsiTheme="minorHAnsi" w:cs="Calibri"/>
                <w:sz w:val="20"/>
              </w:rPr>
              <w:t>≥</w:t>
            </w:r>
            <w:r w:rsidRPr="0008601A">
              <w:rPr>
                <w:rFonts w:asciiTheme="minorHAnsi" w:hAnsiTheme="minorHAnsi"/>
                <w:sz w:val="20"/>
              </w:rPr>
              <w:t xml:space="preserve"> 100</w:t>
            </w:r>
          </w:p>
        </w:tc>
        <w:tc>
          <w:tcPr>
            <w:tcW w:w="2880" w:type="dxa"/>
            <w:tcBorders>
              <w:top w:val="double" w:sz="4" w:space="0" w:color="auto"/>
              <w:left w:val="single" w:sz="4" w:space="0" w:color="auto"/>
              <w:bottom w:val="single" w:sz="4" w:space="0" w:color="auto"/>
              <w:right w:val="single" w:sz="12" w:space="0" w:color="auto"/>
            </w:tcBorders>
            <w:vAlign w:val="center"/>
            <w:hideMark/>
          </w:tcPr>
          <w:p w14:paraId="32B0E37F" w14:textId="77777777" w:rsidR="0008601A" w:rsidRPr="0008601A" w:rsidRDefault="0008601A" w:rsidP="005A115B">
            <w:pPr>
              <w:jc w:val="center"/>
              <w:rPr>
                <w:rFonts w:asciiTheme="minorHAnsi" w:hAnsiTheme="minorHAnsi"/>
                <w:sz w:val="20"/>
              </w:rPr>
            </w:pPr>
            <w:r w:rsidRPr="0008601A">
              <w:rPr>
                <w:rFonts w:asciiTheme="minorHAnsi" w:hAnsiTheme="minorHAnsi"/>
                <w:sz w:val="20"/>
              </w:rPr>
              <w:t>1:1</w:t>
            </w:r>
          </w:p>
        </w:tc>
      </w:tr>
      <w:tr w:rsidR="0008601A" w:rsidRPr="0008601A" w14:paraId="360E511D" w14:textId="77777777" w:rsidTr="00114574">
        <w:trPr>
          <w:trHeight w:val="360"/>
          <w:jc w:val="center"/>
        </w:trPr>
        <w:tc>
          <w:tcPr>
            <w:tcW w:w="2313" w:type="dxa"/>
            <w:tcBorders>
              <w:top w:val="single" w:sz="4" w:space="0" w:color="auto"/>
              <w:left w:val="single" w:sz="12" w:space="0" w:color="auto"/>
              <w:bottom w:val="single" w:sz="4" w:space="0" w:color="auto"/>
              <w:right w:val="double" w:sz="4" w:space="0" w:color="auto"/>
            </w:tcBorders>
            <w:vAlign w:val="center"/>
            <w:hideMark/>
          </w:tcPr>
          <w:p w14:paraId="70281D33"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Buried Via</w:t>
            </w:r>
          </w:p>
        </w:tc>
        <w:tc>
          <w:tcPr>
            <w:tcW w:w="2031" w:type="dxa"/>
            <w:tcBorders>
              <w:top w:val="single" w:sz="4" w:space="0" w:color="auto"/>
              <w:left w:val="double" w:sz="4" w:space="0" w:color="auto"/>
              <w:bottom w:val="single" w:sz="4" w:space="0" w:color="auto"/>
              <w:right w:val="single" w:sz="4" w:space="0" w:color="auto"/>
            </w:tcBorders>
            <w:vAlign w:val="center"/>
            <w:hideMark/>
          </w:tcPr>
          <w:p w14:paraId="4DF5276F" w14:textId="77777777" w:rsidR="0008601A" w:rsidRPr="0008601A" w:rsidRDefault="0008601A" w:rsidP="005A115B">
            <w:pPr>
              <w:ind w:right="144"/>
              <w:jc w:val="center"/>
              <w:rPr>
                <w:rFonts w:asciiTheme="minorHAnsi" w:hAnsiTheme="minorHAnsi"/>
                <w:sz w:val="20"/>
              </w:rPr>
            </w:pPr>
            <w:r w:rsidRPr="0008601A">
              <w:rPr>
                <w:rFonts w:asciiTheme="minorHAnsi" w:hAnsiTheme="minorHAnsi" w:cstheme="minorHAnsi"/>
                <w:sz w:val="20"/>
              </w:rPr>
              <w:t>≤</w:t>
            </w:r>
            <w:r w:rsidRPr="0008601A">
              <w:rPr>
                <w:rFonts w:asciiTheme="minorHAnsi" w:hAnsiTheme="minorHAnsi"/>
                <w:sz w:val="20"/>
              </w:rPr>
              <w:t xml:space="preserve"> 0.4</w:t>
            </w:r>
          </w:p>
        </w:tc>
        <w:tc>
          <w:tcPr>
            <w:tcW w:w="2031" w:type="dxa"/>
            <w:tcBorders>
              <w:top w:val="single" w:sz="4" w:space="0" w:color="auto"/>
              <w:left w:val="single" w:sz="4" w:space="0" w:color="auto"/>
              <w:bottom w:val="single" w:sz="4" w:space="0" w:color="auto"/>
              <w:right w:val="single" w:sz="4" w:space="0" w:color="auto"/>
            </w:tcBorders>
            <w:vAlign w:val="center"/>
            <w:hideMark/>
          </w:tcPr>
          <w:p w14:paraId="50F6BB8B" w14:textId="77777777" w:rsidR="0008601A" w:rsidRPr="0008601A" w:rsidRDefault="0008601A" w:rsidP="005A115B">
            <w:pPr>
              <w:ind w:right="144"/>
              <w:jc w:val="center"/>
              <w:rPr>
                <w:rFonts w:asciiTheme="minorHAnsi" w:hAnsiTheme="minorHAnsi"/>
                <w:sz w:val="20"/>
              </w:rPr>
            </w:pPr>
            <w:r w:rsidRPr="0008601A">
              <w:rPr>
                <w:rFonts w:asciiTheme="minorHAnsi" w:hAnsiTheme="minorHAnsi" w:cs="Calibri"/>
                <w:sz w:val="20"/>
              </w:rPr>
              <w:t>≥</w:t>
            </w:r>
            <w:r w:rsidRPr="0008601A">
              <w:rPr>
                <w:rFonts w:asciiTheme="minorHAnsi" w:hAnsiTheme="minorHAnsi"/>
                <w:sz w:val="20"/>
              </w:rPr>
              <w:t xml:space="preserve"> 100</w:t>
            </w:r>
          </w:p>
        </w:tc>
        <w:tc>
          <w:tcPr>
            <w:tcW w:w="2880" w:type="dxa"/>
            <w:tcBorders>
              <w:top w:val="single" w:sz="4" w:space="0" w:color="auto"/>
              <w:left w:val="single" w:sz="4" w:space="0" w:color="auto"/>
              <w:bottom w:val="single" w:sz="4" w:space="0" w:color="auto"/>
              <w:right w:val="single" w:sz="12" w:space="0" w:color="auto"/>
            </w:tcBorders>
            <w:vAlign w:val="center"/>
            <w:hideMark/>
          </w:tcPr>
          <w:p w14:paraId="2485A4C1" w14:textId="77777777" w:rsidR="0008601A" w:rsidRPr="0008601A" w:rsidRDefault="0008601A" w:rsidP="005A115B">
            <w:pPr>
              <w:jc w:val="center"/>
              <w:rPr>
                <w:rFonts w:asciiTheme="minorHAnsi" w:hAnsiTheme="minorHAnsi"/>
                <w:sz w:val="20"/>
              </w:rPr>
            </w:pPr>
            <w:r w:rsidRPr="0008601A">
              <w:rPr>
                <w:rFonts w:asciiTheme="minorHAnsi" w:hAnsiTheme="minorHAnsi"/>
                <w:sz w:val="20"/>
              </w:rPr>
              <w:t>1:12</w:t>
            </w:r>
          </w:p>
        </w:tc>
      </w:tr>
      <w:tr w:rsidR="0008601A" w:rsidRPr="0008601A" w14:paraId="2B6F54AE" w14:textId="77777777" w:rsidTr="00114574">
        <w:trPr>
          <w:trHeight w:val="360"/>
          <w:jc w:val="center"/>
        </w:trPr>
        <w:tc>
          <w:tcPr>
            <w:tcW w:w="2313" w:type="dxa"/>
            <w:tcBorders>
              <w:top w:val="single" w:sz="4" w:space="0" w:color="auto"/>
              <w:left w:val="single" w:sz="12" w:space="0" w:color="auto"/>
              <w:bottom w:val="single" w:sz="4" w:space="0" w:color="auto"/>
              <w:right w:val="double" w:sz="4" w:space="0" w:color="auto"/>
            </w:tcBorders>
            <w:vAlign w:val="center"/>
            <w:hideMark/>
          </w:tcPr>
          <w:p w14:paraId="5E4A8692"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Thru-hole Via [NPTH]</w:t>
            </w:r>
          </w:p>
        </w:tc>
        <w:tc>
          <w:tcPr>
            <w:tcW w:w="2031" w:type="dxa"/>
            <w:tcBorders>
              <w:top w:val="single" w:sz="4" w:space="0" w:color="auto"/>
              <w:left w:val="double" w:sz="4" w:space="0" w:color="auto"/>
              <w:bottom w:val="single" w:sz="4" w:space="0" w:color="auto"/>
              <w:right w:val="single" w:sz="4" w:space="0" w:color="auto"/>
            </w:tcBorders>
            <w:vAlign w:val="center"/>
            <w:hideMark/>
          </w:tcPr>
          <w:p w14:paraId="6C19825A" w14:textId="77777777" w:rsidR="0008601A" w:rsidRPr="0008601A" w:rsidRDefault="0008601A" w:rsidP="005A115B">
            <w:pPr>
              <w:ind w:right="144"/>
              <w:jc w:val="center"/>
              <w:rPr>
                <w:rFonts w:asciiTheme="minorHAnsi" w:hAnsiTheme="minorHAnsi"/>
                <w:sz w:val="20"/>
              </w:rPr>
            </w:pPr>
            <w:r w:rsidRPr="0008601A">
              <w:rPr>
                <w:rFonts w:asciiTheme="minorHAnsi" w:hAnsiTheme="minorHAnsi"/>
                <w:sz w:val="20"/>
              </w:rPr>
              <w:t>6.0</w:t>
            </w:r>
          </w:p>
        </w:tc>
        <w:tc>
          <w:tcPr>
            <w:tcW w:w="2031" w:type="dxa"/>
            <w:tcBorders>
              <w:top w:val="single" w:sz="4" w:space="0" w:color="auto"/>
              <w:left w:val="single" w:sz="4" w:space="0" w:color="auto"/>
              <w:bottom w:val="single" w:sz="4" w:space="0" w:color="auto"/>
              <w:right w:val="single" w:sz="4" w:space="0" w:color="auto"/>
            </w:tcBorders>
            <w:vAlign w:val="center"/>
          </w:tcPr>
          <w:p w14:paraId="29AAA571" w14:textId="77777777" w:rsidR="0008601A" w:rsidRPr="0008601A" w:rsidRDefault="0008601A" w:rsidP="005A115B">
            <w:pPr>
              <w:ind w:right="144"/>
              <w:jc w:val="center"/>
              <w:rPr>
                <w:rFonts w:asciiTheme="minorHAnsi" w:hAnsiTheme="minorHAnsi"/>
                <w:sz w:val="20"/>
              </w:rPr>
            </w:pPr>
          </w:p>
        </w:tc>
        <w:tc>
          <w:tcPr>
            <w:tcW w:w="2880" w:type="dxa"/>
            <w:tcBorders>
              <w:top w:val="single" w:sz="4" w:space="0" w:color="auto"/>
              <w:left w:val="single" w:sz="4" w:space="0" w:color="auto"/>
              <w:bottom w:val="single" w:sz="4" w:space="0" w:color="auto"/>
              <w:right w:val="single" w:sz="12" w:space="0" w:color="auto"/>
            </w:tcBorders>
            <w:vAlign w:val="center"/>
            <w:hideMark/>
          </w:tcPr>
          <w:p w14:paraId="1299A583" w14:textId="77777777" w:rsidR="0008601A" w:rsidRPr="0008601A" w:rsidRDefault="0008601A" w:rsidP="005A115B">
            <w:pPr>
              <w:jc w:val="center"/>
              <w:rPr>
                <w:rFonts w:asciiTheme="minorHAnsi" w:hAnsiTheme="minorHAnsi"/>
                <w:sz w:val="20"/>
              </w:rPr>
            </w:pPr>
            <w:r w:rsidRPr="0008601A">
              <w:rPr>
                <w:rFonts w:asciiTheme="minorHAnsi" w:hAnsiTheme="minorHAnsi"/>
                <w:sz w:val="20"/>
              </w:rPr>
              <w:t>1:10</w:t>
            </w:r>
          </w:p>
        </w:tc>
      </w:tr>
      <w:tr w:rsidR="0008601A" w:rsidRPr="0008601A" w14:paraId="6147457F" w14:textId="77777777" w:rsidTr="00114574">
        <w:trPr>
          <w:trHeight w:val="360"/>
          <w:jc w:val="center"/>
        </w:trPr>
        <w:tc>
          <w:tcPr>
            <w:tcW w:w="2313" w:type="dxa"/>
            <w:tcBorders>
              <w:top w:val="single" w:sz="4" w:space="0" w:color="auto"/>
              <w:left w:val="single" w:sz="12" w:space="0" w:color="auto"/>
              <w:bottom w:val="single" w:sz="12" w:space="0" w:color="auto"/>
              <w:right w:val="double" w:sz="4" w:space="0" w:color="auto"/>
            </w:tcBorders>
            <w:vAlign w:val="center"/>
            <w:hideMark/>
          </w:tcPr>
          <w:p w14:paraId="691052A0" w14:textId="77777777" w:rsidR="0008601A" w:rsidRPr="0008601A" w:rsidRDefault="0008601A" w:rsidP="005A115B">
            <w:pPr>
              <w:ind w:left="144"/>
              <w:rPr>
                <w:rFonts w:asciiTheme="minorHAnsi" w:hAnsiTheme="minorHAnsi"/>
                <w:sz w:val="20"/>
              </w:rPr>
            </w:pPr>
            <w:r w:rsidRPr="0008601A">
              <w:rPr>
                <w:rFonts w:asciiTheme="minorHAnsi" w:hAnsiTheme="minorHAnsi"/>
                <w:sz w:val="20"/>
              </w:rPr>
              <w:t>Thru-hole Via [PTH]</w:t>
            </w:r>
          </w:p>
        </w:tc>
        <w:tc>
          <w:tcPr>
            <w:tcW w:w="2031" w:type="dxa"/>
            <w:tcBorders>
              <w:top w:val="single" w:sz="4" w:space="0" w:color="auto"/>
              <w:left w:val="double" w:sz="4" w:space="0" w:color="auto"/>
              <w:bottom w:val="single" w:sz="12" w:space="0" w:color="auto"/>
              <w:right w:val="single" w:sz="4" w:space="0" w:color="auto"/>
            </w:tcBorders>
            <w:vAlign w:val="center"/>
            <w:hideMark/>
          </w:tcPr>
          <w:p w14:paraId="323EC5E7" w14:textId="77777777" w:rsidR="0008601A" w:rsidRPr="0008601A" w:rsidRDefault="0008601A" w:rsidP="005A115B">
            <w:pPr>
              <w:ind w:right="144"/>
              <w:jc w:val="center"/>
              <w:rPr>
                <w:rFonts w:asciiTheme="minorHAnsi" w:hAnsiTheme="minorHAnsi"/>
                <w:sz w:val="20"/>
              </w:rPr>
            </w:pPr>
            <w:r w:rsidRPr="0008601A">
              <w:rPr>
                <w:rFonts w:asciiTheme="minorHAnsi" w:hAnsiTheme="minorHAnsi"/>
                <w:sz w:val="20"/>
              </w:rPr>
              <w:t>6.0</w:t>
            </w:r>
          </w:p>
        </w:tc>
        <w:tc>
          <w:tcPr>
            <w:tcW w:w="2031" w:type="dxa"/>
            <w:tcBorders>
              <w:top w:val="single" w:sz="4" w:space="0" w:color="auto"/>
              <w:left w:val="single" w:sz="4" w:space="0" w:color="auto"/>
              <w:bottom w:val="single" w:sz="12" w:space="0" w:color="auto"/>
              <w:right w:val="single" w:sz="4" w:space="0" w:color="auto"/>
            </w:tcBorders>
            <w:vAlign w:val="center"/>
          </w:tcPr>
          <w:p w14:paraId="2D3AF979" w14:textId="77777777" w:rsidR="0008601A" w:rsidRPr="0008601A" w:rsidRDefault="0008601A" w:rsidP="005A115B">
            <w:pPr>
              <w:ind w:right="144"/>
              <w:jc w:val="center"/>
              <w:rPr>
                <w:rFonts w:asciiTheme="minorHAnsi" w:hAnsiTheme="minorHAnsi"/>
                <w:sz w:val="20"/>
              </w:rPr>
            </w:pPr>
          </w:p>
        </w:tc>
        <w:tc>
          <w:tcPr>
            <w:tcW w:w="2880" w:type="dxa"/>
            <w:tcBorders>
              <w:top w:val="single" w:sz="4" w:space="0" w:color="auto"/>
              <w:left w:val="single" w:sz="4" w:space="0" w:color="auto"/>
              <w:bottom w:val="single" w:sz="12" w:space="0" w:color="auto"/>
              <w:right w:val="single" w:sz="12" w:space="0" w:color="auto"/>
            </w:tcBorders>
            <w:vAlign w:val="center"/>
            <w:hideMark/>
          </w:tcPr>
          <w:p w14:paraId="4A816688" w14:textId="77777777" w:rsidR="0008601A" w:rsidRPr="0008601A" w:rsidRDefault="0008601A" w:rsidP="005A115B">
            <w:pPr>
              <w:jc w:val="center"/>
              <w:rPr>
                <w:rFonts w:asciiTheme="minorHAnsi" w:hAnsiTheme="minorHAnsi"/>
                <w:sz w:val="20"/>
              </w:rPr>
            </w:pPr>
            <w:r w:rsidRPr="0008601A">
              <w:rPr>
                <w:rFonts w:asciiTheme="minorHAnsi" w:hAnsiTheme="minorHAnsi"/>
                <w:sz w:val="20"/>
              </w:rPr>
              <w:t>1:8</w:t>
            </w:r>
          </w:p>
        </w:tc>
      </w:tr>
    </w:tbl>
    <w:p w14:paraId="06420E07" w14:textId="77777777" w:rsidR="0008601A" w:rsidRPr="0008601A" w:rsidRDefault="0008601A" w:rsidP="00114574">
      <w:pPr>
        <w:tabs>
          <w:tab w:val="left" w:pos="8280"/>
        </w:tabs>
        <w:spacing w:before="360" w:after="120"/>
        <w:ind w:left="720"/>
        <w:rPr>
          <w:rFonts w:asciiTheme="minorHAnsi" w:hAnsiTheme="minorHAnsi" w:cstheme="minorHAnsi"/>
          <w:i/>
          <w:sz w:val="22"/>
          <w:szCs w:val="28"/>
        </w:rPr>
      </w:pPr>
      <m:oMathPara>
        <m:oMathParaPr>
          <m:jc m:val="center"/>
        </m:oMathParaPr>
        <m:oMath>
          <m:r>
            <w:rPr>
              <w:rFonts w:ascii="Cambria Math" w:hAnsi="Cambria Math" w:cstheme="minorHAnsi"/>
              <w:sz w:val="20"/>
            </w:rPr>
            <m:t xml:space="preserve">Aspected Ratio= </m:t>
          </m:r>
          <m:f>
            <m:fPr>
              <m:ctrlPr>
                <w:rPr>
                  <w:rFonts w:ascii="Cambria Math" w:hAnsi="Cambria Math" w:cstheme="minorHAnsi"/>
                  <w:i/>
                </w:rPr>
              </m:ctrlPr>
            </m:fPr>
            <m:num>
              <m:r>
                <w:rPr>
                  <w:rFonts w:ascii="Cambria Math" w:hAnsi="Cambria Math" w:cstheme="minorHAnsi"/>
                  <w:sz w:val="20"/>
                </w:rPr>
                <m:t>∅ Drill Hole Diameter</m:t>
              </m:r>
            </m:num>
            <m:den>
              <m:r>
                <w:rPr>
                  <w:rFonts w:ascii="Cambria Math" w:hAnsi="Cambria Math" w:cstheme="minorHAnsi"/>
                  <w:sz w:val="20"/>
                </w:rPr>
                <m:t>Board Thickness</m:t>
              </m:r>
            </m:den>
          </m:f>
        </m:oMath>
      </m:oMathPara>
    </w:p>
    <w:p w14:paraId="2F20E3CF" w14:textId="33B6E415" w:rsidR="0008601A" w:rsidRPr="005040AA" w:rsidRDefault="0008601A" w:rsidP="00114574">
      <w:pPr>
        <w:pStyle w:val="Heading5"/>
        <w:numPr>
          <w:ilvl w:val="3"/>
          <w:numId w:val="17"/>
        </w:numPr>
        <w:spacing w:before="120" w:after="120"/>
        <w:ind w:left="1620" w:hanging="900"/>
        <w:jc w:val="thaiDistribute"/>
        <w:rPr>
          <w:rFonts w:asciiTheme="minorHAnsi" w:hAnsiTheme="minorHAnsi"/>
          <w:b w:val="0"/>
          <w:bCs w:val="0"/>
          <w:sz w:val="28"/>
          <w:szCs w:val="28"/>
        </w:rPr>
      </w:pPr>
      <w:bookmarkStart w:id="65" w:name="_Toc70421273"/>
      <w:r w:rsidRPr="005040AA">
        <w:rPr>
          <w:rFonts w:asciiTheme="minorHAnsi" w:hAnsiTheme="minorHAnsi" w:cstheme="minorHAnsi"/>
          <w:b w:val="0"/>
          <w:bCs w:val="0"/>
          <w:szCs w:val="32"/>
        </w:rPr>
        <w:t>Surface Finished</w:t>
      </w:r>
      <w:bookmarkEnd w:id="65"/>
    </w:p>
    <w:tbl>
      <w:tblPr>
        <w:tblStyle w:val="TableGrid"/>
        <w:tblW w:w="0" w:type="auto"/>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2325"/>
        <w:gridCol w:w="1035"/>
        <w:gridCol w:w="1035"/>
        <w:gridCol w:w="1035"/>
        <w:gridCol w:w="1035"/>
        <w:gridCol w:w="1440"/>
        <w:gridCol w:w="1440"/>
      </w:tblGrid>
      <w:tr w:rsidR="000B7FC0" w:rsidRPr="0008601A" w14:paraId="4BC7C05E" w14:textId="77777777" w:rsidTr="00114574">
        <w:trPr>
          <w:trHeight w:val="432"/>
          <w:jc w:val="center"/>
        </w:trPr>
        <w:tc>
          <w:tcPr>
            <w:tcW w:w="2325" w:type="dxa"/>
            <w:tcBorders>
              <w:top w:val="single" w:sz="12" w:space="0" w:color="auto"/>
              <w:left w:val="single" w:sz="12" w:space="0" w:color="auto"/>
              <w:bottom w:val="double" w:sz="4" w:space="0" w:color="auto"/>
              <w:right w:val="double" w:sz="4" w:space="0" w:color="auto"/>
            </w:tcBorders>
            <w:vAlign w:val="center"/>
            <w:hideMark/>
          </w:tcPr>
          <w:p w14:paraId="1BD037B2" w14:textId="77777777" w:rsidR="0008601A" w:rsidRPr="0008601A" w:rsidRDefault="0008601A" w:rsidP="005A115B">
            <w:pPr>
              <w:spacing w:after="40"/>
              <w:jc w:val="center"/>
              <w:rPr>
                <w:rFonts w:asciiTheme="minorHAnsi" w:hAnsiTheme="minorHAnsi" w:cstheme="minorBidi"/>
                <w:b/>
                <w:bCs/>
                <w:color w:val="auto"/>
                <w:sz w:val="22"/>
                <w:szCs w:val="28"/>
              </w:rPr>
            </w:pPr>
            <w:r w:rsidRPr="0008601A">
              <w:rPr>
                <w:rFonts w:asciiTheme="minorHAnsi" w:hAnsiTheme="minorHAnsi"/>
                <w:b/>
                <w:bCs/>
              </w:rPr>
              <w:t>Comparison</w:t>
            </w:r>
          </w:p>
        </w:tc>
        <w:tc>
          <w:tcPr>
            <w:tcW w:w="1035" w:type="dxa"/>
            <w:tcBorders>
              <w:top w:val="single" w:sz="12" w:space="0" w:color="auto"/>
              <w:left w:val="double" w:sz="4" w:space="0" w:color="auto"/>
              <w:bottom w:val="double" w:sz="4" w:space="0" w:color="auto"/>
              <w:right w:val="single" w:sz="4" w:space="0" w:color="auto"/>
            </w:tcBorders>
            <w:vAlign w:val="center"/>
            <w:hideMark/>
          </w:tcPr>
          <w:p w14:paraId="1DF563AF" w14:textId="77777777" w:rsidR="0008601A" w:rsidRPr="0008601A" w:rsidRDefault="0008601A" w:rsidP="005A115B">
            <w:pPr>
              <w:spacing w:after="40"/>
              <w:jc w:val="center"/>
              <w:rPr>
                <w:rFonts w:asciiTheme="minorHAnsi" w:hAnsiTheme="minorHAnsi"/>
                <w:b/>
                <w:bCs/>
              </w:rPr>
            </w:pPr>
            <w:r w:rsidRPr="0008601A">
              <w:rPr>
                <w:rFonts w:asciiTheme="minorHAnsi" w:hAnsiTheme="minorHAnsi"/>
                <w:b/>
                <w:bCs/>
              </w:rPr>
              <w:t>HASL</w:t>
            </w:r>
          </w:p>
        </w:tc>
        <w:tc>
          <w:tcPr>
            <w:tcW w:w="1035" w:type="dxa"/>
            <w:tcBorders>
              <w:top w:val="single" w:sz="12" w:space="0" w:color="auto"/>
              <w:left w:val="single" w:sz="4" w:space="0" w:color="auto"/>
              <w:bottom w:val="double" w:sz="4" w:space="0" w:color="auto"/>
              <w:right w:val="single" w:sz="4" w:space="0" w:color="auto"/>
            </w:tcBorders>
            <w:vAlign w:val="center"/>
            <w:hideMark/>
          </w:tcPr>
          <w:p w14:paraId="69FDF701" w14:textId="77777777" w:rsidR="0008601A" w:rsidRPr="0008601A" w:rsidRDefault="0008601A" w:rsidP="005A115B">
            <w:pPr>
              <w:spacing w:after="40"/>
              <w:jc w:val="center"/>
              <w:rPr>
                <w:rFonts w:asciiTheme="minorHAnsi" w:hAnsiTheme="minorHAnsi"/>
                <w:b/>
                <w:bCs/>
              </w:rPr>
            </w:pPr>
            <w:r w:rsidRPr="0008601A">
              <w:rPr>
                <w:rFonts w:asciiTheme="minorHAnsi" w:hAnsiTheme="minorHAnsi"/>
                <w:b/>
                <w:bCs/>
              </w:rPr>
              <w:t>OSP</w:t>
            </w:r>
          </w:p>
        </w:tc>
        <w:tc>
          <w:tcPr>
            <w:tcW w:w="1035" w:type="dxa"/>
            <w:tcBorders>
              <w:top w:val="single" w:sz="12" w:space="0" w:color="auto"/>
              <w:left w:val="single" w:sz="4" w:space="0" w:color="auto"/>
              <w:bottom w:val="double" w:sz="4" w:space="0" w:color="auto"/>
              <w:right w:val="single" w:sz="4" w:space="0" w:color="auto"/>
            </w:tcBorders>
            <w:vAlign w:val="center"/>
            <w:hideMark/>
          </w:tcPr>
          <w:p w14:paraId="4EF9D7AD" w14:textId="77777777" w:rsidR="0008601A" w:rsidRPr="0008601A" w:rsidRDefault="0008601A" w:rsidP="005A115B">
            <w:pPr>
              <w:spacing w:after="40"/>
              <w:jc w:val="center"/>
              <w:rPr>
                <w:rFonts w:asciiTheme="minorHAnsi" w:hAnsiTheme="minorHAnsi"/>
                <w:b/>
                <w:bCs/>
              </w:rPr>
            </w:pPr>
            <w:r w:rsidRPr="0008601A">
              <w:rPr>
                <w:rFonts w:asciiTheme="minorHAnsi" w:hAnsiTheme="minorHAnsi"/>
                <w:b/>
                <w:bCs/>
              </w:rPr>
              <w:t>IAg</w:t>
            </w:r>
          </w:p>
        </w:tc>
        <w:tc>
          <w:tcPr>
            <w:tcW w:w="1035" w:type="dxa"/>
            <w:tcBorders>
              <w:top w:val="single" w:sz="12" w:space="0" w:color="auto"/>
              <w:left w:val="single" w:sz="4" w:space="0" w:color="auto"/>
              <w:bottom w:val="double" w:sz="4" w:space="0" w:color="auto"/>
              <w:right w:val="single" w:sz="4" w:space="0" w:color="auto"/>
            </w:tcBorders>
            <w:vAlign w:val="center"/>
            <w:hideMark/>
          </w:tcPr>
          <w:p w14:paraId="61D3DA6B" w14:textId="77777777" w:rsidR="0008601A" w:rsidRPr="0008601A" w:rsidRDefault="0008601A" w:rsidP="005A115B">
            <w:pPr>
              <w:spacing w:after="40"/>
              <w:jc w:val="center"/>
              <w:rPr>
                <w:rFonts w:asciiTheme="minorHAnsi" w:hAnsiTheme="minorHAnsi"/>
                <w:b/>
                <w:bCs/>
              </w:rPr>
            </w:pPr>
            <w:r w:rsidRPr="0008601A">
              <w:rPr>
                <w:rFonts w:asciiTheme="minorHAnsi" w:hAnsiTheme="minorHAnsi"/>
                <w:b/>
                <w:bCs/>
              </w:rPr>
              <w:t>ENIG</w:t>
            </w:r>
          </w:p>
        </w:tc>
        <w:tc>
          <w:tcPr>
            <w:tcW w:w="1440" w:type="dxa"/>
            <w:tcBorders>
              <w:top w:val="single" w:sz="12" w:space="0" w:color="auto"/>
              <w:left w:val="single" w:sz="4" w:space="0" w:color="auto"/>
              <w:bottom w:val="double" w:sz="4" w:space="0" w:color="auto"/>
              <w:right w:val="single" w:sz="4" w:space="0" w:color="auto"/>
            </w:tcBorders>
            <w:vAlign w:val="center"/>
            <w:hideMark/>
          </w:tcPr>
          <w:p w14:paraId="176F1B28" w14:textId="77777777" w:rsidR="0008601A" w:rsidRPr="0008601A" w:rsidRDefault="0008601A" w:rsidP="005A115B">
            <w:pPr>
              <w:spacing w:after="40"/>
              <w:jc w:val="center"/>
              <w:rPr>
                <w:rFonts w:asciiTheme="minorHAnsi" w:hAnsiTheme="minorHAnsi"/>
                <w:b/>
                <w:bCs/>
              </w:rPr>
            </w:pPr>
            <w:r w:rsidRPr="0008601A">
              <w:rPr>
                <w:rFonts w:asciiTheme="minorHAnsi" w:hAnsiTheme="minorHAnsi"/>
                <w:b/>
                <w:bCs/>
              </w:rPr>
              <w:t>Hard-Gold</w:t>
            </w:r>
          </w:p>
        </w:tc>
        <w:tc>
          <w:tcPr>
            <w:tcW w:w="1440" w:type="dxa"/>
            <w:tcBorders>
              <w:top w:val="single" w:sz="12" w:space="0" w:color="auto"/>
              <w:left w:val="single" w:sz="4" w:space="0" w:color="auto"/>
              <w:bottom w:val="double" w:sz="4" w:space="0" w:color="auto"/>
              <w:right w:val="single" w:sz="12" w:space="0" w:color="auto"/>
            </w:tcBorders>
            <w:vAlign w:val="center"/>
            <w:hideMark/>
          </w:tcPr>
          <w:p w14:paraId="1C7190AB" w14:textId="77777777" w:rsidR="0008601A" w:rsidRPr="0008601A" w:rsidRDefault="0008601A" w:rsidP="005A115B">
            <w:pPr>
              <w:spacing w:after="40"/>
              <w:jc w:val="center"/>
              <w:rPr>
                <w:rFonts w:asciiTheme="minorHAnsi" w:hAnsiTheme="minorHAnsi"/>
                <w:b/>
                <w:bCs/>
              </w:rPr>
            </w:pPr>
            <w:r w:rsidRPr="00114574">
              <w:rPr>
                <w:rFonts w:asciiTheme="minorHAnsi" w:hAnsiTheme="minorHAnsi"/>
                <w:b/>
                <w:bCs/>
                <w:sz w:val="20"/>
                <w:szCs w:val="20"/>
              </w:rPr>
              <w:t>ENIG/SMOBC</w:t>
            </w:r>
          </w:p>
        </w:tc>
      </w:tr>
      <w:tr w:rsidR="000B7FC0" w:rsidRPr="0008601A" w14:paraId="7B2B7203" w14:textId="77777777" w:rsidTr="00114574">
        <w:trPr>
          <w:trHeight w:val="360"/>
          <w:jc w:val="center"/>
        </w:trPr>
        <w:tc>
          <w:tcPr>
            <w:tcW w:w="2325" w:type="dxa"/>
            <w:tcBorders>
              <w:top w:val="double" w:sz="4" w:space="0" w:color="auto"/>
              <w:left w:val="single" w:sz="12" w:space="0" w:color="auto"/>
              <w:bottom w:val="single" w:sz="4" w:space="0" w:color="auto"/>
              <w:right w:val="double" w:sz="4" w:space="0" w:color="auto"/>
            </w:tcBorders>
            <w:vAlign w:val="center"/>
            <w:hideMark/>
          </w:tcPr>
          <w:p w14:paraId="492BC498" w14:textId="77777777" w:rsidR="0008601A" w:rsidRPr="0008601A" w:rsidRDefault="0008601A" w:rsidP="005A115B">
            <w:pPr>
              <w:spacing w:after="40"/>
              <w:rPr>
                <w:rFonts w:asciiTheme="minorHAnsi" w:hAnsiTheme="minorHAnsi"/>
                <w:sz w:val="20"/>
                <w:szCs w:val="20"/>
              </w:rPr>
            </w:pPr>
            <w:r w:rsidRPr="0008601A">
              <w:rPr>
                <w:rFonts w:asciiTheme="minorHAnsi" w:hAnsiTheme="minorHAnsi"/>
                <w:sz w:val="20"/>
                <w:szCs w:val="20"/>
              </w:rPr>
              <w:t>Surface Co-planarity</w:t>
            </w:r>
          </w:p>
        </w:tc>
        <w:tc>
          <w:tcPr>
            <w:tcW w:w="1035" w:type="dxa"/>
            <w:tcBorders>
              <w:top w:val="double" w:sz="4" w:space="0" w:color="auto"/>
              <w:left w:val="double" w:sz="4" w:space="0" w:color="auto"/>
              <w:bottom w:val="single" w:sz="4" w:space="0" w:color="auto"/>
              <w:right w:val="single" w:sz="4" w:space="0" w:color="auto"/>
            </w:tcBorders>
            <w:vAlign w:val="center"/>
            <w:hideMark/>
          </w:tcPr>
          <w:p w14:paraId="2F21CB05"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Poor</w:t>
            </w:r>
          </w:p>
        </w:tc>
        <w:tc>
          <w:tcPr>
            <w:tcW w:w="1035" w:type="dxa"/>
            <w:tcBorders>
              <w:top w:val="double" w:sz="4" w:space="0" w:color="auto"/>
              <w:left w:val="single" w:sz="4" w:space="0" w:color="auto"/>
              <w:bottom w:val="single" w:sz="4" w:space="0" w:color="auto"/>
              <w:right w:val="single" w:sz="4" w:space="0" w:color="auto"/>
            </w:tcBorders>
            <w:vAlign w:val="center"/>
            <w:hideMark/>
          </w:tcPr>
          <w:p w14:paraId="3E764373"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Best</w:t>
            </w:r>
          </w:p>
        </w:tc>
        <w:tc>
          <w:tcPr>
            <w:tcW w:w="1035" w:type="dxa"/>
            <w:tcBorders>
              <w:top w:val="double" w:sz="4" w:space="0" w:color="auto"/>
              <w:left w:val="single" w:sz="4" w:space="0" w:color="auto"/>
              <w:bottom w:val="single" w:sz="4" w:space="0" w:color="auto"/>
              <w:right w:val="single" w:sz="4" w:space="0" w:color="auto"/>
            </w:tcBorders>
            <w:vAlign w:val="center"/>
            <w:hideMark/>
          </w:tcPr>
          <w:p w14:paraId="5A067B4D"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Good</w:t>
            </w:r>
          </w:p>
        </w:tc>
        <w:tc>
          <w:tcPr>
            <w:tcW w:w="1035" w:type="dxa"/>
            <w:tcBorders>
              <w:top w:val="double" w:sz="4" w:space="0" w:color="auto"/>
              <w:left w:val="single" w:sz="4" w:space="0" w:color="auto"/>
              <w:bottom w:val="single" w:sz="4" w:space="0" w:color="auto"/>
              <w:right w:val="single" w:sz="4" w:space="0" w:color="auto"/>
            </w:tcBorders>
            <w:vAlign w:val="center"/>
            <w:hideMark/>
          </w:tcPr>
          <w:p w14:paraId="45B521B9"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Best</w:t>
            </w:r>
          </w:p>
        </w:tc>
        <w:tc>
          <w:tcPr>
            <w:tcW w:w="1440" w:type="dxa"/>
            <w:tcBorders>
              <w:top w:val="double" w:sz="4" w:space="0" w:color="auto"/>
              <w:left w:val="single" w:sz="4" w:space="0" w:color="auto"/>
              <w:bottom w:val="single" w:sz="4" w:space="0" w:color="auto"/>
              <w:right w:val="single" w:sz="4" w:space="0" w:color="auto"/>
            </w:tcBorders>
            <w:vAlign w:val="center"/>
            <w:hideMark/>
          </w:tcPr>
          <w:p w14:paraId="50DB8D7F"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Best</w:t>
            </w:r>
          </w:p>
        </w:tc>
        <w:tc>
          <w:tcPr>
            <w:tcW w:w="1440" w:type="dxa"/>
            <w:tcBorders>
              <w:top w:val="double" w:sz="4" w:space="0" w:color="auto"/>
              <w:left w:val="single" w:sz="4" w:space="0" w:color="auto"/>
              <w:bottom w:val="single" w:sz="4" w:space="0" w:color="auto"/>
              <w:right w:val="single" w:sz="12" w:space="0" w:color="auto"/>
            </w:tcBorders>
            <w:vAlign w:val="center"/>
            <w:hideMark/>
          </w:tcPr>
          <w:p w14:paraId="11D0326E"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Good</w:t>
            </w:r>
          </w:p>
        </w:tc>
      </w:tr>
      <w:tr w:rsidR="000B7FC0" w:rsidRPr="0008601A" w14:paraId="4CE471DC" w14:textId="77777777" w:rsidTr="00114574">
        <w:trPr>
          <w:trHeight w:val="360"/>
          <w:jc w:val="center"/>
        </w:trPr>
        <w:tc>
          <w:tcPr>
            <w:tcW w:w="2325" w:type="dxa"/>
            <w:tcBorders>
              <w:top w:val="single" w:sz="4" w:space="0" w:color="auto"/>
              <w:left w:val="single" w:sz="12" w:space="0" w:color="auto"/>
              <w:bottom w:val="single" w:sz="4" w:space="0" w:color="auto"/>
              <w:right w:val="double" w:sz="4" w:space="0" w:color="auto"/>
            </w:tcBorders>
            <w:vAlign w:val="center"/>
            <w:hideMark/>
          </w:tcPr>
          <w:p w14:paraId="4CC1C4F1" w14:textId="77777777" w:rsidR="0008601A" w:rsidRPr="0008601A" w:rsidRDefault="0008601A" w:rsidP="005A115B">
            <w:pPr>
              <w:spacing w:after="40"/>
              <w:rPr>
                <w:rFonts w:asciiTheme="minorHAnsi" w:hAnsiTheme="minorHAnsi"/>
                <w:sz w:val="20"/>
                <w:szCs w:val="20"/>
              </w:rPr>
            </w:pPr>
            <w:r w:rsidRPr="0008601A">
              <w:rPr>
                <w:rFonts w:asciiTheme="minorHAnsi" w:hAnsiTheme="minorHAnsi"/>
                <w:sz w:val="20"/>
                <w:szCs w:val="20"/>
              </w:rPr>
              <w:t>Solder Contrast</w:t>
            </w:r>
          </w:p>
        </w:tc>
        <w:tc>
          <w:tcPr>
            <w:tcW w:w="1035" w:type="dxa"/>
            <w:tcBorders>
              <w:top w:val="single" w:sz="4" w:space="0" w:color="auto"/>
              <w:left w:val="double" w:sz="4" w:space="0" w:color="auto"/>
              <w:bottom w:val="single" w:sz="4" w:space="0" w:color="auto"/>
              <w:right w:val="single" w:sz="4" w:space="0" w:color="auto"/>
            </w:tcBorders>
            <w:vAlign w:val="center"/>
            <w:hideMark/>
          </w:tcPr>
          <w:p w14:paraId="40AD2219"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Poor</w:t>
            </w:r>
          </w:p>
        </w:tc>
        <w:tc>
          <w:tcPr>
            <w:tcW w:w="1035" w:type="dxa"/>
            <w:tcBorders>
              <w:top w:val="single" w:sz="4" w:space="0" w:color="auto"/>
              <w:left w:val="single" w:sz="4" w:space="0" w:color="auto"/>
              <w:bottom w:val="single" w:sz="4" w:space="0" w:color="auto"/>
              <w:right w:val="single" w:sz="4" w:space="0" w:color="auto"/>
            </w:tcBorders>
            <w:vAlign w:val="center"/>
            <w:hideMark/>
          </w:tcPr>
          <w:p w14:paraId="4D01FD09"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Best</w:t>
            </w:r>
          </w:p>
        </w:tc>
        <w:tc>
          <w:tcPr>
            <w:tcW w:w="1035" w:type="dxa"/>
            <w:tcBorders>
              <w:top w:val="single" w:sz="4" w:space="0" w:color="auto"/>
              <w:left w:val="single" w:sz="4" w:space="0" w:color="auto"/>
              <w:bottom w:val="single" w:sz="4" w:space="0" w:color="auto"/>
              <w:right w:val="single" w:sz="4" w:space="0" w:color="auto"/>
            </w:tcBorders>
            <w:vAlign w:val="center"/>
            <w:hideMark/>
          </w:tcPr>
          <w:p w14:paraId="605527F2"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Good</w:t>
            </w:r>
          </w:p>
        </w:tc>
        <w:tc>
          <w:tcPr>
            <w:tcW w:w="1035" w:type="dxa"/>
            <w:tcBorders>
              <w:top w:val="single" w:sz="4" w:space="0" w:color="auto"/>
              <w:left w:val="single" w:sz="4" w:space="0" w:color="auto"/>
              <w:bottom w:val="single" w:sz="4" w:space="0" w:color="auto"/>
              <w:right w:val="single" w:sz="4" w:space="0" w:color="auto"/>
            </w:tcBorders>
            <w:vAlign w:val="center"/>
            <w:hideMark/>
          </w:tcPr>
          <w:p w14:paraId="3DEA5B69"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Best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2C1A595"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Good</w:t>
            </w:r>
          </w:p>
        </w:tc>
        <w:tc>
          <w:tcPr>
            <w:tcW w:w="1440" w:type="dxa"/>
            <w:tcBorders>
              <w:top w:val="single" w:sz="4" w:space="0" w:color="auto"/>
              <w:left w:val="single" w:sz="4" w:space="0" w:color="auto"/>
              <w:bottom w:val="single" w:sz="4" w:space="0" w:color="auto"/>
              <w:right w:val="single" w:sz="12" w:space="0" w:color="auto"/>
            </w:tcBorders>
            <w:vAlign w:val="center"/>
            <w:hideMark/>
          </w:tcPr>
          <w:p w14:paraId="39FA282F"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Best</w:t>
            </w:r>
          </w:p>
        </w:tc>
      </w:tr>
      <w:tr w:rsidR="000B7FC0" w:rsidRPr="0008601A" w14:paraId="494C3527" w14:textId="77777777" w:rsidTr="00114574">
        <w:trPr>
          <w:trHeight w:val="360"/>
          <w:jc w:val="center"/>
        </w:trPr>
        <w:tc>
          <w:tcPr>
            <w:tcW w:w="2325" w:type="dxa"/>
            <w:tcBorders>
              <w:top w:val="single" w:sz="4" w:space="0" w:color="auto"/>
              <w:left w:val="single" w:sz="12" w:space="0" w:color="auto"/>
              <w:bottom w:val="single" w:sz="4" w:space="0" w:color="auto"/>
              <w:right w:val="double" w:sz="4" w:space="0" w:color="auto"/>
            </w:tcBorders>
            <w:vAlign w:val="center"/>
            <w:hideMark/>
          </w:tcPr>
          <w:p w14:paraId="72F0D624" w14:textId="77777777" w:rsidR="0008601A" w:rsidRPr="0008601A" w:rsidRDefault="0008601A" w:rsidP="005A115B">
            <w:pPr>
              <w:spacing w:after="40"/>
              <w:rPr>
                <w:rFonts w:asciiTheme="minorHAnsi" w:hAnsiTheme="minorHAnsi"/>
                <w:sz w:val="20"/>
                <w:szCs w:val="20"/>
              </w:rPr>
            </w:pPr>
            <w:r w:rsidRPr="0008601A">
              <w:rPr>
                <w:rFonts w:asciiTheme="minorHAnsi" w:hAnsiTheme="minorHAnsi"/>
                <w:sz w:val="20"/>
                <w:szCs w:val="20"/>
              </w:rPr>
              <w:t>Electric Contact Use</w:t>
            </w:r>
          </w:p>
        </w:tc>
        <w:tc>
          <w:tcPr>
            <w:tcW w:w="1035" w:type="dxa"/>
            <w:tcBorders>
              <w:top w:val="single" w:sz="4" w:space="0" w:color="auto"/>
              <w:left w:val="double" w:sz="4" w:space="0" w:color="auto"/>
              <w:bottom w:val="single" w:sz="4" w:space="0" w:color="auto"/>
              <w:right w:val="single" w:sz="4" w:space="0" w:color="auto"/>
            </w:tcBorders>
            <w:vAlign w:val="center"/>
            <w:hideMark/>
          </w:tcPr>
          <w:p w14:paraId="1C541F63"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Fair</w:t>
            </w:r>
          </w:p>
        </w:tc>
        <w:tc>
          <w:tcPr>
            <w:tcW w:w="1035" w:type="dxa"/>
            <w:tcBorders>
              <w:top w:val="single" w:sz="4" w:space="0" w:color="auto"/>
              <w:left w:val="single" w:sz="4" w:space="0" w:color="auto"/>
              <w:bottom w:val="single" w:sz="4" w:space="0" w:color="auto"/>
              <w:right w:val="single" w:sz="4" w:space="0" w:color="auto"/>
            </w:tcBorders>
            <w:vAlign w:val="center"/>
            <w:hideMark/>
          </w:tcPr>
          <w:p w14:paraId="6244D9A0"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Poor</w:t>
            </w:r>
          </w:p>
        </w:tc>
        <w:tc>
          <w:tcPr>
            <w:tcW w:w="1035" w:type="dxa"/>
            <w:tcBorders>
              <w:top w:val="single" w:sz="4" w:space="0" w:color="auto"/>
              <w:left w:val="single" w:sz="4" w:space="0" w:color="auto"/>
              <w:bottom w:val="single" w:sz="4" w:space="0" w:color="auto"/>
              <w:right w:val="single" w:sz="4" w:space="0" w:color="auto"/>
            </w:tcBorders>
            <w:vAlign w:val="center"/>
            <w:hideMark/>
          </w:tcPr>
          <w:p w14:paraId="065DC5F7"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Good</w:t>
            </w:r>
          </w:p>
        </w:tc>
        <w:tc>
          <w:tcPr>
            <w:tcW w:w="1035" w:type="dxa"/>
            <w:tcBorders>
              <w:top w:val="single" w:sz="4" w:space="0" w:color="auto"/>
              <w:left w:val="single" w:sz="4" w:space="0" w:color="auto"/>
              <w:bottom w:val="single" w:sz="4" w:space="0" w:color="auto"/>
              <w:right w:val="single" w:sz="4" w:space="0" w:color="auto"/>
            </w:tcBorders>
            <w:vAlign w:val="center"/>
            <w:hideMark/>
          </w:tcPr>
          <w:p w14:paraId="56804B5A"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Good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2D7A57F"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Good</w:t>
            </w:r>
          </w:p>
        </w:tc>
        <w:tc>
          <w:tcPr>
            <w:tcW w:w="1440" w:type="dxa"/>
            <w:tcBorders>
              <w:top w:val="single" w:sz="4" w:space="0" w:color="auto"/>
              <w:left w:val="single" w:sz="4" w:space="0" w:color="auto"/>
              <w:bottom w:val="single" w:sz="4" w:space="0" w:color="auto"/>
              <w:right w:val="single" w:sz="12" w:space="0" w:color="auto"/>
            </w:tcBorders>
            <w:vAlign w:val="center"/>
            <w:hideMark/>
          </w:tcPr>
          <w:p w14:paraId="75F4BEE4"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Good</w:t>
            </w:r>
          </w:p>
        </w:tc>
      </w:tr>
      <w:tr w:rsidR="000B7FC0" w:rsidRPr="0008601A" w14:paraId="14777D13" w14:textId="77777777" w:rsidTr="00114574">
        <w:trPr>
          <w:trHeight w:val="360"/>
          <w:jc w:val="center"/>
        </w:trPr>
        <w:tc>
          <w:tcPr>
            <w:tcW w:w="2325" w:type="dxa"/>
            <w:tcBorders>
              <w:top w:val="single" w:sz="4" w:space="0" w:color="auto"/>
              <w:left w:val="single" w:sz="12" w:space="0" w:color="auto"/>
              <w:bottom w:val="single" w:sz="4" w:space="0" w:color="auto"/>
              <w:right w:val="double" w:sz="4" w:space="0" w:color="auto"/>
            </w:tcBorders>
            <w:vAlign w:val="center"/>
            <w:hideMark/>
          </w:tcPr>
          <w:p w14:paraId="0B9FEA9E" w14:textId="77777777" w:rsidR="0008601A" w:rsidRPr="0008601A" w:rsidRDefault="0008601A" w:rsidP="005A115B">
            <w:pPr>
              <w:spacing w:after="40"/>
              <w:rPr>
                <w:rFonts w:asciiTheme="minorHAnsi" w:hAnsiTheme="minorHAnsi"/>
                <w:sz w:val="20"/>
                <w:szCs w:val="20"/>
              </w:rPr>
            </w:pPr>
            <w:r w:rsidRPr="0008601A">
              <w:rPr>
                <w:rFonts w:asciiTheme="minorHAnsi" w:hAnsiTheme="minorHAnsi"/>
                <w:sz w:val="20"/>
                <w:szCs w:val="20"/>
              </w:rPr>
              <w:t>High Frequency Loss</w:t>
            </w:r>
          </w:p>
        </w:tc>
        <w:tc>
          <w:tcPr>
            <w:tcW w:w="1035" w:type="dxa"/>
            <w:tcBorders>
              <w:top w:val="single" w:sz="4" w:space="0" w:color="auto"/>
              <w:left w:val="double" w:sz="4" w:space="0" w:color="auto"/>
              <w:bottom w:val="single" w:sz="4" w:space="0" w:color="auto"/>
              <w:right w:val="single" w:sz="4" w:space="0" w:color="auto"/>
            </w:tcBorders>
            <w:vAlign w:val="center"/>
            <w:hideMark/>
          </w:tcPr>
          <w:p w14:paraId="10F873E3"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Fair</w:t>
            </w:r>
          </w:p>
        </w:tc>
        <w:tc>
          <w:tcPr>
            <w:tcW w:w="1035" w:type="dxa"/>
            <w:tcBorders>
              <w:top w:val="single" w:sz="4" w:space="0" w:color="auto"/>
              <w:left w:val="single" w:sz="4" w:space="0" w:color="auto"/>
              <w:bottom w:val="single" w:sz="4" w:space="0" w:color="auto"/>
              <w:right w:val="single" w:sz="4" w:space="0" w:color="auto"/>
            </w:tcBorders>
            <w:vAlign w:val="center"/>
            <w:hideMark/>
          </w:tcPr>
          <w:p w14:paraId="26827FB1"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Best</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76973ED"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Best</w:t>
            </w:r>
          </w:p>
        </w:tc>
        <w:tc>
          <w:tcPr>
            <w:tcW w:w="1035" w:type="dxa"/>
            <w:tcBorders>
              <w:top w:val="single" w:sz="4" w:space="0" w:color="auto"/>
              <w:left w:val="single" w:sz="4" w:space="0" w:color="auto"/>
              <w:bottom w:val="single" w:sz="4" w:space="0" w:color="auto"/>
              <w:right w:val="single" w:sz="4" w:space="0" w:color="auto"/>
            </w:tcBorders>
            <w:vAlign w:val="center"/>
            <w:hideMark/>
          </w:tcPr>
          <w:p w14:paraId="23914801"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Poor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784206A"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Poor</w:t>
            </w:r>
          </w:p>
        </w:tc>
        <w:tc>
          <w:tcPr>
            <w:tcW w:w="1440" w:type="dxa"/>
            <w:tcBorders>
              <w:top w:val="single" w:sz="4" w:space="0" w:color="auto"/>
              <w:left w:val="single" w:sz="4" w:space="0" w:color="auto"/>
              <w:bottom w:val="single" w:sz="4" w:space="0" w:color="auto"/>
              <w:right w:val="single" w:sz="12" w:space="0" w:color="auto"/>
            </w:tcBorders>
            <w:vAlign w:val="center"/>
            <w:hideMark/>
          </w:tcPr>
          <w:p w14:paraId="42DC3203"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Good</w:t>
            </w:r>
          </w:p>
        </w:tc>
      </w:tr>
      <w:tr w:rsidR="000B7FC0" w:rsidRPr="0008601A" w14:paraId="1207DB66" w14:textId="77777777" w:rsidTr="00114574">
        <w:trPr>
          <w:trHeight w:val="360"/>
          <w:jc w:val="center"/>
        </w:trPr>
        <w:tc>
          <w:tcPr>
            <w:tcW w:w="2325" w:type="dxa"/>
            <w:tcBorders>
              <w:top w:val="single" w:sz="4" w:space="0" w:color="auto"/>
              <w:left w:val="single" w:sz="12" w:space="0" w:color="auto"/>
              <w:bottom w:val="single" w:sz="4" w:space="0" w:color="auto"/>
              <w:right w:val="double" w:sz="4" w:space="0" w:color="auto"/>
            </w:tcBorders>
            <w:vAlign w:val="center"/>
            <w:hideMark/>
          </w:tcPr>
          <w:p w14:paraId="47060F87" w14:textId="77777777" w:rsidR="0008601A" w:rsidRPr="0008601A" w:rsidRDefault="0008601A" w:rsidP="005A115B">
            <w:pPr>
              <w:spacing w:after="40"/>
              <w:rPr>
                <w:rFonts w:asciiTheme="minorHAnsi" w:hAnsiTheme="minorHAnsi"/>
                <w:sz w:val="20"/>
                <w:szCs w:val="20"/>
              </w:rPr>
            </w:pPr>
            <w:r w:rsidRPr="0008601A">
              <w:rPr>
                <w:rFonts w:asciiTheme="minorHAnsi" w:hAnsiTheme="minorHAnsi"/>
                <w:sz w:val="20"/>
                <w:szCs w:val="20"/>
              </w:rPr>
              <w:t>Environmental Hazard</w:t>
            </w:r>
          </w:p>
        </w:tc>
        <w:tc>
          <w:tcPr>
            <w:tcW w:w="1035" w:type="dxa"/>
            <w:tcBorders>
              <w:top w:val="single" w:sz="4" w:space="0" w:color="auto"/>
              <w:left w:val="double" w:sz="4" w:space="0" w:color="auto"/>
              <w:bottom w:val="single" w:sz="4" w:space="0" w:color="auto"/>
              <w:right w:val="single" w:sz="4" w:space="0" w:color="auto"/>
            </w:tcBorders>
            <w:vAlign w:val="center"/>
            <w:hideMark/>
          </w:tcPr>
          <w:p w14:paraId="4E8E8EC6"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Pb</w:t>
            </w:r>
          </w:p>
        </w:tc>
        <w:tc>
          <w:tcPr>
            <w:tcW w:w="1035" w:type="dxa"/>
            <w:tcBorders>
              <w:top w:val="single" w:sz="4" w:space="0" w:color="auto"/>
              <w:left w:val="single" w:sz="4" w:space="0" w:color="auto"/>
              <w:bottom w:val="single" w:sz="4" w:space="0" w:color="auto"/>
              <w:right w:val="single" w:sz="4" w:space="0" w:color="auto"/>
            </w:tcBorders>
            <w:vAlign w:val="center"/>
            <w:hideMark/>
          </w:tcPr>
          <w:p w14:paraId="4E082EE0" w14:textId="77777777" w:rsidR="0008601A" w:rsidRPr="0008601A" w:rsidRDefault="0008601A" w:rsidP="005A115B">
            <w:pPr>
              <w:spacing w:after="40"/>
              <w:ind w:right="144"/>
              <w:jc w:val="center"/>
              <w:rPr>
                <w:rFonts w:asciiTheme="minorHAnsi" w:hAnsiTheme="minorHAnsi"/>
                <w:sz w:val="20"/>
                <w:szCs w:val="20"/>
              </w:rPr>
            </w:pPr>
            <w:r w:rsidRPr="00962EEC">
              <w:rPr>
                <w:rFonts w:asciiTheme="minorHAnsi" w:hAnsiTheme="minorHAnsi"/>
                <w:sz w:val="14"/>
                <w:szCs w:val="14"/>
              </w:rPr>
              <w:t>Water Based</w:t>
            </w:r>
          </w:p>
        </w:tc>
        <w:tc>
          <w:tcPr>
            <w:tcW w:w="1035" w:type="dxa"/>
            <w:tcBorders>
              <w:top w:val="single" w:sz="4" w:space="0" w:color="auto"/>
              <w:left w:val="single" w:sz="4" w:space="0" w:color="auto"/>
              <w:bottom w:val="single" w:sz="4" w:space="0" w:color="auto"/>
              <w:right w:val="single" w:sz="4" w:space="0" w:color="auto"/>
            </w:tcBorders>
            <w:vAlign w:val="center"/>
            <w:hideMark/>
          </w:tcPr>
          <w:p w14:paraId="2AFB2543"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Ag</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FD145AA"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Ni</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A6A9228"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Ni</w:t>
            </w:r>
          </w:p>
        </w:tc>
        <w:tc>
          <w:tcPr>
            <w:tcW w:w="1440" w:type="dxa"/>
            <w:tcBorders>
              <w:top w:val="single" w:sz="4" w:space="0" w:color="auto"/>
              <w:left w:val="single" w:sz="4" w:space="0" w:color="auto"/>
              <w:bottom w:val="single" w:sz="4" w:space="0" w:color="auto"/>
              <w:right w:val="single" w:sz="12" w:space="0" w:color="auto"/>
            </w:tcBorders>
            <w:vAlign w:val="center"/>
            <w:hideMark/>
          </w:tcPr>
          <w:p w14:paraId="0575C4B4"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Ni</w:t>
            </w:r>
          </w:p>
        </w:tc>
      </w:tr>
      <w:tr w:rsidR="000B7FC0" w:rsidRPr="0008601A" w14:paraId="6A98A3F3" w14:textId="77777777" w:rsidTr="00114574">
        <w:trPr>
          <w:trHeight w:val="360"/>
          <w:jc w:val="center"/>
        </w:trPr>
        <w:tc>
          <w:tcPr>
            <w:tcW w:w="2325" w:type="dxa"/>
            <w:tcBorders>
              <w:top w:val="single" w:sz="4" w:space="0" w:color="auto"/>
              <w:left w:val="single" w:sz="12" w:space="0" w:color="auto"/>
              <w:bottom w:val="single" w:sz="12" w:space="0" w:color="auto"/>
              <w:right w:val="double" w:sz="4" w:space="0" w:color="auto"/>
            </w:tcBorders>
            <w:vAlign w:val="center"/>
            <w:hideMark/>
          </w:tcPr>
          <w:p w14:paraId="52789FC3" w14:textId="77777777" w:rsidR="0008601A" w:rsidRPr="0008601A" w:rsidRDefault="0008601A" w:rsidP="005A115B">
            <w:pPr>
              <w:spacing w:after="40"/>
              <w:rPr>
                <w:rFonts w:asciiTheme="minorHAnsi" w:hAnsiTheme="minorHAnsi"/>
                <w:sz w:val="20"/>
                <w:szCs w:val="20"/>
              </w:rPr>
            </w:pPr>
            <w:r w:rsidRPr="0008601A">
              <w:rPr>
                <w:rFonts w:asciiTheme="minorHAnsi" w:hAnsiTheme="minorHAnsi"/>
                <w:sz w:val="20"/>
                <w:szCs w:val="20"/>
              </w:rPr>
              <w:t>Cost from Standard</w:t>
            </w:r>
          </w:p>
        </w:tc>
        <w:tc>
          <w:tcPr>
            <w:tcW w:w="1035" w:type="dxa"/>
            <w:tcBorders>
              <w:top w:val="single" w:sz="4" w:space="0" w:color="auto"/>
              <w:left w:val="double" w:sz="4" w:space="0" w:color="auto"/>
              <w:bottom w:val="single" w:sz="12" w:space="0" w:color="auto"/>
              <w:right w:val="single" w:sz="4" w:space="0" w:color="auto"/>
            </w:tcBorders>
            <w:vAlign w:val="center"/>
            <w:hideMark/>
          </w:tcPr>
          <w:p w14:paraId="7895CF28"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1.0x</w:t>
            </w:r>
          </w:p>
        </w:tc>
        <w:tc>
          <w:tcPr>
            <w:tcW w:w="1035" w:type="dxa"/>
            <w:tcBorders>
              <w:top w:val="single" w:sz="4" w:space="0" w:color="auto"/>
              <w:left w:val="single" w:sz="4" w:space="0" w:color="auto"/>
              <w:bottom w:val="single" w:sz="12" w:space="0" w:color="auto"/>
              <w:right w:val="single" w:sz="4" w:space="0" w:color="auto"/>
            </w:tcBorders>
            <w:vAlign w:val="center"/>
            <w:hideMark/>
          </w:tcPr>
          <w:p w14:paraId="26393123"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0.3x</w:t>
            </w:r>
          </w:p>
        </w:tc>
        <w:tc>
          <w:tcPr>
            <w:tcW w:w="1035" w:type="dxa"/>
            <w:tcBorders>
              <w:top w:val="single" w:sz="4" w:space="0" w:color="auto"/>
              <w:left w:val="single" w:sz="4" w:space="0" w:color="auto"/>
              <w:bottom w:val="single" w:sz="12" w:space="0" w:color="auto"/>
              <w:right w:val="single" w:sz="4" w:space="0" w:color="auto"/>
            </w:tcBorders>
            <w:vAlign w:val="center"/>
            <w:hideMark/>
          </w:tcPr>
          <w:p w14:paraId="7B1ECC13"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1.0x</w:t>
            </w:r>
          </w:p>
        </w:tc>
        <w:tc>
          <w:tcPr>
            <w:tcW w:w="1035" w:type="dxa"/>
            <w:tcBorders>
              <w:top w:val="single" w:sz="4" w:space="0" w:color="auto"/>
              <w:left w:val="single" w:sz="4" w:space="0" w:color="auto"/>
              <w:bottom w:val="single" w:sz="12" w:space="0" w:color="auto"/>
              <w:right w:val="single" w:sz="4" w:space="0" w:color="auto"/>
            </w:tcBorders>
            <w:vAlign w:val="center"/>
            <w:hideMark/>
          </w:tcPr>
          <w:p w14:paraId="6787F63A"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2.0x</w:t>
            </w:r>
          </w:p>
        </w:tc>
        <w:tc>
          <w:tcPr>
            <w:tcW w:w="1440" w:type="dxa"/>
            <w:tcBorders>
              <w:top w:val="single" w:sz="4" w:space="0" w:color="auto"/>
              <w:left w:val="single" w:sz="4" w:space="0" w:color="auto"/>
              <w:bottom w:val="single" w:sz="12" w:space="0" w:color="auto"/>
              <w:right w:val="single" w:sz="4" w:space="0" w:color="auto"/>
            </w:tcBorders>
            <w:vAlign w:val="center"/>
            <w:hideMark/>
          </w:tcPr>
          <w:p w14:paraId="65FDFCB0"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2.0x</w:t>
            </w:r>
          </w:p>
        </w:tc>
        <w:tc>
          <w:tcPr>
            <w:tcW w:w="1440" w:type="dxa"/>
            <w:tcBorders>
              <w:top w:val="single" w:sz="4" w:space="0" w:color="auto"/>
              <w:left w:val="single" w:sz="4" w:space="0" w:color="auto"/>
              <w:bottom w:val="single" w:sz="12" w:space="0" w:color="auto"/>
              <w:right w:val="single" w:sz="12" w:space="0" w:color="auto"/>
            </w:tcBorders>
            <w:vAlign w:val="center"/>
            <w:hideMark/>
          </w:tcPr>
          <w:p w14:paraId="5BD3E22C" w14:textId="77777777" w:rsidR="0008601A" w:rsidRPr="0008601A" w:rsidRDefault="0008601A" w:rsidP="005A115B">
            <w:pPr>
              <w:spacing w:after="40"/>
              <w:ind w:right="144"/>
              <w:jc w:val="center"/>
              <w:rPr>
                <w:rFonts w:asciiTheme="minorHAnsi" w:hAnsiTheme="minorHAnsi"/>
                <w:sz w:val="20"/>
                <w:szCs w:val="20"/>
              </w:rPr>
            </w:pPr>
            <w:r w:rsidRPr="0008601A">
              <w:rPr>
                <w:rFonts w:asciiTheme="minorHAnsi" w:hAnsiTheme="minorHAnsi"/>
                <w:sz w:val="20"/>
                <w:szCs w:val="20"/>
              </w:rPr>
              <w:t>1.3x</w:t>
            </w:r>
          </w:p>
        </w:tc>
      </w:tr>
    </w:tbl>
    <w:p w14:paraId="4B1D7466" w14:textId="70A1AFC4" w:rsidR="00047FC2" w:rsidRPr="00114574" w:rsidRDefault="00047FC2" w:rsidP="00114574">
      <w:pPr>
        <w:pStyle w:val="Heading4"/>
        <w:numPr>
          <w:ilvl w:val="2"/>
          <w:numId w:val="17"/>
        </w:numPr>
        <w:spacing w:before="120"/>
      </w:pPr>
      <w:bookmarkStart w:id="66" w:name="_Toc70421274"/>
      <w:r w:rsidRPr="00114574">
        <w:rPr>
          <w:rFonts w:asciiTheme="minorHAnsi" w:hAnsiTheme="minorHAnsi" w:cstheme="minorHAnsi"/>
        </w:rPr>
        <w:lastRenderedPageBreak/>
        <w:t>Draftsman Drawing</w:t>
      </w:r>
      <w:bookmarkEnd w:id="66"/>
    </w:p>
    <w:p w14:paraId="44075701" w14:textId="0A4707F8" w:rsidR="00047FC2" w:rsidRPr="00114574" w:rsidRDefault="00047FC2" w:rsidP="00114574">
      <w:pPr>
        <w:pStyle w:val="Heading5"/>
        <w:numPr>
          <w:ilvl w:val="3"/>
          <w:numId w:val="17"/>
        </w:numPr>
        <w:spacing w:after="120"/>
        <w:ind w:left="1620" w:hanging="900"/>
        <w:rPr>
          <w:b w:val="0"/>
          <w:bCs w:val="0"/>
        </w:rPr>
      </w:pPr>
      <w:bookmarkStart w:id="67" w:name="_Toc70421275"/>
      <w:r w:rsidRPr="00114574">
        <w:rPr>
          <w:rFonts w:asciiTheme="minorHAnsi" w:hAnsiTheme="minorHAnsi" w:cstheme="minorHAnsi"/>
          <w:b w:val="0"/>
          <w:bCs w:val="0"/>
        </w:rPr>
        <w:t>Draftsman Contents</w:t>
      </w:r>
      <w:bookmarkEnd w:id="67"/>
    </w:p>
    <w:p w14:paraId="68A1950E" w14:textId="7A15D180" w:rsidR="00047FC2" w:rsidRPr="00047FC2" w:rsidRDefault="00676DED" w:rsidP="005A115B">
      <w:pPr>
        <w:jc w:val="center"/>
        <w:rPr>
          <w:rFonts w:asciiTheme="minorHAnsi" w:hAnsiTheme="minorHAnsi" w:cstheme="minorBidi"/>
          <w:color w:val="auto"/>
        </w:rPr>
      </w:pPr>
      <w:r w:rsidRPr="00047FC2">
        <w:rPr>
          <w:rFonts w:asciiTheme="minorHAnsi" w:hAnsiTheme="minorHAnsi" w:cstheme="minorBidi"/>
          <w:noProof/>
        </w:rPr>
        <mc:AlternateContent>
          <mc:Choice Requires="wps">
            <w:drawing>
              <wp:anchor distT="0" distB="0" distL="114300" distR="114300" simplePos="0" relativeHeight="251658251" behindDoc="0" locked="0" layoutInCell="1" allowOverlap="1" wp14:anchorId="33CD8433" wp14:editId="21403D92">
                <wp:simplePos x="0" y="0"/>
                <wp:positionH relativeFrom="margin">
                  <wp:posOffset>2680970</wp:posOffset>
                </wp:positionH>
                <wp:positionV relativeFrom="paragraph">
                  <wp:posOffset>2438400</wp:posOffset>
                </wp:positionV>
                <wp:extent cx="457200" cy="457200"/>
                <wp:effectExtent l="0" t="0" r="19050" b="19050"/>
                <wp:wrapNone/>
                <wp:docPr id="278" name="Oval 278"/>
                <wp:cNvGraphicFramePr/>
                <a:graphic xmlns:a="http://schemas.openxmlformats.org/drawingml/2006/main">
                  <a:graphicData uri="http://schemas.microsoft.com/office/word/2010/wordprocessingShape">
                    <wps:wsp>
                      <wps:cNvSpPr/>
                      <wps:spPr>
                        <a:xfrm>
                          <a:off x="0" y="0"/>
                          <a:ext cx="457200" cy="457200"/>
                        </a:xfrm>
                        <a:prstGeom prst="ellipse">
                          <a:avLst/>
                        </a:prstGeom>
                        <a:ln w="19050"/>
                      </wps:spPr>
                      <wps:style>
                        <a:lnRef idx="2">
                          <a:schemeClr val="dk1"/>
                        </a:lnRef>
                        <a:fillRef idx="1">
                          <a:schemeClr val="lt1"/>
                        </a:fillRef>
                        <a:effectRef idx="0">
                          <a:schemeClr val="dk1"/>
                        </a:effectRef>
                        <a:fontRef idx="minor">
                          <a:schemeClr val="dk1"/>
                        </a:fontRef>
                      </wps:style>
                      <wps:txbx>
                        <w:txbxContent>
                          <w:p w14:paraId="339EC151" w14:textId="77777777" w:rsidR="0035742D" w:rsidRPr="0065756C" w:rsidRDefault="0035742D" w:rsidP="00047FC2">
                            <w:pPr>
                              <w:jc w:val="center"/>
                              <w:rPr>
                                <w:rFonts w:asciiTheme="minorHAnsi" w:hAnsiTheme="minorHAnsi"/>
                                <w:b/>
                                <w:bCs/>
                              </w:rPr>
                            </w:pPr>
                            <w:r w:rsidRPr="0065756C">
                              <w:rPr>
                                <w:rFonts w:asciiTheme="minorHAnsi" w:hAnsiTheme="minorHAnsi"/>
                                <w:b/>
                                <w:bCs/>
                              </w:rPr>
                              <w:t>C</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CD8433" id="Oval 278" o:spid="_x0000_s1107" style="position:absolute;left:0;text-align:left;margin-left:211.1pt;margin-top:192pt;width:36pt;height:36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" fillcolor="white [3201]" strokecolor="black [3200]" strokeweight="1.5pt">
                <v:stroke joinstyle="miter"/>
                <v:textbox>
                  <w:txbxContent>
                    <w:p w14:paraId="339EC151" w14:textId="77777777" w:rsidR="0035742D" w:rsidRPr="0065756C" w:rsidRDefault="0035742D" w:rsidP="00047FC2">
                      <w:pPr>
                        <w:jc w:val="center"/>
                        <w:rPr>
                          <w:rFonts w:asciiTheme="minorHAnsi" w:hAnsiTheme="minorHAnsi"/>
                          <w:b/>
                          <w:bCs/>
                        </w:rPr>
                      </w:pPr>
                      <w:r w:rsidRPr="0065756C">
                        <w:rPr>
                          <w:rFonts w:asciiTheme="minorHAnsi" w:hAnsiTheme="minorHAnsi"/>
                          <w:b/>
                          <w:bCs/>
                        </w:rPr>
                        <w:t>C</w:t>
                      </w:r>
                    </w:p>
                  </w:txbxContent>
                </v:textbox>
                <w10:wrap anchorx="margin"/>
              </v:oval>
            </w:pict>
          </mc:Fallback>
        </mc:AlternateContent>
      </w:r>
      <w:r w:rsidR="0065756C" w:rsidRPr="00047FC2">
        <w:rPr>
          <w:rFonts w:asciiTheme="minorHAnsi" w:hAnsiTheme="minorHAnsi" w:cstheme="minorBidi"/>
          <w:noProof/>
        </w:rPr>
        <mc:AlternateContent>
          <mc:Choice Requires="wps">
            <w:drawing>
              <wp:anchor distT="0" distB="0" distL="114300" distR="114300" simplePos="0" relativeHeight="251658249" behindDoc="0" locked="0" layoutInCell="1" allowOverlap="1" wp14:anchorId="5D79242F" wp14:editId="02B0603D">
                <wp:simplePos x="0" y="0"/>
                <wp:positionH relativeFrom="column">
                  <wp:posOffset>4737735</wp:posOffset>
                </wp:positionH>
                <wp:positionV relativeFrom="paragraph">
                  <wp:posOffset>2440940</wp:posOffset>
                </wp:positionV>
                <wp:extent cx="457200" cy="457200"/>
                <wp:effectExtent l="0" t="0" r="19050" b="19050"/>
                <wp:wrapNone/>
                <wp:docPr id="276" name="Oval 276"/>
                <wp:cNvGraphicFramePr/>
                <a:graphic xmlns:a="http://schemas.openxmlformats.org/drawingml/2006/main">
                  <a:graphicData uri="http://schemas.microsoft.com/office/word/2010/wordprocessingShape">
                    <wps:wsp>
                      <wps:cNvSpPr/>
                      <wps:spPr>
                        <a:xfrm>
                          <a:off x="0" y="0"/>
                          <a:ext cx="457200" cy="457200"/>
                        </a:xfrm>
                        <a:prstGeom prst="ellipse">
                          <a:avLst/>
                        </a:prstGeom>
                        <a:ln w="19050"/>
                      </wps:spPr>
                      <wps:style>
                        <a:lnRef idx="2">
                          <a:schemeClr val="dk1"/>
                        </a:lnRef>
                        <a:fillRef idx="1">
                          <a:schemeClr val="lt1"/>
                        </a:fillRef>
                        <a:effectRef idx="0">
                          <a:schemeClr val="dk1"/>
                        </a:effectRef>
                        <a:fontRef idx="minor">
                          <a:schemeClr val="dk1"/>
                        </a:fontRef>
                      </wps:style>
                      <wps:txbx>
                        <w:txbxContent>
                          <w:p w14:paraId="046350D0" w14:textId="77777777" w:rsidR="0035742D" w:rsidRPr="0065756C" w:rsidRDefault="0035742D" w:rsidP="00047FC2">
                            <w:pPr>
                              <w:jc w:val="center"/>
                              <w:rPr>
                                <w:rFonts w:asciiTheme="minorHAnsi" w:hAnsiTheme="minorHAnsi"/>
                                <w:b/>
                                <w:bCs/>
                              </w:rPr>
                            </w:pPr>
                            <w:r w:rsidRPr="0065756C">
                              <w:rPr>
                                <w:rFonts w:asciiTheme="minorHAnsi" w:hAnsiTheme="minorHAnsi"/>
                                <w:b/>
                                <w:bCs/>
                              </w:rPr>
                              <w:t>D</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79242F" id="Oval 276" o:spid="_x0000_s1108" style="position:absolute;left:0;text-align:left;margin-left:373.05pt;margin-top:192.2pt;width:36pt;height:3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" fillcolor="white [3201]" strokecolor="black [3200]" strokeweight="1.5pt">
                <v:stroke joinstyle="miter"/>
                <v:textbox>
                  <w:txbxContent>
                    <w:p w14:paraId="046350D0" w14:textId="77777777" w:rsidR="0035742D" w:rsidRPr="0065756C" w:rsidRDefault="0035742D" w:rsidP="00047FC2">
                      <w:pPr>
                        <w:jc w:val="center"/>
                        <w:rPr>
                          <w:rFonts w:asciiTheme="minorHAnsi" w:hAnsiTheme="minorHAnsi"/>
                          <w:b/>
                          <w:bCs/>
                        </w:rPr>
                      </w:pPr>
                      <w:r w:rsidRPr="0065756C">
                        <w:rPr>
                          <w:rFonts w:asciiTheme="minorHAnsi" w:hAnsiTheme="minorHAnsi"/>
                          <w:b/>
                          <w:bCs/>
                        </w:rPr>
                        <w:t>D</w:t>
                      </w:r>
                    </w:p>
                  </w:txbxContent>
                </v:textbox>
              </v:oval>
            </w:pict>
          </mc:Fallback>
        </mc:AlternateContent>
      </w:r>
      <w:r w:rsidR="0065756C" w:rsidRPr="00047FC2">
        <w:rPr>
          <w:rFonts w:asciiTheme="minorHAnsi" w:hAnsiTheme="minorHAnsi" w:cstheme="minorBidi"/>
          <w:noProof/>
        </w:rPr>
        <mc:AlternateContent>
          <mc:Choice Requires="wps">
            <w:drawing>
              <wp:anchor distT="0" distB="0" distL="114300" distR="114300" simplePos="0" relativeHeight="251658248" behindDoc="0" locked="0" layoutInCell="1" allowOverlap="1" wp14:anchorId="0B6E0235" wp14:editId="3886DE7C">
                <wp:simplePos x="0" y="0"/>
                <wp:positionH relativeFrom="column">
                  <wp:posOffset>2682240</wp:posOffset>
                </wp:positionH>
                <wp:positionV relativeFrom="paragraph">
                  <wp:posOffset>716915</wp:posOffset>
                </wp:positionV>
                <wp:extent cx="457200" cy="457200"/>
                <wp:effectExtent l="0" t="0" r="19050" b="19050"/>
                <wp:wrapNone/>
                <wp:docPr id="275" name="Oval 275"/>
                <wp:cNvGraphicFramePr/>
                <a:graphic xmlns:a="http://schemas.openxmlformats.org/drawingml/2006/main">
                  <a:graphicData uri="http://schemas.microsoft.com/office/word/2010/wordprocessingShape">
                    <wps:wsp>
                      <wps:cNvSpPr/>
                      <wps:spPr>
                        <a:xfrm>
                          <a:off x="0" y="0"/>
                          <a:ext cx="457200" cy="457200"/>
                        </a:xfrm>
                        <a:prstGeom prst="ellipse">
                          <a:avLst/>
                        </a:prstGeom>
                        <a:ln w="19050"/>
                      </wps:spPr>
                      <wps:style>
                        <a:lnRef idx="2">
                          <a:schemeClr val="dk1"/>
                        </a:lnRef>
                        <a:fillRef idx="1">
                          <a:schemeClr val="lt1"/>
                        </a:fillRef>
                        <a:effectRef idx="0">
                          <a:schemeClr val="dk1"/>
                        </a:effectRef>
                        <a:fontRef idx="minor">
                          <a:schemeClr val="dk1"/>
                        </a:fontRef>
                      </wps:style>
                      <wps:txbx>
                        <w:txbxContent>
                          <w:p w14:paraId="6F397A4A" w14:textId="77777777" w:rsidR="0035742D" w:rsidRPr="0065756C" w:rsidRDefault="0035742D" w:rsidP="00047FC2">
                            <w:pPr>
                              <w:jc w:val="center"/>
                              <w:rPr>
                                <w:rFonts w:asciiTheme="minorHAnsi" w:hAnsiTheme="minorHAnsi"/>
                                <w:b/>
                                <w:bCs/>
                              </w:rPr>
                            </w:pPr>
                            <w:r w:rsidRPr="0065756C">
                              <w:rPr>
                                <w:rFonts w:asciiTheme="minorHAnsi" w:hAnsiTheme="minorHAnsi"/>
                                <w:b/>
                                <w:bCs/>
                              </w:rPr>
                              <w:t>A</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6E0235" id="Oval 275" o:spid="_x0000_s1109" style="position:absolute;left:0;text-align:left;margin-left:211.2pt;margin-top:56.45pt;width:36pt;height:3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" fillcolor="white [3201]" strokecolor="black [3200]" strokeweight="1.5pt">
                <v:stroke joinstyle="miter"/>
                <v:textbox>
                  <w:txbxContent>
                    <w:p w14:paraId="6F397A4A" w14:textId="77777777" w:rsidR="0035742D" w:rsidRPr="0065756C" w:rsidRDefault="0035742D" w:rsidP="00047FC2">
                      <w:pPr>
                        <w:jc w:val="center"/>
                        <w:rPr>
                          <w:rFonts w:asciiTheme="minorHAnsi" w:hAnsiTheme="minorHAnsi"/>
                          <w:b/>
                          <w:bCs/>
                        </w:rPr>
                      </w:pPr>
                      <w:r w:rsidRPr="0065756C">
                        <w:rPr>
                          <w:rFonts w:asciiTheme="minorHAnsi" w:hAnsiTheme="minorHAnsi"/>
                          <w:b/>
                          <w:bCs/>
                        </w:rPr>
                        <w:t>A</w:t>
                      </w:r>
                    </w:p>
                  </w:txbxContent>
                </v:textbox>
              </v:oval>
            </w:pict>
          </mc:Fallback>
        </mc:AlternateContent>
      </w:r>
      <w:r w:rsidR="0065756C" w:rsidRPr="00047FC2">
        <w:rPr>
          <w:rFonts w:asciiTheme="minorHAnsi" w:hAnsiTheme="minorHAnsi" w:cstheme="minorBidi"/>
          <w:noProof/>
        </w:rPr>
        <mc:AlternateContent>
          <mc:Choice Requires="wps">
            <w:drawing>
              <wp:anchor distT="0" distB="0" distL="114300" distR="114300" simplePos="0" relativeHeight="251658250" behindDoc="0" locked="0" layoutInCell="1" allowOverlap="1" wp14:anchorId="6E5567B9" wp14:editId="1A6B3E17">
                <wp:simplePos x="0" y="0"/>
                <wp:positionH relativeFrom="column">
                  <wp:posOffset>513715</wp:posOffset>
                </wp:positionH>
                <wp:positionV relativeFrom="paragraph">
                  <wp:posOffset>2433955</wp:posOffset>
                </wp:positionV>
                <wp:extent cx="457200" cy="457200"/>
                <wp:effectExtent l="0" t="0" r="19050" b="19050"/>
                <wp:wrapNone/>
                <wp:docPr id="277" name="Oval 277"/>
                <wp:cNvGraphicFramePr/>
                <a:graphic xmlns:a="http://schemas.openxmlformats.org/drawingml/2006/main">
                  <a:graphicData uri="http://schemas.microsoft.com/office/word/2010/wordprocessingShape">
                    <wps:wsp>
                      <wps:cNvSpPr/>
                      <wps:spPr>
                        <a:xfrm>
                          <a:off x="0" y="0"/>
                          <a:ext cx="457200" cy="457200"/>
                        </a:xfrm>
                        <a:prstGeom prst="ellipse">
                          <a:avLst/>
                        </a:prstGeom>
                        <a:ln w="19050"/>
                      </wps:spPr>
                      <wps:style>
                        <a:lnRef idx="2">
                          <a:schemeClr val="dk1"/>
                        </a:lnRef>
                        <a:fillRef idx="1">
                          <a:schemeClr val="lt1"/>
                        </a:fillRef>
                        <a:effectRef idx="0">
                          <a:schemeClr val="dk1"/>
                        </a:effectRef>
                        <a:fontRef idx="minor">
                          <a:schemeClr val="dk1"/>
                        </a:fontRef>
                      </wps:style>
                      <wps:txbx>
                        <w:txbxContent>
                          <w:p w14:paraId="5F8BA609" w14:textId="77777777" w:rsidR="0035742D" w:rsidRPr="0065756C" w:rsidRDefault="0035742D" w:rsidP="00047FC2">
                            <w:pPr>
                              <w:jc w:val="center"/>
                              <w:rPr>
                                <w:rFonts w:asciiTheme="minorHAnsi" w:hAnsiTheme="minorHAnsi"/>
                                <w:b/>
                                <w:bCs/>
                              </w:rPr>
                            </w:pPr>
                            <w:r w:rsidRPr="0065756C">
                              <w:rPr>
                                <w:rFonts w:asciiTheme="minorHAnsi" w:hAnsiTheme="minorHAnsi"/>
                                <w:b/>
                                <w:bCs/>
                              </w:rPr>
                              <w:t>B</w:t>
                            </w:r>
                          </w:p>
                        </w:txbxContent>
                      </wps:txbx>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5567B9" id="Oval 277" o:spid="_x0000_s1110" style="position:absolute;left:0;text-align:left;margin-left:40.45pt;margin-top:191.65pt;width:36pt;height:36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" fillcolor="white [3201]" strokecolor="black [3200]" strokeweight="1.5pt">
                <v:stroke joinstyle="miter"/>
                <v:textbox>
                  <w:txbxContent>
                    <w:p w14:paraId="5F8BA609" w14:textId="77777777" w:rsidR="0035742D" w:rsidRPr="0065756C" w:rsidRDefault="0035742D" w:rsidP="00047FC2">
                      <w:pPr>
                        <w:jc w:val="center"/>
                        <w:rPr>
                          <w:rFonts w:asciiTheme="minorHAnsi" w:hAnsiTheme="minorHAnsi"/>
                          <w:b/>
                          <w:bCs/>
                        </w:rPr>
                      </w:pPr>
                      <w:r w:rsidRPr="0065756C">
                        <w:rPr>
                          <w:rFonts w:asciiTheme="minorHAnsi" w:hAnsiTheme="minorHAnsi"/>
                          <w:b/>
                          <w:bCs/>
                        </w:rPr>
                        <w:t>B</w:t>
                      </w:r>
                    </w:p>
                  </w:txbxContent>
                </v:textbox>
              </v:oval>
            </w:pict>
          </mc:Fallback>
        </mc:AlternateContent>
      </w:r>
      <w:r w:rsidR="00047FC2" w:rsidRPr="00047FC2">
        <w:rPr>
          <w:rFonts w:asciiTheme="minorHAnsi" w:hAnsiTheme="minorHAnsi"/>
          <w:noProof/>
        </w:rPr>
        <w:drawing>
          <wp:inline distT="0" distB="0" distL="0" distR="0" wp14:anchorId="16576AA5" wp14:editId="141C9E72">
            <wp:extent cx="5943600" cy="419303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3600" cy="4193037"/>
                    </a:xfrm>
                    <a:prstGeom prst="rect">
                      <a:avLst/>
                    </a:prstGeom>
                    <a:noFill/>
                    <a:ln>
                      <a:noFill/>
                    </a:ln>
                  </pic:spPr>
                </pic:pic>
              </a:graphicData>
            </a:graphic>
          </wp:inline>
        </w:drawing>
      </w:r>
    </w:p>
    <w:p w14:paraId="19E0362B" w14:textId="7F233A8B" w:rsidR="00047FC2" w:rsidRPr="00047FC2" w:rsidRDefault="00047FC2" w:rsidP="0065756C">
      <w:pPr>
        <w:pStyle w:val="ListParagraph"/>
        <w:numPr>
          <w:ilvl w:val="0"/>
          <w:numId w:val="12"/>
        </w:numPr>
        <w:tabs>
          <w:tab w:val="left" w:pos="3240"/>
        </w:tabs>
        <w:spacing w:before="120" w:after="60" w:line="276" w:lineRule="auto"/>
        <w:ind w:left="1620" w:hanging="900"/>
        <w:contextualSpacing/>
        <w:rPr>
          <w:rFonts w:asciiTheme="minorHAnsi" w:hAnsiTheme="minorHAnsi"/>
        </w:rPr>
      </w:pPr>
      <w:r w:rsidRPr="00047FC2">
        <w:rPr>
          <w:rFonts w:asciiTheme="minorHAnsi" w:hAnsiTheme="minorHAnsi"/>
        </w:rPr>
        <w:t>Layers</w:t>
      </w:r>
      <w:r w:rsidRPr="00047FC2">
        <w:rPr>
          <w:rFonts w:asciiTheme="minorHAnsi" w:hAnsiTheme="minorHAnsi"/>
        </w:rPr>
        <w:tab/>
        <w:t>Show all layers to verify of design compatible.</w:t>
      </w:r>
    </w:p>
    <w:p w14:paraId="498AE1AB" w14:textId="77777777" w:rsidR="00047FC2" w:rsidRPr="00047FC2" w:rsidRDefault="00047FC2" w:rsidP="0065756C">
      <w:pPr>
        <w:pStyle w:val="ListParagraph"/>
        <w:numPr>
          <w:ilvl w:val="0"/>
          <w:numId w:val="12"/>
        </w:numPr>
        <w:tabs>
          <w:tab w:val="left" w:pos="3240"/>
        </w:tabs>
        <w:spacing w:after="60" w:line="276" w:lineRule="auto"/>
        <w:ind w:left="1620" w:hanging="900"/>
        <w:contextualSpacing/>
        <w:rPr>
          <w:rFonts w:asciiTheme="minorHAnsi" w:hAnsiTheme="minorHAnsi"/>
        </w:rPr>
      </w:pPr>
      <w:r w:rsidRPr="00047FC2">
        <w:rPr>
          <w:rFonts w:asciiTheme="minorHAnsi" w:hAnsiTheme="minorHAnsi"/>
        </w:rPr>
        <w:t>Layers Stack</w:t>
      </w:r>
      <w:r w:rsidRPr="00047FC2">
        <w:rPr>
          <w:rFonts w:asciiTheme="minorHAnsi" w:hAnsiTheme="minorHAnsi"/>
        </w:rPr>
        <w:tab/>
        <w:t>Show all stack-up properties and total board thickness (mm)</w:t>
      </w:r>
    </w:p>
    <w:p w14:paraId="700032FC" w14:textId="77777777" w:rsidR="00047FC2" w:rsidRPr="00047FC2" w:rsidRDefault="00047FC2" w:rsidP="0065756C">
      <w:pPr>
        <w:pStyle w:val="ListParagraph"/>
        <w:numPr>
          <w:ilvl w:val="0"/>
          <w:numId w:val="12"/>
        </w:numPr>
        <w:tabs>
          <w:tab w:val="left" w:pos="3240"/>
        </w:tabs>
        <w:spacing w:after="60" w:line="276" w:lineRule="auto"/>
        <w:ind w:left="1620" w:hanging="900"/>
        <w:contextualSpacing/>
        <w:rPr>
          <w:rFonts w:asciiTheme="minorHAnsi" w:hAnsiTheme="minorHAnsi"/>
        </w:rPr>
      </w:pPr>
      <w:r w:rsidRPr="00047FC2">
        <w:rPr>
          <w:rFonts w:asciiTheme="minorHAnsi" w:hAnsiTheme="minorHAnsi"/>
        </w:rPr>
        <w:t>Drill and Hole</w:t>
      </w:r>
      <w:r w:rsidRPr="00047FC2">
        <w:rPr>
          <w:rFonts w:asciiTheme="minorHAnsi" w:hAnsiTheme="minorHAnsi"/>
        </w:rPr>
        <w:tab/>
        <w:t>Show all drill types and size counts.</w:t>
      </w:r>
    </w:p>
    <w:p w14:paraId="52B0F3E4" w14:textId="77777777" w:rsidR="00047FC2" w:rsidRPr="00047FC2" w:rsidRDefault="00047FC2" w:rsidP="003B48AE">
      <w:pPr>
        <w:pStyle w:val="ListParagraph"/>
        <w:numPr>
          <w:ilvl w:val="0"/>
          <w:numId w:val="12"/>
        </w:numPr>
        <w:tabs>
          <w:tab w:val="left" w:pos="3240"/>
        </w:tabs>
        <w:spacing w:after="60" w:line="276" w:lineRule="auto"/>
        <w:ind w:left="1620" w:hanging="900"/>
        <w:contextualSpacing/>
        <w:rPr>
          <w:rFonts w:asciiTheme="minorHAnsi" w:hAnsiTheme="minorHAnsi"/>
        </w:rPr>
      </w:pPr>
      <w:r w:rsidRPr="00047FC2">
        <w:rPr>
          <w:rFonts w:asciiTheme="minorHAnsi" w:hAnsiTheme="minorHAnsi"/>
        </w:rPr>
        <w:t>Dimension</w:t>
      </w:r>
      <w:r w:rsidRPr="00047FC2">
        <w:rPr>
          <w:rFonts w:asciiTheme="minorHAnsi" w:hAnsiTheme="minorHAnsi"/>
        </w:rPr>
        <w:tab/>
        <w:t>Show</w:t>
      </w:r>
      <w:r w:rsidRPr="00047FC2">
        <w:rPr>
          <w:rFonts w:asciiTheme="minorHAnsi" w:hAnsiTheme="minorHAnsi"/>
          <w:b/>
          <w:bCs/>
        </w:rPr>
        <w:t xml:space="preserve"> </w:t>
      </w:r>
      <w:r w:rsidRPr="00047FC2">
        <w:rPr>
          <w:rFonts w:asciiTheme="minorHAnsi" w:hAnsiTheme="minorHAnsi"/>
        </w:rPr>
        <w:t>board shape/ size, position, and components orientation.</w:t>
      </w:r>
    </w:p>
    <w:p w14:paraId="698965E4" w14:textId="6A010E80" w:rsidR="00047FC2" w:rsidRPr="0065756C" w:rsidRDefault="00047FC2" w:rsidP="005040AA">
      <w:pPr>
        <w:pStyle w:val="Heading5"/>
        <w:numPr>
          <w:ilvl w:val="3"/>
          <w:numId w:val="17"/>
        </w:numPr>
        <w:spacing w:after="60"/>
        <w:ind w:left="1620" w:hanging="900"/>
        <w:rPr>
          <w:b w:val="0"/>
          <w:bCs w:val="0"/>
        </w:rPr>
      </w:pPr>
      <w:bookmarkStart w:id="68" w:name="_Toc70421276"/>
      <w:r w:rsidRPr="0065756C">
        <w:rPr>
          <w:rFonts w:asciiTheme="minorHAnsi" w:hAnsiTheme="minorHAnsi" w:cstheme="minorHAnsi"/>
          <w:b w:val="0"/>
          <w:bCs w:val="0"/>
        </w:rPr>
        <w:t>Parameters and Title Block</w:t>
      </w:r>
      <w:bookmarkEnd w:id="68"/>
    </w:p>
    <w:p w14:paraId="5716C387" w14:textId="3A5FC000" w:rsidR="00047FC2" w:rsidRDefault="00047FC2" w:rsidP="005A115B">
      <w:pPr>
        <w:jc w:val="center"/>
        <w:rPr>
          <w:rFonts w:asciiTheme="minorHAnsi" w:hAnsiTheme="minorHAnsi" w:cstheme="minorBidi"/>
          <w:color w:val="auto"/>
        </w:rPr>
      </w:pPr>
      <w:r w:rsidRPr="00047FC2">
        <w:rPr>
          <w:rFonts w:asciiTheme="minorHAnsi" w:hAnsiTheme="minorHAnsi"/>
          <w:noProof/>
        </w:rPr>
        <w:drawing>
          <wp:inline distT="0" distB="0" distL="0" distR="0" wp14:anchorId="32A3090B" wp14:editId="37112D8B">
            <wp:extent cx="5943600" cy="1524467"/>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43600" cy="1524467"/>
                    </a:xfrm>
                    <a:prstGeom prst="rect">
                      <a:avLst/>
                    </a:prstGeom>
                    <a:noFill/>
                    <a:ln>
                      <a:noFill/>
                    </a:ln>
                  </pic:spPr>
                </pic:pic>
              </a:graphicData>
            </a:graphic>
          </wp:inline>
        </w:drawing>
      </w:r>
    </w:p>
    <w:p w14:paraId="4D4C34C2" w14:textId="77777777" w:rsidR="007A1DF5" w:rsidRDefault="00047FC2" w:rsidP="005040AA">
      <w:pPr>
        <w:pStyle w:val="ListParagraph"/>
        <w:numPr>
          <w:ilvl w:val="3"/>
          <w:numId w:val="40"/>
        </w:numPr>
        <w:tabs>
          <w:tab w:val="left" w:pos="4680"/>
        </w:tabs>
        <w:spacing w:after="60" w:line="276" w:lineRule="auto"/>
        <w:ind w:left="1627" w:hanging="907"/>
        <w:contextualSpacing/>
        <w:rPr>
          <w:rFonts w:asciiTheme="minorHAnsi" w:hAnsiTheme="minorHAnsi"/>
        </w:rPr>
      </w:pPr>
      <w:r w:rsidRPr="002E61A0">
        <w:rPr>
          <w:rFonts w:asciiTheme="minorHAnsi" w:hAnsiTheme="minorHAnsi"/>
        </w:rPr>
        <w:t>Material and Surface Finish</w:t>
      </w:r>
      <w:r w:rsidRPr="002E61A0">
        <w:rPr>
          <w:rFonts w:asciiTheme="minorHAnsi" w:hAnsiTheme="minorHAnsi"/>
        </w:rPr>
        <w:tab/>
        <w:t>Identify board material properties.</w:t>
      </w:r>
    </w:p>
    <w:p w14:paraId="2A55B5B5" w14:textId="77777777" w:rsidR="007A1DF5" w:rsidRDefault="00047FC2" w:rsidP="0065756C">
      <w:pPr>
        <w:pStyle w:val="ListParagraph"/>
        <w:numPr>
          <w:ilvl w:val="3"/>
          <w:numId w:val="40"/>
        </w:numPr>
        <w:tabs>
          <w:tab w:val="left" w:pos="4680"/>
        </w:tabs>
        <w:spacing w:after="60" w:line="276" w:lineRule="auto"/>
        <w:ind w:left="1627" w:hanging="907"/>
        <w:contextualSpacing/>
        <w:rPr>
          <w:rFonts w:asciiTheme="minorHAnsi" w:hAnsiTheme="minorHAnsi"/>
        </w:rPr>
      </w:pPr>
      <w:r w:rsidRPr="007A1DF5">
        <w:rPr>
          <w:rFonts w:asciiTheme="minorHAnsi" w:hAnsiTheme="minorHAnsi"/>
        </w:rPr>
        <w:t>Solder Mask and Silk Scree</w:t>
      </w:r>
      <w:r w:rsidR="007A1DF5" w:rsidRPr="007A1DF5">
        <w:rPr>
          <w:rFonts w:asciiTheme="minorHAnsi" w:hAnsiTheme="minorHAnsi"/>
        </w:rPr>
        <w:t>n</w:t>
      </w:r>
      <w:r w:rsidRPr="007A1DF5">
        <w:rPr>
          <w:rFonts w:asciiTheme="minorHAnsi" w:hAnsiTheme="minorHAnsi"/>
        </w:rPr>
        <w:tab/>
        <w:t>Identify surface colors.</w:t>
      </w:r>
    </w:p>
    <w:p w14:paraId="756B26B7" w14:textId="14658CA2" w:rsidR="007A1DF5" w:rsidRDefault="00047FC2" w:rsidP="0065756C">
      <w:pPr>
        <w:pStyle w:val="ListParagraph"/>
        <w:numPr>
          <w:ilvl w:val="3"/>
          <w:numId w:val="40"/>
        </w:numPr>
        <w:tabs>
          <w:tab w:val="left" w:pos="4680"/>
        </w:tabs>
        <w:spacing w:after="60" w:line="276" w:lineRule="auto"/>
        <w:ind w:left="1627" w:hanging="907"/>
        <w:contextualSpacing/>
        <w:rPr>
          <w:rFonts w:asciiTheme="minorHAnsi" w:hAnsiTheme="minorHAnsi"/>
        </w:rPr>
      </w:pPr>
      <w:r w:rsidRPr="007A1DF5">
        <w:rPr>
          <w:rFonts w:asciiTheme="minorHAnsi" w:hAnsiTheme="minorHAnsi"/>
        </w:rPr>
        <w:t>Engineer</w:t>
      </w:r>
      <w:r w:rsidRPr="007A1DF5">
        <w:rPr>
          <w:rFonts w:asciiTheme="minorHAnsi" w:hAnsiTheme="minorHAnsi"/>
        </w:rPr>
        <w:tab/>
        <w:t>Project designer/ Project creator.</w:t>
      </w:r>
    </w:p>
    <w:p w14:paraId="47D08D91" w14:textId="6140955B" w:rsidR="007A1DF5" w:rsidRPr="007A1DF5" w:rsidRDefault="00047FC2" w:rsidP="0065756C">
      <w:pPr>
        <w:pStyle w:val="ListParagraph"/>
        <w:numPr>
          <w:ilvl w:val="3"/>
          <w:numId w:val="40"/>
        </w:numPr>
        <w:tabs>
          <w:tab w:val="left" w:pos="4680"/>
        </w:tabs>
        <w:spacing w:after="60" w:line="276" w:lineRule="auto"/>
        <w:ind w:left="1627" w:hanging="907"/>
        <w:contextualSpacing/>
        <w:rPr>
          <w:rFonts w:asciiTheme="minorHAnsi" w:hAnsiTheme="minorHAnsi"/>
        </w:rPr>
      </w:pPr>
      <w:r w:rsidRPr="007A1DF5">
        <w:rPr>
          <w:rFonts w:asciiTheme="minorHAnsi" w:hAnsiTheme="minorHAnsi"/>
        </w:rPr>
        <w:t>Reviewed</w:t>
      </w:r>
      <w:r w:rsidRPr="007A1DF5">
        <w:rPr>
          <w:rFonts w:asciiTheme="minorHAnsi" w:hAnsiTheme="minorHAnsi"/>
        </w:rPr>
        <w:tab/>
        <w:t xml:space="preserve">Reviews state from </w:t>
      </w:r>
      <w:r w:rsidRPr="007A1DF5">
        <w:rPr>
          <w:rFonts w:asciiTheme="minorHAnsi" w:hAnsiTheme="minorHAnsi"/>
          <w:u w:val="dotted"/>
        </w:rPr>
        <w:t>Senior Engineer</w:t>
      </w:r>
    </w:p>
    <w:p w14:paraId="5919EFB3" w14:textId="4C07AE11" w:rsidR="0008601A" w:rsidRPr="007A1DF5" w:rsidRDefault="00047FC2" w:rsidP="0065756C">
      <w:pPr>
        <w:pStyle w:val="ListParagraph"/>
        <w:numPr>
          <w:ilvl w:val="3"/>
          <w:numId w:val="40"/>
        </w:numPr>
        <w:tabs>
          <w:tab w:val="left" w:pos="4680"/>
        </w:tabs>
        <w:spacing w:after="120" w:line="276" w:lineRule="auto"/>
        <w:ind w:left="1627" w:hanging="907"/>
        <w:contextualSpacing/>
        <w:rPr>
          <w:rFonts w:asciiTheme="minorHAnsi" w:hAnsiTheme="minorHAnsi"/>
        </w:rPr>
      </w:pPr>
      <w:r w:rsidRPr="007A1DF5">
        <w:rPr>
          <w:rFonts w:asciiTheme="minorHAnsi" w:hAnsiTheme="minorHAnsi"/>
        </w:rPr>
        <w:t>Approved</w:t>
      </w:r>
      <w:r w:rsidRPr="007A1DF5">
        <w:rPr>
          <w:rFonts w:asciiTheme="minorHAnsi" w:hAnsiTheme="minorHAnsi"/>
        </w:rPr>
        <w:tab/>
        <w:t xml:space="preserve">Approves by </w:t>
      </w:r>
      <w:r w:rsidRPr="007A1DF5">
        <w:rPr>
          <w:rFonts w:asciiTheme="minorHAnsi" w:hAnsiTheme="minorHAnsi"/>
          <w:u w:val="dotted"/>
        </w:rPr>
        <w:t>Relevant Engineer</w:t>
      </w:r>
    </w:p>
    <w:p w14:paraId="50B13187" w14:textId="35B9068F" w:rsidR="00C73F07" w:rsidRPr="0065756C" w:rsidRDefault="00C73F07" w:rsidP="0065756C">
      <w:pPr>
        <w:pStyle w:val="Heading4"/>
        <w:numPr>
          <w:ilvl w:val="2"/>
          <w:numId w:val="17"/>
        </w:numPr>
        <w:spacing w:before="120"/>
      </w:pPr>
      <w:bookmarkStart w:id="69" w:name="_Toc70421277"/>
      <w:r w:rsidRPr="0065756C">
        <w:rPr>
          <w:rFonts w:asciiTheme="minorHAnsi" w:hAnsiTheme="minorHAnsi" w:cstheme="minorHAnsi"/>
        </w:rPr>
        <w:lastRenderedPageBreak/>
        <w:t>Components Library</w:t>
      </w:r>
      <w:bookmarkEnd w:id="69"/>
    </w:p>
    <w:p w14:paraId="41713DC0" w14:textId="77777777" w:rsidR="0065756C" w:rsidRPr="0065756C" w:rsidRDefault="00C73F07" w:rsidP="003B48AE">
      <w:pPr>
        <w:pStyle w:val="Heading5"/>
        <w:numPr>
          <w:ilvl w:val="3"/>
          <w:numId w:val="17"/>
        </w:numPr>
        <w:spacing w:after="60"/>
        <w:ind w:left="1620" w:hanging="900"/>
        <w:jc w:val="thaiDistribute"/>
        <w:rPr>
          <w:b w:val="0"/>
          <w:bCs w:val="0"/>
        </w:rPr>
      </w:pPr>
      <w:bookmarkStart w:id="70" w:name="_Toc70421278"/>
      <w:r w:rsidRPr="0065756C">
        <w:rPr>
          <w:rFonts w:asciiTheme="minorHAnsi" w:hAnsiTheme="minorHAnsi" w:cstheme="minorHAnsi"/>
          <w:b w:val="0"/>
          <w:bCs w:val="0"/>
        </w:rPr>
        <w:t>Component Parameters</w:t>
      </w:r>
      <w:bookmarkEnd w:id="70"/>
      <w:r w:rsidRPr="0065756C">
        <w:rPr>
          <w:rFonts w:asciiTheme="minorHAnsi" w:hAnsiTheme="minorHAnsi" w:cstheme="minorHAnsi"/>
          <w:b w:val="0"/>
          <w:bCs w:val="0"/>
        </w:rPr>
        <w:t xml:space="preserve"> </w:t>
      </w:r>
    </w:p>
    <w:p w14:paraId="1C4BF7B2" w14:textId="645CD54E" w:rsidR="00C73F07" w:rsidRPr="0065756C" w:rsidRDefault="00C73F07" w:rsidP="0065756C">
      <w:pPr>
        <w:spacing w:after="120"/>
        <w:ind w:left="720"/>
        <w:rPr>
          <w:rFonts w:asciiTheme="minorHAnsi" w:hAnsiTheme="minorHAnsi" w:cs="Angsana New"/>
          <w:color w:val="auto"/>
        </w:rPr>
      </w:pPr>
      <w:r w:rsidRPr="0065756C">
        <w:rPr>
          <w:rFonts w:asciiTheme="minorHAnsi" w:hAnsiTheme="minorHAnsi"/>
        </w:rPr>
        <w:t xml:space="preserve">Design components shall be required parameters </w:t>
      </w:r>
      <w:r w:rsidR="005C521C" w:rsidRPr="0065756C">
        <w:rPr>
          <w:rFonts w:asciiTheme="minorHAnsi" w:hAnsiTheme="minorHAnsi"/>
        </w:rPr>
        <w:t>as</w:t>
      </w:r>
      <w:r w:rsidRPr="0065756C">
        <w:rPr>
          <w:rFonts w:asciiTheme="minorHAnsi" w:hAnsiTheme="minorHAnsi"/>
        </w:rPr>
        <w:t xml:space="preserve"> below table to be </w:t>
      </w:r>
      <w:del w:id="71" w:author="Dr. Kirkpong Kiatpanichagij" w:date="2021-05-27T09:41:00Z">
        <w:r w:rsidRPr="0065756C" w:rsidDel="00822570">
          <w:rPr>
            <w:rFonts w:asciiTheme="minorHAnsi" w:hAnsiTheme="minorHAnsi"/>
          </w:rPr>
          <w:delText>compatible</w:delText>
        </w:r>
        <w:r w:rsidR="005C521C" w:rsidRPr="0065756C" w:rsidDel="00822570">
          <w:rPr>
            <w:rFonts w:asciiTheme="minorHAnsi" w:hAnsiTheme="minorHAnsi"/>
          </w:rPr>
          <w:delText>d</w:delText>
        </w:r>
      </w:del>
      <w:ins w:id="72" w:author="Dr. Kirkpong Kiatpanichagij" w:date="2021-05-27T09:41:00Z">
        <w:r w:rsidR="00822570" w:rsidRPr="0065756C">
          <w:rPr>
            <w:rFonts w:asciiTheme="minorHAnsi" w:hAnsiTheme="minorHAnsi"/>
          </w:rPr>
          <w:t>compatible</w:t>
        </w:r>
      </w:ins>
      <w:r w:rsidRPr="0065756C">
        <w:rPr>
          <w:rFonts w:asciiTheme="minorHAnsi" w:hAnsiTheme="minorHAnsi"/>
        </w:rPr>
        <w:t xml:space="preserve"> for BOM and BOC format but some of them are optional only.</w:t>
      </w:r>
    </w:p>
    <w:tbl>
      <w:tblPr>
        <w:tblStyle w:val="TableGrid"/>
        <w:tblW w:w="9435"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247"/>
        <w:gridCol w:w="1237"/>
        <w:gridCol w:w="1238"/>
        <w:gridCol w:w="1237"/>
        <w:gridCol w:w="1238"/>
        <w:gridCol w:w="1238"/>
      </w:tblGrid>
      <w:tr w:rsidR="001E3E53" w:rsidRPr="00C73F07" w14:paraId="01CCD49B" w14:textId="77777777" w:rsidTr="00CC7B42">
        <w:trPr>
          <w:trHeight w:val="288"/>
          <w:jc w:val="center"/>
        </w:trPr>
        <w:tc>
          <w:tcPr>
            <w:tcW w:w="3247" w:type="dxa"/>
            <w:tcBorders>
              <w:top w:val="single" w:sz="12" w:space="0" w:color="auto"/>
              <w:left w:val="single" w:sz="12" w:space="0" w:color="auto"/>
              <w:bottom w:val="double" w:sz="4" w:space="0" w:color="auto"/>
              <w:right w:val="double" w:sz="4" w:space="0" w:color="auto"/>
            </w:tcBorders>
            <w:vAlign w:val="center"/>
            <w:hideMark/>
          </w:tcPr>
          <w:p w14:paraId="296A2D80" w14:textId="77777777" w:rsidR="00C73F07" w:rsidRPr="00C73F07" w:rsidRDefault="00C73F07" w:rsidP="0065756C">
            <w:pPr>
              <w:jc w:val="center"/>
              <w:rPr>
                <w:rFonts w:asciiTheme="minorHAnsi" w:hAnsiTheme="minorHAnsi"/>
                <w:b/>
                <w:bCs/>
                <w:sz w:val="20"/>
                <w:szCs w:val="20"/>
              </w:rPr>
            </w:pPr>
            <w:r w:rsidRPr="00C73F07">
              <w:rPr>
                <w:rFonts w:asciiTheme="minorHAnsi" w:hAnsiTheme="minorHAnsi"/>
                <w:b/>
                <w:bCs/>
                <w:sz w:val="20"/>
                <w:szCs w:val="20"/>
              </w:rPr>
              <w:t>Parameters</w:t>
            </w:r>
          </w:p>
        </w:tc>
        <w:tc>
          <w:tcPr>
            <w:tcW w:w="1237" w:type="dxa"/>
            <w:tcBorders>
              <w:top w:val="single" w:sz="12" w:space="0" w:color="auto"/>
              <w:left w:val="double" w:sz="4" w:space="0" w:color="auto"/>
              <w:bottom w:val="double" w:sz="4" w:space="0" w:color="auto"/>
              <w:right w:val="single" w:sz="4" w:space="0" w:color="auto"/>
            </w:tcBorders>
            <w:vAlign w:val="center"/>
            <w:hideMark/>
          </w:tcPr>
          <w:p w14:paraId="69604610" w14:textId="77777777" w:rsidR="00C73F07" w:rsidRPr="00C73F07" w:rsidRDefault="00C73F07" w:rsidP="0065756C">
            <w:pPr>
              <w:jc w:val="center"/>
              <w:rPr>
                <w:rFonts w:asciiTheme="minorHAnsi" w:hAnsiTheme="minorHAnsi"/>
                <w:b/>
                <w:bCs/>
                <w:sz w:val="20"/>
                <w:szCs w:val="20"/>
              </w:rPr>
            </w:pPr>
            <w:r w:rsidRPr="00C73F07">
              <w:rPr>
                <w:rFonts w:asciiTheme="minorHAnsi" w:hAnsiTheme="minorHAnsi"/>
                <w:b/>
                <w:bCs/>
                <w:sz w:val="20"/>
                <w:szCs w:val="20"/>
              </w:rPr>
              <w:t>Design</w:t>
            </w:r>
          </w:p>
        </w:tc>
        <w:tc>
          <w:tcPr>
            <w:tcW w:w="1238" w:type="dxa"/>
            <w:tcBorders>
              <w:top w:val="single" w:sz="12" w:space="0" w:color="auto"/>
              <w:left w:val="single" w:sz="4" w:space="0" w:color="auto"/>
              <w:bottom w:val="double" w:sz="4" w:space="0" w:color="auto"/>
              <w:right w:val="single" w:sz="4" w:space="0" w:color="auto"/>
            </w:tcBorders>
            <w:vAlign w:val="center"/>
            <w:hideMark/>
          </w:tcPr>
          <w:p w14:paraId="2D6CC75A" w14:textId="77777777" w:rsidR="00C73F07" w:rsidRPr="00C73F07" w:rsidRDefault="00C73F07" w:rsidP="0065756C">
            <w:pPr>
              <w:jc w:val="center"/>
              <w:rPr>
                <w:rFonts w:asciiTheme="minorHAnsi" w:hAnsiTheme="minorHAnsi"/>
                <w:b/>
                <w:bCs/>
                <w:sz w:val="20"/>
                <w:szCs w:val="20"/>
              </w:rPr>
            </w:pPr>
            <w:r w:rsidRPr="00C73F07">
              <w:rPr>
                <w:rFonts w:asciiTheme="minorHAnsi" w:hAnsiTheme="minorHAnsi"/>
                <w:b/>
                <w:bCs/>
                <w:sz w:val="20"/>
                <w:szCs w:val="20"/>
              </w:rPr>
              <w:t>Part Choice</w:t>
            </w:r>
          </w:p>
        </w:tc>
        <w:tc>
          <w:tcPr>
            <w:tcW w:w="1237" w:type="dxa"/>
            <w:tcBorders>
              <w:top w:val="single" w:sz="12" w:space="0" w:color="auto"/>
              <w:left w:val="single" w:sz="4" w:space="0" w:color="auto"/>
              <w:bottom w:val="double" w:sz="4" w:space="0" w:color="auto"/>
              <w:right w:val="single" w:sz="12" w:space="0" w:color="auto"/>
            </w:tcBorders>
            <w:vAlign w:val="center"/>
            <w:hideMark/>
          </w:tcPr>
          <w:p w14:paraId="4128A4FB" w14:textId="77777777" w:rsidR="00C73F07" w:rsidRPr="00C73F07" w:rsidRDefault="00C73F07" w:rsidP="0065756C">
            <w:pPr>
              <w:jc w:val="center"/>
              <w:rPr>
                <w:rFonts w:asciiTheme="minorHAnsi" w:hAnsiTheme="minorHAnsi"/>
                <w:b/>
                <w:bCs/>
                <w:sz w:val="20"/>
                <w:szCs w:val="20"/>
              </w:rPr>
            </w:pPr>
            <w:r w:rsidRPr="00C73F07">
              <w:rPr>
                <w:rFonts w:asciiTheme="minorHAnsi" w:hAnsiTheme="minorHAnsi"/>
                <w:b/>
                <w:bCs/>
                <w:sz w:val="20"/>
                <w:szCs w:val="20"/>
              </w:rPr>
              <w:t>User</w:t>
            </w:r>
          </w:p>
        </w:tc>
        <w:tc>
          <w:tcPr>
            <w:tcW w:w="1238" w:type="dxa"/>
            <w:tcBorders>
              <w:top w:val="single" w:sz="12" w:space="0" w:color="auto"/>
              <w:left w:val="single" w:sz="12" w:space="0" w:color="auto"/>
              <w:bottom w:val="double" w:sz="4" w:space="0" w:color="auto"/>
              <w:right w:val="single" w:sz="4" w:space="0" w:color="auto"/>
            </w:tcBorders>
            <w:vAlign w:val="center"/>
            <w:hideMark/>
          </w:tcPr>
          <w:p w14:paraId="4F4E107E" w14:textId="77777777" w:rsidR="00C73F07" w:rsidRPr="00C73F07" w:rsidRDefault="00C73F07" w:rsidP="0065756C">
            <w:pPr>
              <w:jc w:val="center"/>
              <w:rPr>
                <w:rFonts w:asciiTheme="minorHAnsi" w:hAnsiTheme="minorHAnsi"/>
                <w:b/>
                <w:bCs/>
                <w:sz w:val="20"/>
                <w:szCs w:val="20"/>
              </w:rPr>
            </w:pPr>
            <w:r w:rsidRPr="00C73F07">
              <w:rPr>
                <w:rFonts w:asciiTheme="minorHAnsi" w:hAnsiTheme="minorHAnsi"/>
                <w:b/>
                <w:bCs/>
                <w:sz w:val="20"/>
                <w:szCs w:val="20"/>
              </w:rPr>
              <w:t>Required</w:t>
            </w:r>
          </w:p>
        </w:tc>
        <w:tc>
          <w:tcPr>
            <w:tcW w:w="1238" w:type="dxa"/>
            <w:tcBorders>
              <w:top w:val="single" w:sz="12" w:space="0" w:color="auto"/>
              <w:left w:val="single" w:sz="4" w:space="0" w:color="auto"/>
              <w:bottom w:val="double" w:sz="4" w:space="0" w:color="auto"/>
              <w:right w:val="single" w:sz="12" w:space="0" w:color="auto"/>
            </w:tcBorders>
            <w:vAlign w:val="center"/>
            <w:hideMark/>
          </w:tcPr>
          <w:p w14:paraId="00DB8D6A" w14:textId="77777777" w:rsidR="00C73F07" w:rsidRPr="00C73F07" w:rsidRDefault="00C73F07" w:rsidP="0065756C">
            <w:pPr>
              <w:jc w:val="center"/>
              <w:rPr>
                <w:rFonts w:asciiTheme="minorHAnsi" w:hAnsiTheme="minorHAnsi"/>
                <w:b/>
                <w:bCs/>
                <w:sz w:val="20"/>
                <w:szCs w:val="20"/>
              </w:rPr>
            </w:pPr>
            <w:r w:rsidRPr="00C73F07">
              <w:rPr>
                <w:rFonts w:asciiTheme="minorHAnsi" w:hAnsiTheme="minorHAnsi"/>
                <w:b/>
                <w:bCs/>
                <w:sz w:val="20"/>
                <w:szCs w:val="20"/>
              </w:rPr>
              <w:t>Optional</w:t>
            </w:r>
          </w:p>
        </w:tc>
      </w:tr>
      <w:tr w:rsidR="001E3E53" w:rsidRPr="00C73F07" w14:paraId="38C6A21D" w14:textId="77777777" w:rsidTr="00CC7B42">
        <w:trPr>
          <w:trHeight w:val="288"/>
          <w:jc w:val="center"/>
        </w:trPr>
        <w:tc>
          <w:tcPr>
            <w:tcW w:w="3247" w:type="dxa"/>
            <w:tcBorders>
              <w:top w:val="double" w:sz="4" w:space="0" w:color="auto"/>
              <w:left w:val="single" w:sz="12" w:space="0" w:color="auto"/>
              <w:bottom w:val="single" w:sz="4" w:space="0" w:color="auto"/>
              <w:right w:val="double" w:sz="4" w:space="0" w:color="auto"/>
            </w:tcBorders>
            <w:vAlign w:val="center"/>
            <w:hideMark/>
          </w:tcPr>
          <w:p w14:paraId="2A050186"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Description</w:t>
            </w:r>
          </w:p>
        </w:tc>
        <w:tc>
          <w:tcPr>
            <w:tcW w:w="1237" w:type="dxa"/>
            <w:tcBorders>
              <w:top w:val="double" w:sz="4" w:space="0" w:color="auto"/>
              <w:left w:val="double" w:sz="4" w:space="0" w:color="auto"/>
              <w:bottom w:val="single" w:sz="4" w:space="0" w:color="auto"/>
              <w:right w:val="single" w:sz="4" w:space="0" w:color="auto"/>
            </w:tcBorders>
            <w:vAlign w:val="center"/>
            <w:hideMark/>
          </w:tcPr>
          <w:p w14:paraId="1D182E09" w14:textId="01ED2182" w:rsidR="00050B6C" w:rsidRPr="00C73F07" w:rsidRDefault="00050B6C" w:rsidP="0065756C">
            <w:pPr>
              <w:jc w:val="center"/>
              <w:rPr>
                <w:rFonts w:asciiTheme="minorHAnsi" w:eastAsia="Wingdings 2" w:hAnsiTheme="minorHAnsi" w:cs="Wingdings 2"/>
                <w:sz w:val="20"/>
                <w:szCs w:val="20"/>
              </w:rPr>
            </w:pPr>
            <w:r w:rsidRPr="0079616C">
              <w:rPr>
                <w:rFonts w:ascii="Wingdings 2" w:eastAsia="Wingdings 2" w:hAnsi="Wingdings 2" w:cs="Wingdings 2"/>
                <w:sz w:val="20"/>
                <w:szCs w:val="20"/>
              </w:rPr>
              <w:t>P</w:t>
            </w:r>
          </w:p>
        </w:tc>
        <w:tc>
          <w:tcPr>
            <w:tcW w:w="1238" w:type="dxa"/>
            <w:tcBorders>
              <w:top w:val="double" w:sz="4" w:space="0" w:color="auto"/>
              <w:left w:val="single" w:sz="4" w:space="0" w:color="auto"/>
              <w:bottom w:val="single" w:sz="4" w:space="0" w:color="auto"/>
              <w:right w:val="single" w:sz="4" w:space="0" w:color="auto"/>
            </w:tcBorders>
            <w:vAlign w:val="center"/>
          </w:tcPr>
          <w:p w14:paraId="43AACAE0" w14:textId="77777777" w:rsidR="00050B6C" w:rsidRPr="00C73F07" w:rsidRDefault="00050B6C" w:rsidP="0065756C">
            <w:pPr>
              <w:jc w:val="center"/>
              <w:rPr>
                <w:rFonts w:asciiTheme="minorHAnsi" w:eastAsiaTheme="minorHAnsi" w:hAnsiTheme="minorHAnsi" w:cstheme="minorBidi"/>
                <w:sz w:val="20"/>
                <w:szCs w:val="20"/>
              </w:rPr>
            </w:pPr>
          </w:p>
        </w:tc>
        <w:tc>
          <w:tcPr>
            <w:tcW w:w="1237" w:type="dxa"/>
            <w:tcBorders>
              <w:top w:val="double" w:sz="4" w:space="0" w:color="auto"/>
              <w:left w:val="single" w:sz="4" w:space="0" w:color="auto"/>
              <w:bottom w:val="single" w:sz="4" w:space="0" w:color="auto"/>
              <w:right w:val="single" w:sz="12" w:space="0" w:color="auto"/>
            </w:tcBorders>
            <w:vAlign w:val="center"/>
          </w:tcPr>
          <w:p w14:paraId="0A35CD08" w14:textId="77777777" w:rsidR="00050B6C" w:rsidRPr="00C73F07" w:rsidRDefault="00050B6C" w:rsidP="0065756C">
            <w:pPr>
              <w:jc w:val="center"/>
              <w:rPr>
                <w:rFonts w:asciiTheme="minorHAnsi" w:hAnsiTheme="minorHAnsi"/>
                <w:sz w:val="20"/>
                <w:szCs w:val="20"/>
              </w:rPr>
            </w:pPr>
          </w:p>
        </w:tc>
        <w:tc>
          <w:tcPr>
            <w:tcW w:w="1238" w:type="dxa"/>
            <w:tcBorders>
              <w:top w:val="double" w:sz="4" w:space="0" w:color="auto"/>
              <w:left w:val="single" w:sz="12" w:space="0" w:color="auto"/>
              <w:bottom w:val="single" w:sz="4" w:space="0" w:color="auto"/>
              <w:right w:val="single" w:sz="4" w:space="0" w:color="auto"/>
            </w:tcBorders>
            <w:vAlign w:val="center"/>
            <w:hideMark/>
          </w:tcPr>
          <w:p w14:paraId="4D075903" w14:textId="735C5E39" w:rsidR="00050B6C" w:rsidRPr="00C73F07" w:rsidRDefault="00050B6C" w:rsidP="0065756C">
            <w:pPr>
              <w:jc w:val="center"/>
              <w:rPr>
                <w:rFonts w:asciiTheme="minorHAnsi" w:eastAsia="Wingdings 2" w:hAnsiTheme="minorHAnsi" w:cs="Wingdings 2"/>
                <w:sz w:val="20"/>
                <w:szCs w:val="20"/>
              </w:rPr>
            </w:pPr>
            <w:r w:rsidRPr="00D579DA">
              <w:rPr>
                <w:rFonts w:ascii="Wingdings 2" w:eastAsia="Wingdings 2" w:hAnsi="Wingdings 2" w:cs="Wingdings 2"/>
                <w:sz w:val="20"/>
                <w:szCs w:val="20"/>
              </w:rPr>
              <w:t>P</w:t>
            </w:r>
          </w:p>
        </w:tc>
        <w:tc>
          <w:tcPr>
            <w:tcW w:w="1238" w:type="dxa"/>
            <w:tcBorders>
              <w:top w:val="double" w:sz="4" w:space="0" w:color="auto"/>
              <w:left w:val="single" w:sz="4" w:space="0" w:color="auto"/>
              <w:bottom w:val="single" w:sz="4" w:space="0" w:color="auto"/>
              <w:right w:val="single" w:sz="12" w:space="0" w:color="auto"/>
            </w:tcBorders>
            <w:vAlign w:val="center"/>
          </w:tcPr>
          <w:p w14:paraId="2DEEAF44" w14:textId="77777777" w:rsidR="00050B6C" w:rsidRPr="00C73F07" w:rsidRDefault="00050B6C" w:rsidP="0065756C">
            <w:pPr>
              <w:jc w:val="center"/>
              <w:rPr>
                <w:rFonts w:asciiTheme="minorHAnsi" w:eastAsiaTheme="minorHAnsi" w:hAnsiTheme="minorHAnsi" w:cstheme="minorBidi"/>
                <w:sz w:val="20"/>
                <w:szCs w:val="20"/>
              </w:rPr>
            </w:pPr>
          </w:p>
        </w:tc>
      </w:tr>
      <w:tr w:rsidR="001E3E53" w:rsidRPr="00C73F07" w14:paraId="381812FD"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37460748"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Designator</w:t>
            </w:r>
          </w:p>
        </w:tc>
        <w:tc>
          <w:tcPr>
            <w:tcW w:w="1237" w:type="dxa"/>
            <w:tcBorders>
              <w:top w:val="single" w:sz="4" w:space="0" w:color="auto"/>
              <w:left w:val="double" w:sz="4" w:space="0" w:color="auto"/>
              <w:bottom w:val="single" w:sz="4" w:space="0" w:color="auto"/>
              <w:right w:val="single" w:sz="4" w:space="0" w:color="auto"/>
            </w:tcBorders>
            <w:vAlign w:val="center"/>
            <w:hideMark/>
          </w:tcPr>
          <w:p w14:paraId="14921958" w14:textId="71D37792" w:rsidR="00050B6C" w:rsidRPr="00C73F07" w:rsidRDefault="00050B6C" w:rsidP="0065756C">
            <w:pPr>
              <w:jc w:val="center"/>
              <w:rPr>
                <w:rFonts w:asciiTheme="minorHAnsi" w:hAnsiTheme="minorHAnsi"/>
                <w:sz w:val="20"/>
                <w:szCs w:val="20"/>
              </w:rPr>
            </w:pPr>
            <w:r w:rsidRPr="0079616C">
              <w:rPr>
                <w:rFonts w:ascii="Wingdings 2" w:eastAsia="Wingdings 2" w:hAnsi="Wingdings 2" w:cs="Wingdings 2"/>
                <w:sz w:val="20"/>
                <w:szCs w:val="20"/>
              </w:rPr>
              <w:t>P</w:t>
            </w:r>
          </w:p>
        </w:tc>
        <w:tc>
          <w:tcPr>
            <w:tcW w:w="1238" w:type="dxa"/>
            <w:tcBorders>
              <w:top w:val="single" w:sz="4" w:space="0" w:color="auto"/>
              <w:left w:val="single" w:sz="4" w:space="0" w:color="auto"/>
              <w:bottom w:val="single" w:sz="4" w:space="0" w:color="auto"/>
              <w:right w:val="single" w:sz="4" w:space="0" w:color="auto"/>
            </w:tcBorders>
            <w:vAlign w:val="center"/>
          </w:tcPr>
          <w:p w14:paraId="43E303AF" w14:textId="77777777" w:rsidR="00050B6C" w:rsidRPr="00C73F07" w:rsidRDefault="00050B6C" w:rsidP="0065756C">
            <w:pPr>
              <w:jc w:val="center"/>
              <w:rPr>
                <w:rFonts w:asciiTheme="minorHAnsi" w:hAnsiTheme="minorHAnsi"/>
                <w:sz w:val="20"/>
                <w:szCs w:val="20"/>
              </w:rPr>
            </w:pPr>
          </w:p>
        </w:tc>
        <w:tc>
          <w:tcPr>
            <w:tcW w:w="1237" w:type="dxa"/>
            <w:tcBorders>
              <w:top w:val="single" w:sz="4" w:space="0" w:color="auto"/>
              <w:left w:val="single" w:sz="4" w:space="0" w:color="auto"/>
              <w:bottom w:val="single" w:sz="4" w:space="0" w:color="auto"/>
              <w:right w:val="single" w:sz="12" w:space="0" w:color="auto"/>
            </w:tcBorders>
            <w:vAlign w:val="center"/>
          </w:tcPr>
          <w:p w14:paraId="77112BAF"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12" w:space="0" w:color="auto"/>
              <w:bottom w:val="single" w:sz="4" w:space="0" w:color="auto"/>
              <w:right w:val="single" w:sz="4" w:space="0" w:color="auto"/>
            </w:tcBorders>
            <w:vAlign w:val="center"/>
            <w:hideMark/>
          </w:tcPr>
          <w:p w14:paraId="68C5D3FB" w14:textId="0A39FA1A" w:rsidR="00050B6C" w:rsidRPr="00C73F07" w:rsidRDefault="00050B6C" w:rsidP="0065756C">
            <w:pPr>
              <w:jc w:val="center"/>
              <w:rPr>
                <w:rFonts w:asciiTheme="minorHAnsi" w:hAnsiTheme="minorHAnsi"/>
                <w:sz w:val="20"/>
                <w:szCs w:val="20"/>
              </w:rPr>
            </w:pPr>
            <w:r w:rsidRPr="00D579DA">
              <w:rPr>
                <w:rFonts w:ascii="Wingdings 2" w:eastAsia="Wingdings 2" w:hAnsi="Wingdings 2" w:cs="Wingdings 2"/>
                <w:sz w:val="20"/>
                <w:szCs w:val="20"/>
              </w:rPr>
              <w:t>P</w:t>
            </w:r>
          </w:p>
        </w:tc>
        <w:tc>
          <w:tcPr>
            <w:tcW w:w="1238" w:type="dxa"/>
            <w:tcBorders>
              <w:top w:val="single" w:sz="4" w:space="0" w:color="auto"/>
              <w:left w:val="single" w:sz="4" w:space="0" w:color="auto"/>
              <w:bottom w:val="single" w:sz="4" w:space="0" w:color="auto"/>
              <w:right w:val="single" w:sz="12" w:space="0" w:color="auto"/>
            </w:tcBorders>
            <w:vAlign w:val="center"/>
          </w:tcPr>
          <w:p w14:paraId="08622452" w14:textId="77777777" w:rsidR="00050B6C" w:rsidRPr="00C73F07" w:rsidRDefault="00050B6C" w:rsidP="0065756C">
            <w:pPr>
              <w:jc w:val="center"/>
              <w:rPr>
                <w:rFonts w:asciiTheme="minorHAnsi" w:hAnsiTheme="minorHAnsi"/>
                <w:sz w:val="20"/>
                <w:szCs w:val="20"/>
              </w:rPr>
            </w:pPr>
          </w:p>
        </w:tc>
      </w:tr>
      <w:tr w:rsidR="001E3E53" w:rsidRPr="00C73F07" w14:paraId="0232F127"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0E9D4C67"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Quantity</w:t>
            </w:r>
          </w:p>
        </w:tc>
        <w:tc>
          <w:tcPr>
            <w:tcW w:w="1237" w:type="dxa"/>
            <w:tcBorders>
              <w:top w:val="single" w:sz="4" w:space="0" w:color="auto"/>
              <w:left w:val="double" w:sz="4" w:space="0" w:color="auto"/>
              <w:bottom w:val="single" w:sz="4" w:space="0" w:color="auto"/>
              <w:right w:val="single" w:sz="4" w:space="0" w:color="auto"/>
            </w:tcBorders>
            <w:vAlign w:val="center"/>
            <w:hideMark/>
          </w:tcPr>
          <w:p w14:paraId="4388D2C0" w14:textId="6698C1F0" w:rsidR="00050B6C" w:rsidRPr="00C73F07" w:rsidRDefault="00050B6C" w:rsidP="0065756C">
            <w:pPr>
              <w:jc w:val="center"/>
              <w:rPr>
                <w:rFonts w:asciiTheme="minorHAnsi" w:hAnsiTheme="minorHAnsi"/>
                <w:sz w:val="20"/>
                <w:szCs w:val="20"/>
              </w:rPr>
            </w:pPr>
            <w:r w:rsidRPr="0079616C">
              <w:rPr>
                <w:rFonts w:ascii="Wingdings 2" w:eastAsia="Wingdings 2" w:hAnsi="Wingdings 2" w:cs="Wingdings 2"/>
                <w:sz w:val="20"/>
                <w:szCs w:val="20"/>
              </w:rPr>
              <w:t>P</w:t>
            </w:r>
          </w:p>
        </w:tc>
        <w:tc>
          <w:tcPr>
            <w:tcW w:w="1238" w:type="dxa"/>
            <w:tcBorders>
              <w:top w:val="single" w:sz="4" w:space="0" w:color="auto"/>
              <w:left w:val="single" w:sz="4" w:space="0" w:color="auto"/>
              <w:bottom w:val="single" w:sz="4" w:space="0" w:color="auto"/>
              <w:right w:val="single" w:sz="4" w:space="0" w:color="auto"/>
            </w:tcBorders>
            <w:vAlign w:val="center"/>
          </w:tcPr>
          <w:p w14:paraId="7309E697" w14:textId="77777777" w:rsidR="00050B6C" w:rsidRPr="00C73F07" w:rsidRDefault="00050B6C" w:rsidP="0065756C">
            <w:pPr>
              <w:jc w:val="center"/>
              <w:rPr>
                <w:rFonts w:asciiTheme="minorHAnsi" w:hAnsiTheme="minorHAnsi"/>
                <w:sz w:val="20"/>
                <w:szCs w:val="20"/>
              </w:rPr>
            </w:pPr>
          </w:p>
        </w:tc>
        <w:tc>
          <w:tcPr>
            <w:tcW w:w="1237" w:type="dxa"/>
            <w:tcBorders>
              <w:top w:val="single" w:sz="4" w:space="0" w:color="auto"/>
              <w:left w:val="single" w:sz="4" w:space="0" w:color="auto"/>
              <w:bottom w:val="single" w:sz="4" w:space="0" w:color="auto"/>
              <w:right w:val="single" w:sz="12" w:space="0" w:color="auto"/>
            </w:tcBorders>
            <w:vAlign w:val="center"/>
          </w:tcPr>
          <w:p w14:paraId="5DE01CB3"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12" w:space="0" w:color="auto"/>
              <w:bottom w:val="single" w:sz="4" w:space="0" w:color="auto"/>
              <w:right w:val="single" w:sz="4" w:space="0" w:color="auto"/>
            </w:tcBorders>
            <w:vAlign w:val="center"/>
            <w:hideMark/>
          </w:tcPr>
          <w:p w14:paraId="79B9E3F4" w14:textId="4511EC8C" w:rsidR="00050B6C" w:rsidRPr="00C73F07" w:rsidRDefault="00050B6C" w:rsidP="0065756C">
            <w:pPr>
              <w:jc w:val="center"/>
              <w:rPr>
                <w:rFonts w:asciiTheme="minorHAnsi" w:hAnsiTheme="minorHAnsi"/>
                <w:sz w:val="20"/>
                <w:szCs w:val="20"/>
              </w:rPr>
            </w:pPr>
            <w:r w:rsidRPr="00D579DA">
              <w:rPr>
                <w:rFonts w:ascii="Wingdings 2" w:eastAsia="Wingdings 2" w:hAnsi="Wingdings 2" w:cs="Wingdings 2"/>
                <w:sz w:val="20"/>
                <w:szCs w:val="20"/>
              </w:rPr>
              <w:t>P</w:t>
            </w:r>
          </w:p>
        </w:tc>
        <w:tc>
          <w:tcPr>
            <w:tcW w:w="1238" w:type="dxa"/>
            <w:tcBorders>
              <w:top w:val="single" w:sz="4" w:space="0" w:color="auto"/>
              <w:left w:val="single" w:sz="4" w:space="0" w:color="auto"/>
              <w:bottom w:val="single" w:sz="4" w:space="0" w:color="auto"/>
              <w:right w:val="single" w:sz="12" w:space="0" w:color="auto"/>
            </w:tcBorders>
            <w:vAlign w:val="center"/>
          </w:tcPr>
          <w:p w14:paraId="6B6AFB2E" w14:textId="77777777" w:rsidR="00050B6C" w:rsidRPr="00C73F07" w:rsidRDefault="00050B6C" w:rsidP="0065756C">
            <w:pPr>
              <w:jc w:val="center"/>
              <w:rPr>
                <w:rFonts w:asciiTheme="minorHAnsi" w:hAnsiTheme="minorHAnsi"/>
                <w:sz w:val="20"/>
                <w:szCs w:val="20"/>
              </w:rPr>
            </w:pPr>
          </w:p>
        </w:tc>
      </w:tr>
      <w:tr w:rsidR="001E3E53" w:rsidRPr="00C73F07" w14:paraId="22747717"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775A05C2" w14:textId="77777777" w:rsidR="00C73F07" w:rsidRPr="00C73F07" w:rsidRDefault="00C73F07" w:rsidP="0065756C">
            <w:pPr>
              <w:pStyle w:val="ListParagraph"/>
              <w:numPr>
                <w:ilvl w:val="0"/>
                <w:numId w:val="13"/>
              </w:numPr>
              <w:ind w:left="504"/>
              <w:contextualSpacing/>
              <w:rPr>
                <w:rFonts w:asciiTheme="minorHAnsi" w:hAnsiTheme="minorHAnsi"/>
                <w:b/>
                <w:bCs/>
                <w:sz w:val="20"/>
                <w:szCs w:val="20"/>
              </w:rPr>
            </w:pPr>
            <w:r w:rsidRPr="00C73F07">
              <w:rPr>
                <w:rFonts w:asciiTheme="minorHAnsi" w:hAnsiTheme="minorHAnsi"/>
                <w:sz w:val="20"/>
                <w:szCs w:val="20"/>
              </w:rPr>
              <w:t>Manufacturer 1 URL</w:t>
            </w:r>
          </w:p>
        </w:tc>
        <w:tc>
          <w:tcPr>
            <w:tcW w:w="1237" w:type="dxa"/>
            <w:tcBorders>
              <w:top w:val="single" w:sz="4" w:space="0" w:color="auto"/>
              <w:left w:val="double" w:sz="4" w:space="0" w:color="auto"/>
              <w:bottom w:val="single" w:sz="4" w:space="0" w:color="auto"/>
              <w:right w:val="single" w:sz="4" w:space="0" w:color="auto"/>
            </w:tcBorders>
            <w:vAlign w:val="center"/>
          </w:tcPr>
          <w:p w14:paraId="539BE434" w14:textId="77777777" w:rsidR="00C73F07" w:rsidRPr="00C73F07" w:rsidRDefault="00C73F07" w:rsidP="0065756C">
            <w:pPr>
              <w:jc w:val="center"/>
              <w:rPr>
                <w:rFonts w:asciiTheme="minorHAnsi" w:hAnsiTheme="minorHAnsi"/>
                <w:b/>
                <w:bCs/>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tcPr>
          <w:p w14:paraId="1E8E920F" w14:textId="77777777" w:rsidR="00C73F07" w:rsidRPr="00C73F07" w:rsidRDefault="00C73F07" w:rsidP="0065756C">
            <w:pPr>
              <w:jc w:val="center"/>
              <w:rPr>
                <w:rFonts w:asciiTheme="minorHAnsi" w:eastAsia="Wingdings 2" w:hAnsiTheme="minorHAnsi" w:cs="Wingdings 2"/>
                <w:b/>
                <w:bCs/>
                <w:sz w:val="20"/>
                <w:szCs w:val="20"/>
              </w:rPr>
            </w:pPr>
          </w:p>
        </w:tc>
        <w:tc>
          <w:tcPr>
            <w:tcW w:w="1237" w:type="dxa"/>
            <w:tcBorders>
              <w:top w:val="single" w:sz="4" w:space="0" w:color="auto"/>
              <w:left w:val="single" w:sz="4" w:space="0" w:color="auto"/>
              <w:bottom w:val="single" w:sz="4" w:space="0" w:color="auto"/>
              <w:right w:val="single" w:sz="12" w:space="0" w:color="auto"/>
            </w:tcBorders>
            <w:vAlign w:val="center"/>
            <w:hideMark/>
          </w:tcPr>
          <w:p w14:paraId="5E8603E4" w14:textId="67E19915" w:rsidR="00C73F07" w:rsidRPr="00C73F07" w:rsidRDefault="00050B6C" w:rsidP="0065756C">
            <w:pPr>
              <w:jc w:val="center"/>
              <w:rPr>
                <w:rFonts w:asciiTheme="minorHAnsi" w:eastAsiaTheme="minorHAnsi" w:hAnsiTheme="minorHAnsi" w:cstheme="minorBidi"/>
                <w:b/>
                <w:bCs/>
                <w:sz w:val="20"/>
                <w:szCs w:val="20"/>
              </w:rPr>
            </w:pPr>
            <w:r>
              <w:rPr>
                <w:rFonts w:ascii="Wingdings 2" w:eastAsia="Wingdings 2" w:hAnsi="Wingdings 2" w:cs="Wingdings 2"/>
                <w:sz w:val="20"/>
                <w:szCs w:val="20"/>
              </w:rPr>
              <w:t>P</w:t>
            </w:r>
          </w:p>
        </w:tc>
        <w:tc>
          <w:tcPr>
            <w:tcW w:w="1238" w:type="dxa"/>
            <w:tcBorders>
              <w:top w:val="single" w:sz="4" w:space="0" w:color="auto"/>
              <w:left w:val="single" w:sz="12" w:space="0" w:color="auto"/>
              <w:bottom w:val="single" w:sz="4" w:space="0" w:color="auto"/>
              <w:right w:val="single" w:sz="4" w:space="0" w:color="auto"/>
            </w:tcBorders>
            <w:vAlign w:val="center"/>
          </w:tcPr>
          <w:p w14:paraId="565035BE" w14:textId="77777777" w:rsidR="00C73F07" w:rsidRPr="00C73F07" w:rsidRDefault="00C73F07" w:rsidP="0065756C">
            <w:pPr>
              <w:jc w:val="center"/>
              <w:rPr>
                <w:rFonts w:asciiTheme="minorHAnsi" w:eastAsia="Wingdings 2" w:hAnsiTheme="minorHAnsi" w:cs="Wingdings 2"/>
                <w:b/>
                <w:bCs/>
                <w:sz w:val="20"/>
                <w:szCs w:val="20"/>
              </w:rPr>
            </w:pPr>
          </w:p>
        </w:tc>
        <w:tc>
          <w:tcPr>
            <w:tcW w:w="1238" w:type="dxa"/>
            <w:tcBorders>
              <w:top w:val="single" w:sz="4" w:space="0" w:color="auto"/>
              <w:left w:val="single" w:sz="4" w:space="0" w:color="auto"/>
              <w:bottom w:val="single" w:sz="4" w:space="0" w:color="auto"/>
              <w:right w:val="single" w:sz="12" w:space="0" w:color="auto"/>
            </w:tcBorders>
            <w:vAlign w:val="center"/>
            <w:hideMark/>
          </w:tcPr>
          <w:p w14:paraId="5E2A93C9" w14:textId="7AB90F8E" w:rsidR="00C73F07" w:rsidRPr="00C73F07" w:rsidRDefault="00050B6C" w:rsidP="0065756C">
            <w:pPr>
              <w:jc w:val="center"/>
              <w:rPr>
                <w:rFonts w:asciiTheme="minorHAnsi" w:eastAsiaTheme="minorHAnsi" w:hAnsiTheme="minorHAnsi" w:cstheme="minorBidi"/>
                <w:b/>
                <w:bCs/>
                <w:sz w:val="20"/>
                <w:szCs w:val="20"/>
              </w:rPr>
            </w:pPr>
            <w:r>
              <w:rPr>
                <w:rFonts w:ascii="Wingdings 2" w:eastAsia="Wingdings 2" w:hAnsi="Wingdings 2" w:cs="Wingdings 2"/>
                <w:sz w:val="20"/>
                <w:szCs w:val="20"/>
              </w:rPr>
              <w:t>P</w:t>
            </w:r>
          </w:p>
        </w:tc>
      </w:tr>
      <w:tr w:rsidR="001E3E53" w:rsidRPr="00C73F07" w14:paraId="260C549E"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69096480"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Manufacturer 1</w:t>
            </w:r>
          </w:p>
        </w:tc>
        <w:tc>
          <w:tcPr>
            <w:tcW w:w="1237" w:type="dxa"/>
            <w:tcBorders>
              <w:top w:val="single" w:sz="4" w:space="0" w:color="auto"/>
              <w:left w:val="double" w:sz="4" w:space="0" w:color="auto"/>
              <w:bottom w:val="single" w:sz="4" w:space="0" w:color="auto"/>
              <w:right w:val="single" w:sz="4" w:space="0" w:color="auto"/>
            </w:tcBorders>
            <w:vAlign w:val="center"/>
          </w:tcPr>
          <w:p w14:paraId="286176B7"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hideMark/>
          </w:tcPr>
          <w:p w14:paraId="3E1419C1" w14:textId="3FB4EE96" w:rsidR="00050B6C" w:rsidRPr="00C73F07" w:rsidRDefault="00050B6C" w:rsidP="0065756C">
            <w:pPr>
              <w:jc w:val="center"/>
              <w:rPr>
                <w:rFonts w:asciiTheme="minorHAnsi" w:hAnsiTheme="minorHAnsi"/>
                <w:sz w:val="20"/>
                <w:szCs w:val="20"/>
              </w:rPr>
            </w:pPr>
            <w:r w:rsidRPr="00EF32AA">
              <w:rPr>
                <w:rFonts w:ascii="Wingdings 2" w:eastAsia="Wingdings 2" w:hAnsi="Wingdings 2" w:cs="Wingdings 2"/>
                <w:sz w:val="20"/>
                <w:szCs w:val="20"/>
              </w:rPr>
              <w:t>P</w:t>
            </w:r>
          </w:p>
        </w:tc>
        <w:tc>
          <w:tcPr>
            <w:tcW w:w="1237" w:type="dxa"/>
            <w:tcBorders>
              <w:top w:val="single" w:sz="4" w:space="0" w:color="auto"/>
              <w:left w:val="single" w:sz="4" w:space="0" w:color="auto"/>
              <w:bottom w:val="single" w:sz="4" w:space="0" w:color="auto"/>
              <w:right w:val="single" w:sz="12" w:space="0" w:color="auto"/>
            </w:tcBorders>
            <w:vAlign w:val="center"/>
            <w:hideMark/>
          </w:tcPr>
          <w:p w14:paraId="242CE1B3" w14:textId="5B5F4ADC" w:rsidR="00050B6C" w:rsidRPr="00C73F07" w:rsidRDefault="00050B6C" w:rsidP="0065756C">
            <w:pPr>
              <w:jc w:val="center"/>
              <w:rPr>
                <w:rFonts w:asciiTheme="minorHAnsi" w:hAnsiTheme="minorHAnsi"/>
                <w:sz w:val="20"/>
                <w:szCs w:val="20"/>
              </w:rPr>
            </w:pPr>
            <w:r w:rsidRPr="000743C6">
              <w:rPr>
                <w:rFonts w:ascii="Wingdings 2" w:eastAsia="Wingdings 2" w:hAnsi="Wingdings 2" w:cs="Wingdings 2"/>
                <w:sz w:val="20"/>
                <w:szCs w:val="20"/>
              </w:rPr>
              <w:t>W</w:t>
            </w:r>
          </w:p>
        </w:tc>
        <w:tc>
          <w:tcPr>
            <w:tcW w:w="1238" w:type="dxa"/>
            <w:tcBorders>
              <w:top w:val="single" w:sz="4" w:space="0" w:color="auto"/>
              <w:left w:val="single" w:sz="12" w:space="0" w:color="auto"/>
              <w:bottom w:val="single" w:sz="4" w:space="0" w:color="auto"/>
              <w:right w:val="single" w:sz="4" w:space="0" w:color="auto"/>
            </w:tcBorders>
            <w:vAlign w:val="center"/>
            <w:hideMark/>
          </w:tcPr>
          <w:p w14:paraId="68DB48AC" w14:textId="31E918D9" w:rsidR="00050B6C" w:rsidRPr="00C73F07" w:rsidRDefault="00050B6C" w:rsidP="0065756C">
            <w:pPr>
              <w:jc w:val="center"/>
              <w:rPr>
                <w:rFonts w:asciiTheme="minorHAnsi" w:hAnsiTheme="minorHAnsi"/>
                <w:sz w:val="20"/>
                <w:szCs w:val="20"/>
              </w:rPr>
            </w:pPr>
            <w:r w:rsidRPr="00145AEB">
              <w:rPr>
                <w:rFonts w:ascii="Wingdings 2" w:eastAsia="Wingdings 2" w:hAnsi="Wingdings 2" w:cs="Wingdings 2"/>
                <w:sz w:val="20"/>
                <w:szCs w:val="20"/>
              </w:rPr>
              <w:t>P</w:t>
            </w:r>
          </w:p>
        </w:tc>
        <w:tc>
          <w:tcPr>
            <w:tcW w:w="1238" w:type="dxa"/>
            <w:tcBorders>
              <w:top w:val="single" w:sz="4" w:space="0" w:color="auto"/>
              <w:left w:val="single" w:sz="4" w:space="0" w:color="auto"/>
              <w:bottom w:val="single" w:sz="4" w:space="0" w:color="auto"/>
              <w:right w:val="single" w:sz="12" w:space="0" w:color="auto"/>
            </w:tcBorders>
            <w:vAlign w:val="center"/>
          </w:tcPr>
          <w:p w14:paraId="3F7FD49D" w14:textId="77777777" w:rsidR="00050B6C" w:rsidRPr="00C73F07" w:rsidRDefault="00050B6C" w:rsidP="0065756C">
            <w:pPr>
              <w:jc w:val="center"/>
              <w:rPr>
                <w:rFonts w:asciiTheme="minorHAnsi" w:hAnsiTheme="minorHAnsi"/>
                <w:sz w:val="20"/>
                <w:szCs w:val="20"/>
              </w:rPr>
            </w:pPr>
          </w:p>
        </w:tc>
      </w:tr>
      <w:tr w:rsidR="001E3E53" w:rsidRPr="00C73F07" w14:paraId="7BCBFF77"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4216F31C"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Manufacturer Part Number 1</w:t>
            </w:r>
          </w:p>
        </w:tc>
        <w:tc>
          <w:tcPr>
            <w:tcW w:w="1237" w:type="dxa"/>
            <w:tcBorders>
              <w:top w:val="single" w:sz="4" w:space="0" w:color="auto"/>
              <w:left w:val="double" w:sz="4" w:space="0" w:color="auto"/>
              <w:bottom w:val="single" w:sz="4" w:space="0" w:color="auto"/>
              <w:right w:val="single" w:sz="4" w:space="0" w:color="auto"/>
            </w:tcBorders>
            <w:vAlign w:val="center"/>
          </w:tcPr>
          <w:p w14:paraId="05795E7B"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hideMark/>
          </w:tcPr>
          <w:p w14:paraId="1C2A37FA" w14:textId="615F99B7" w:rsidR="00050B6C" w:rsidRPr="00C73F07" w:rsidRDefault="00050B6C" w:rsidP="0065756C">
            <w:pPr>
              <w:jc w:val="center"/>
              <w:rPr>
                <w:rFonts w:asciiTheme="minorHAnsi" w:hAnsiTheme="minorHAnsi"/>
                <w:sz w:val="20"/>
                <w:szCs w:val="20"/>
              </w:rPr>
            </w:pPr>
            <w:r w:rsidRPr="00EF32AA">
              <w:rPr>
                <w:rFonts w:ascii="Wingdings 2" w:eastAsia="Wingdings 2" w:hAnsi="Wingdings 2" w:cs="Wingdings 2"/>
                <w:sz w:val="20"/>
                <w:szCs w:val="20"/>
              </w:rPr>
              <w:t>P</w:t>
            </w:r>
          </w:p>
        </w:tc>
        <w:tc>
          <w:tcPr>
            <w:tcW w:w="1237" w:type="dxa"/>
            <w:tcBorders>
              <w:top w:val="single" w:sz="4" w:space="0" w:color="auto"/>
              <w:left w:val="single" w:sz="4" w:space="0" w:color="auto"/>
              <w:bottom w:val="single" w:sz="4" w:space="0" w:color="auto"/>
              <w:right w:val="single" w:sz="12" w:space="0" w:color="auto"/>
            </w:tcBorders>
            <w:vAlign w:val="center"/>
            <w:hideMark/>
          </w:tcPr>
          <w:p w14:paraId="1AB23A81" w14:textId="194D2337" w:rsidR="00050B6C" w:rsidRPr="00C73F07" w:rsidRDefault="00050B6C" w:rsidP="0065756C">
            <w:pPr>
              <w:jc w:val="center"/>
              <w:rPr>
                <w:rFonts w:asciiTheme="minorHAnsi" w:hAnsiTheme="minorHAnsi"/>
                <w:sz w:val="20"/>
                <w:szCs w:val="20"/>
              </w:rPr>
            </w:pPr>
            <w:r w:rsidRPr="000743C6">
              <w:rPr>
                <w:rFonts w:ascii="Wingdings 2" w:eastAsia="Wingdings 2" w:hAnsi="Wingdings 2" w:cs="Wingdings 2"/>
                <w:sz w:val="20"/>
                <w:szCs w:val="20"/>
              </w:rPr>
              <w:t>W</w:t>
            </w:r>
          </w:p>
        </w:tc>
        <w:tc>
          <w:tcPr>
            <w:tcW w:w="1238" w:type="dxa"/>
            <w:tcBorders>
              <w:top w:val="single" w:sz="4" w:space="0" w:color="auto"/>
              <w:left w:val="single" w:sz="12" w:space="0" w:color="auto"/>
              <w:bottom w:val="single" w:sz="4" w:space="0" w:color="auto"/>
              <w:right w:val="single" w:sz="4" w:space="0" w:color="auto"/>
            </w:tcBorders>
            <w:vAlign w:val="center"/>
            <w:hideMark/>
          </w:tcPr>
          <w:p w14:paraId="427B21AF" w14:textId="644C18ED" w:rsidR="00050B6C" w:rsidRPr="00C73F07" w:rsidRDefault="00050B6C" w:rsidP="0065756C">
            <w:pPr>
              <w:jc w:val="center"/>
              <w:rPr>
                <w:rFonts w:asciiTheme="minorHAnsi" w:hAnsiTheme="minorHAnsi"/>
                <w:sz w:val="20"/>
                <w:szCs w:val="20"/>
              </w:rPr>
            </w:pPr>
            <w:r w:rsidRPr="00145AEB">
              <w:rPr>
                <w:rFonts w:ascii="Wingdings 2" w:eastAsia="Wingdings 2" w:hAnsi="Wingdings 2" w:cs="Wingdings 2"/>
                <w:sz w:val="20"/>
                <w:szCs w:val="20"/>
              </w:rPr>
              <w:t>P</w:t>
            </w:r>
          </w:p>
        </w:tc>
        <w:tc>
          <w:tcPr>
            <w:tcW w:w="1238" w:type="dxa"/>
            <w:tcBorders>
              <w:top w:val="single" w:sz="4" w:space="0" w:color="auto"/>
              <w:left w:val="single" w:sz="4" w:space="0" w:color="auto"/>
              <w:bottom w:val="single" w:sz="4" w:space="0" w:color="auto"/>
              <w:right w:val="single" w:sz="12" w:space="0" w:color="auto"/>
            </w:tcBorders>
            <w:vAlign w:val="center"/>
          </w:tcPr>
          <w:p w14:paraId="08C8009B" w14:textId="77777777" w:rsidR="00050B6C" w:rsidRPr="00C73F07" w:rsidRDefault="00050B6C" w:rsidP="0065756C">
            <w:pPr>
              <w:jc w:val="center"/>
              <w:rPr>
                <w:rFonts w:asciiTheme="minorHAnsi" w:eastAsia="Wingdings 2" w:hAnsiTheme="minorHAnsi" w:cs="Wingdings 2"/>
                <w:sz w:val="20"/>
                <w:szCs w:val="20"/>
              </w:rPr>
            </w:pPr>
          </w:p>
        </w:tc>
      </w:tr>
      <w:tr w:rsidR="001E3E53" w:rsidRPr="00C73F07" w14:paraId="48CBA58F"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5C146B2B" w14:textId="77777777" w:rsidR="00050B6C" w:rsidRPr="00C73F07" w:rsidRDefault="00050B6C" w:rsidP="0065756C">
            <w:pPr>
              <w:pStyle w:val="ListParagraph"/>
              <w:numPr>
                <w:ilvl w:val="0"/>
                <w:numId w:val="13"/>
              </w:numPr>
              <w:ind w:left="504"/>
              <w:contextualSpacing/>
              <w:rPr>
                <w:rFonts w:asciiTheme="minorHAnsi" w:eastAsiaTheme="minorHAnsi" w:hAnsiTheme="minorHAnsi" w:cstheme="minorBidi"/>
                <w:sz w:val="20"/>
                <w:szCs w:val="20"/>
              </w:rPr>
            </w:pPr>
            <w:r w:rsidRPr="00C73F07">
              <w:rPr>
                <w:rFonts w:asciiTheme="minorHAnsi" w:hAnsiTheme="minorHAnsi"/>
                <w:sz w:val="20"/>
                <w:szCs w:val="20"/>
              </w:rPr>
              <w:t>Supplier 1</w:t>
            </w:r>
          </w:p>
        </w:tc>
        <w:tc>
          <w:tcPr>
            <w:tcW w:w="1237" w:type="dxa"/>
            <w:tcBorders>
              <w:top w:val="single" w:sz="4" w:space="0" w:color="auto"/>
              <w:left w:val="double" w:sz="4" w:space="0" w:color="auto"/>
              <w:bottom w:val="single" w:sz="4" w:space="0" w:color="auto"/>
              <w:right w:val="single" w:sz="4" w:space="0" w:color="auto"/>
            </w:tcBorders>
            <w:vAlign w:val="center"/>
          </w:tcPr>
          <w:p w14:paraId="1660430A"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hideMark/>
          </w:tcPr>
          <w:p w14:paraId="05F89820" w14:textId="239E1964" w:rsidR="00050B6C" w:rsidRPr="00C73F07" w:rsidRDefault="00050B6C" w:rsidP="0065756C">
            <w:pPr>
              <w:jc w:val="center"/>
              <w:rPr>
                <w:rFonts w:asciiTheme="minorHAnsi" w:hAnsiTheme="minorHAnsi"/>
                <w:sz w:val="20"/>
                <w:szCs w:val="20"/>
              </w:rPr>
            </w:pPr>
            <w:r w:rsidRPr="00EF32AA">
              <w:rPr>
                <w:rFonts w:ascii="Wingdings 2" w:eastAsia="Wingdings 2" w:hAnsi="Wingdings 2" w:cs="Wingdings 2"/>
                <w:sz w:val="20"/>
                <w:szCs w:val="20"/>
              </w:rPr>
              <w:t>P</w:t>
            </w:r>
          </w:p>
        </w:tc>
        <w:tc>
          <w:tcPr>
            <w:tcW w:w="1237" w:type="dxa"/>
            <w:tcBorders>
              <w:top w:val="single" w:sz="4" w:space="0" w:color="auto"/>
              <w:left w:val="single" w:sz="4" w:space="0" w:color="auto"/>
              <w:bottom w:val="single" w:sz="4" w:space="0" w:color="auto"/>
              <w:right w:val="single" w:sz="12" w:space="0" w:color="auto"/>
            </w:tcBorders>
            <w:vAlign w:val="center"/>
            <w:hideMark/>
          </w:tcPr>
          <w:p w14:paraId="2CF0ADA9" w14:textId="7DF53EFF" w:rsidR="00050B6C" w:rsidRPr="00C73F07" w:rsidRDefault="00050B6C" w:rsidP="0065756C">
            <w:pPr>
              <w:jc w:val="center"/>
              <w:rPr>
                <w:rFonts w:asciiTheme="minorHAnsi" w:hAnsiTheme="minorHAnsi"/>
                <w:sz w:val="20"/>
                <w:szCs w:val="20"/>
              </w:rPr>
            </w:pPr>
            <w:r w:rsidRPr="000743C6">
              <w:rPr>
                <w:rFonts w:ascii="Wingdings 2" w:eastAsia="Wingdings 2" w:hAnsi="Wingdings 2" w:cs="Wingdings 2"/>
                <w:sz w:val="20"/>
                <w:szCs w:val="20"/>
              </w:rPr>
              <w:t>W</w:t>
            </w:r>
          </w:p>
        </w:tc>
        <w:tc>
          <w:tcPr>
            <w:tcW w:w="1238" w:type="dxa"/>
            <w:tcBorders>
              <w:top w:val="single" w:sz="4" w:space="0" w:color="auto"/>
              <w:left w:val="single" w:sz="12" w:space="0" w:color="auto"/>
              <w:bottom w:val="single" w:sz="4" w:space="0" w:color="auto"/>
              <w:right w:val="single" w:sz="4" w:space="0" w:color="auto"/>
            </w:tcBorders>
            <w:vAlign w:val="center"/>
          </w:tcPr>
          <w:p w14:paraId="2843026A" w14:textId="77777777" w:rsidR="00050B6C" w:rsidRPr="00C73F07" w:rsidRDefault="00050B6C" w:rsidP="0065756C">
            <w:pPr>
              <w:jc w:val="center"/>
              <w:rPr>
                <w:rFonts w:asciiTheme="minorHAnsi" w:eastAsia="Wingdings 2" w:hAnsiTheme="minorHAnsi" w:cs="Wingdings 2"/>
                <w:sz w:val="20"/>
                <w:szCs w:val="20"/>
              </w:rPr>
            </w:pPr>
          </w:p>
        </w:tc>
        <w:tc>
          <w:tcPr>
            <w:tcW w:w="1238" w:type="dxa"/>
            <w:tcBorders>
              <w:top w:val="single" w:sz="4" w:space="0" w:color="auto"/>
              <w:left w:val="single" w:sz="4" w:space="0" w:color="auto"/>
              <w:bottom w:val="single" w:sz="4" w:space="0" w:color="auto"/>
              <w:right w:val="single" w:sz="12" w:space="0" w:color="auto"/>
            </w:tcBorders>
            <w:vAlign w:val="center"/>
            <w:hideMark/>
          </w:tcPr>
          <w:p w14:paraId="2DC06411" w14:textId="308CB7D1" w:rsidR="00050B6C" w:rsidRPr="00C73F07" w:rsidRDefault="00050B6C" w:rsidP="0065756C">
            <w:pPr>
              <w:jc w:val="center"/>
              <w:rPr>
                <w:rFonts w:asciiTheme="minorHAnsi" w:eastAsiaTheme="minorHAnsi" w:hAnsiTheme="minorHAnsi" w:cstheme="minorBidi"/>
                <w:sz w:val="20"/>
                <w:szCs w:val="20"/>
              </w:rPr>
            </w:pPr>
            <w:r w:rsidRPr="00D674DD">
              <w:rPr>
                <w:rFonts w:ascii="Wingdings 2" w:eastAsia="Wingdings 2" w:hAnsi="Wingdings 2" w:cs="Wingdings 2"/>
                <w:sz w:val="20"/>
                <w:szCs w:val="20"/>
              </w:rPr>
              <w:t>P</w:t>
            </w:r>
          </w:p>
        </w:tc>
      </w:tr>
      <w:tr w:rsidR="001E3E53" w:rsidRPr="00C73F07" w14:paraId="4B5643BA"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479B406E"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Supplier Part Number 1</w:t>
            </w:r>
          </w:p>
        </w:tc>
        <w:tc>
          <w:tcPr>
            <w:tcW w:w="1237" w:type="dxa"/>
            <w:tcBorders>
              <w:top w:val="single" w:sz="4" w:space="0" w:color="auto"/>
              <w:left w:val="double" w:sz="4" w:space="0" w:color="auto"/>
              <w:bottom w:val="single" w:sz="4" w:space="0" w:color="auto"/>
              <w:right w:val="single" w:sz="4" w:space="0" w:color="auto"/>
            </w:tcBorders>
            <w:vAlign w:val="center"/>
          </w:tcPr>
          <w:p w14:paraId="2A03A1DD"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hideMark/>
          </w:tcPr>
          <w:p w14:paraId="68657652" w14:textId="6B70EEF7" w:rsidR="00050B6C" w:rsidRPr="00C73F07" w:rsidRDefault="00050B6C" w:rsidP="0065756C">
            <w:pPr>
              <w:jc w:val="center"/>
              <w:rPr>
                <w:rFonts w:asciiTheme="minorHAnsi" w:hAnsiTheme="minorHAnsi"/>
                <w:sz w:val="20"/>
                <w:szCs w:val="20"/>
              </w:rPr>
            </w:pPr>
            <w:r w:rsidRPr="00EF32AA">
              <w:rPr>
                <w:rFonts w:ascii="Wingdings 2" w:eastAsia="Wingdings 2" w:hAnsi="Wingdings 2" w:cs="Wingdings 2"/>
                <w:sz w:val="20"/>
                <w:szCs w:val="20"/>
              </w:rPr>
              <w:t>P</w:t>
            </w:r>
          </w:p>
        </w:tc>
        <w:tc>
          <w:tcPr>
            <w:tcW w:w="1237" w:type="dxa"/>
            <w:tcBorders>
              <w:top w:val="single" w:sz="4" w:space="0" w:color="auto"/>
              <w:left w:val="single" w:sz="4" w:space="0" w:color="auto"/>
              <w:bottom w:val="single" w:sz="4" w:space="0" w:color="auto"/>
              <w:right w:val="single" w:sz="12" w:space="0" w:color="auto"/>
            </w:tcBorders>
            <w:vAlign w:val="center"/>
            <w:hideMark/>
          </w:tcPr>
          <w:p w14:paraId="17791C3B" w14:textId="4BCC251D" w:rsidR="00050B6C" w:rsidRPr="00C73F07" w:rsidRDefault="00050B6C" w:rsidP="0065756C">
            <w:pPr>
              <w:jc w:val="center"/>
              <w:rPr>
                <w:rFonts w:asciiTheme="minorHAnsi" w:hAnsiTheme="minorHAnsi"/>
                <w:sz w:val="20"/>
                <w:szCs w:val="20"/>
              </w:rPr>
            </w:pPr>
            <w:r w:rsidRPr="000743C6">
              <w:rPr>
                <w:rFonts w:ascii="Wingdings 2" w:eastAsia="Wingdings 2" w:hAnsi="Wingdings 2" w:cs="Wingdings 2"/>
                <w:sz w:val="20"/>
                <w:szCs w:val="20"/>
              </w:rPr>
              <w:t>W</w:t>
            </w:r>
          </w:p>
        </w:tc>
        <w:tc>
          <w:tcPr>
            <w:tcW w:w="1238" w:type="dxa"/>
            <w:tcBorders>
              <w:top w:val="single" w:sz="4" w:space="0" w:color="auto"/>
              <w:left w:val="single" w:sz="12" w:space="0" w:color="auto"/>
              <w:bottom w:val="single" w:sz="4" w:space="0" w:color="auto"/>
              <w:right w:val="single" w:sz="4" w:space="0" w:color="auto"/>
            </w:tcBorders>
            <w:vAlign w:val="center"/>
          </w:tcPr>
          <w:p w14:paraId="1C3CC140"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12" w:space="0" w:color="auto"/>
            </w:tcBorders>
            <w:vAlign w:val="center"/>
            <w:hideMark/>
          </w:tcPr>
          <w:p w14:paraId="61CE8878" w14:textId="10AA9BD9" w:rsidR="00050B6C" w:rsidRPr="00C73F07" w:rsidRDefault="00050B6C" w:rsidP="0065756C">
            <w:pPr>
              <w:jc w:val="center"/>
              <w:rPr>
                <w:rFonts w:asciiTheme="minorHAnsi" w:hAnsiTheme="minorHAnsi"/>
                <w:sz w:val="20"/>
                <w:szCs w:val="20"/>
              </w:rPr>
            </w:pPr>
            <w:r w:rsidRPr="00D674DD">
              <w:rPr>
                <w:rFonts w:ascii="Wingdings 2" w:eastAsia="Wingdings 2" w:hAnsi="Wingdings 2" w:cs="Wingdings 2"/>
                <w:sz w:val="20"/>
                <w:szCs w:val="20"/>
              </w:rPr>
              <w:t>P</w:t>
            </w:r>
          </w:p>
        </w:tc>
      </w:tr>
      <w:tr w:rsidR="001E3E53" w:rsidRPr="00C73F07" w14:paraId="449D360D"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47711222"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Value</w:t>
            </w:r>
          </w:p>
        </w:tc>
        <w:tc>
          <w:tcPr>
            <w:tcW w:w="1237" w:type="dxa"/>
            <w:tcBorders>
              <w:top w:val="single" w:sz="4" w:space="0" w:color="auto"/>
              <w:left w:val="double" w:sz="4" w:space="0" w:color="auto"/>
              <w:bottom w:val="single" w:sz="4" w:space="0" w:color="auto"/>
              <w:right w:val="single" w:sz="4" w:space="0" w:color="auto"/>
            </w:tcBorders>
            <w:vAlign w:val="center"/>
          </w:tcPr>
          <w:p w14:paraId="57D17AD7"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tcPr>
          <w:p w14:paraId="1A6277CE" w14:textId="77777777" w:rsidR="00050B6C" w:rsidRPr="00C73F07" w:rsidRDefault="00050B6C" w:rsidP="0065756C">
            <w:pPr>
              <w:jc w:val="center"/>
              <w:rPr>
                <w:rFonts w:asciiTheme="minorHAnsi" w:hAnsiTheme="minorHAnsi"/>
                <w:sz w:val="20"/>
                <w:szCs w:val="20"/>
              </w:rPr>
            </w:pPr>
          </w:p>
        </w:tc>
        <w:tc>
          <w:tcPr>
            <w:tcW w:w="1237" w:type="dxa"/>
            <w:tcBorders>
              <w:top w:val="single" w:sz="4" w:space="0" w:color="auto"/>
              <w:left w:val="single" w:sz="4" w:space="0" w:color="auto"/>
              <w:bottom w:val="single" w:sz="4" w:space="0" w:color="auto"/>
              <w:right w:val="single" w:sz="12" w:space="0" w:color="auto"/>
            </w:tcBorders>
            <w:vAlign w:val="center"/>
            <w:hideMark/>
          </w:tcPr>
          <w:p w14:paraId="4E9ACA50" w14:textId="52FDB5F1" w:rsidR="00050B6C" w:rsidRPr="00C73F07" w:rsidRDefault="00050B6C" w:rsidP="0065756C">
            <w:pPr>
              <w:jc w:val="center"/>
              <w:rPr>
                <w:rFonts w:asciiTheme="minorHAnsi" w:hAnsiTheme="minorHAnsi"/>
                <w:sz w:val="20"/>
                <w:szCs w:val="20"/>
              </w:rPr>
            </w:pPr>
            <w:r w:rsidRPr="00DF7D9E">
              <w:rPr>
                <w:rFonts w:ascii="Wingdings 2" w:eastAsia="Wingdings 2" w:hAnsi="Wingdings 2" w:cs="Wingdings 2"/>
                <w:sz w:val="20"/>
                <w:szCs w:val="20"/>
              </w:rPr>
              <w:t>P</w:t>
            </w:r>
          </w:p>
        </w:tc>
        <w:tc>
          <w:tcPr>
            <w:tcW w:w="1238" w:type="dxa"/>
            <w:tcBorders>
              <w:top w:val="single" w:sz="4" w:space="0" w:color="auto"/>
              <w:left w:val="single" w:sz="12" w:space="0" w:color="auto"/>
              <w:bottom w:val="single" w:sz="4" w:space="0" w:color="auto"/>
              <w:right w:val="single" w:sz="4" w:space="0" w:color="auto"/>
            </w:tcBorders>
            <w:vAlign w:val="center"/>
          </w:tcPr>
          <w:p w14:paraId="23504CE9"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12" w:space="0" w:color="auto"/>
            </w:tcBorders>
            <w:vAlign w:val="center"/>
            <w:hideMark/>
          </w:tcPr>
          <w:p w14:paraId="5AA3450F" w14:textId="60837002" w:rsidR="00050B6C" w:rsidRPr="00C73F07" w:rsidRDefault="00050B6C" w:rsidP="0065756C">
            <w:pPr>
              <w:jc w:val="center"/>
              <w:rPr>
                <w:rFonts w:asciiTheme="minorHAnsi" w:hAnsiTheme="minorHAnsi"/>
                <w:sz w:val="20"/>
                <w:szCs w:val="20"/>
              </w:rPr>
            </w:pPr>
            <w:r w:rsidRPr="00D674DD">
              <w:rPr>
                <w:rFonts w:ascii="Wingdings 2" w:eastAsia="Wingdings 2" w:hAnsi="Wingdings 2" w:cs="Wingdings 2"/>
                <w:sz w:val="20"/>
                <w:szCs w:val="20"/>
              </w:rPr>
              <w:t>P</w:t>
            </w:r>
          </w:p>
        </w:tc>
      </w:tr>
      <w:tr w:rsidR="001E3E53" w:rsidRPr="00C73F07" w14:paraId="027E8868"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5E2F7640"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Matching 2 Description</w:t>
            </w:r>
          </w:p>
        </w:tc>
        <w:tc>
          <w:tcPr>
            <w:tcW w:w="1237" w:type="dxa"/>
            <w:tcBorders>
              <w:top w:val="single" w:sz="4" w:space="0" w:color="auto"/>
              <w:left w:val="double" w:sz="4" w:space="0" w:color="auto"/>
              <w:bottom w:val="single" w:sz="4" w:space="0" w:color="auto"/>
              <w:right w:val="single" w:sz="4" w:space="0" w:color="auto"/>
            </w:tcBorders>
            <w:vAlign w:val="center"/>
          </w:tcPr>
          <w:p w14:paraId="5DD853CF"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tcPr>
          <w:p w14:paraId="4F140EE1" w14:textId="77777777" w:rsidR="00050B6C" w:rsidRPr="00C73F07" w:rsidRDefault="00050B6C" w:rsidP="0065756C">
            <w:pPr>
              <w:jc w:val="center"/>
              <w:rPr>
                <w:rFonts w:asciiTheme="minorHAnsi" w:hAnsiTheme="minorHAnsi"/>
                <w:sz w:val="20"/>
                <w:szCs w:val="20"/>
              </w:rPr>
            </w:pPr>
          </w:p>
        </w:tc>
        <w:tc>
          <w:tcPr>
            <w:tcW w:w="1237" w:type="dxa"/>
            <w:tcBorders>
              <w:top w:val="single" w:sz="4" w:space="0" w:color="auto"/>
              <w:left w:val="single" w:sz="4" w:space="0" w:color="auto"/>
              <w:bottom w:val="single" w:sz="4" w:space="0" w:color="auto"/>
              <w:right w:val="single" w:sz="12" w:space="0" w:color="auto"/>
            </w:tcBorders>
            <w:vAlign w:val="center"/>
            <w:hideMark/>
          </w:tcPr>
          <w:p w14:paraId="4F8BB00B" w14:textId="423E7331" w:rsidR="00050B6C" w:rsidRPr="00C73F07" w:rsidRDefault="00050B6C" w:rsidP="0065756C">
            <w:pPr>
              <w:jc w:val="center"/>
              <w:rPr>
                <w:rFonts w:asciiTheme="minorHAnsi" w:hAnsiTheme="minorHAnsi"/>
                <w:sz w:val="20"/>
                <w:szCs w:val="20"/>
              </w:rPr>
            </w:pPr>
            <w:r w:rsidRPr="00DF7D9E">
              <w:rPr>
                <w:rFonts w:ascii="Wingdings 2" w:eastAsia="Wingdings 2" w:hAnsi="Wingdings 2" w:cs="Wingdings 2"/>
                <w:sz w:val="20"/>
                <w:szCs w:val="20"/>
              </w:rPr>
              <w:t>P</w:t>
            </w:r>
          </w:p>
        </w:tc>
        <w:tc>
          <w:tcPr>
            <w:tcW w:w="1238" w:type="dxa"/>
            <w:tcBorders>
              <w:top w:val="single" w:sz="4" w:space="0" w:color="auto"/>
              <w:left w:val="single" w:sz="12" w:space="0" w:color="auto"/>
              <w:bottom w:val="single" w:sz="4" w:space="0" w:color="auto"/>
              <w:right w:val="single" w:sz="4" w:space="0" w:color="auto"/>
            </w:tcBorders>
            <w:vAlign w:val="center"/>
            <w:hideMark/>
          </w:tcPr>
          <w:p w14:paraId="3CED7BD3" w14:textId="78612B39" w:rsidR="00050B6C" w:rsidRPr="00C73F07" w:rsidRDefault="00050B6C" w:rsidP="0065756C">
            <w:pPr>
              <w:jc w:val="center"/>
              <w:rPr>
                <w:rFonts w:asciiTheme="minorHAnsi" w:hAnsiTheme="minorHAnsi"/>
                <w:sz w:val="20"/>
                <w:szCs w:val="20"/>
              </w:rPr>
            </w:pPr>
            <w:r>
              <w:rPr>
                <w:rFonts w:ascii="Wingdings 2" w:eastAsia="Wingdings 2" w:hAnsi="Wingdings 2" w:cs="Wingdings 2"/>
                <w:sz w:val="20"/>
                <w:szCs w:val="20"/>
              </w:rPr>
              <w:t>P</w:t>
            </w:r>
          </w:p>
        </w:tc>
        <w:tc>
          <w:tcPr>
            <w:tcW w:w="1238" w:type="dxa"/>
            <w:tcBorders>
              <w:top w:val="single" w:sz="4" w:space="0" w:color="auto"/>
              <w:left w:val="single" w:sz="4" w:space="0" w:color="auto"/>
              <w:bottom w:val="single" w:sz="4" w:space="0" w:color="auto"/>
              <w:right w:val="single" w:sz="12" w:space="0" w:color="auto"/>
            </w:tcBorders>
            <w:vAlign w:val="center"/>
          </w:tcPr>
          <w:p w14:paraId="7DB421B8" w14:textId="77777777" w:rsidR="00050B6C" w:rsidRPr="00C73F07" w:rsidRDefault="00050B6C" w:rsidP="0065756C">
            <w:pPr>
              <w:jc w:val="center"/>
              <w:rPr>
                <w:rFonts w:asciiTheme="minorHAnsi" w:hAnsiTheme="minorHAnsi"/>
                <w:sz w:val="20"/>
                <w:szCs w:val="20"/>
              </w:rPr>
            </w:pPr>
          </w:p>
        </w:tc>
      </w:tr>
      <w:tr w:rsidR="001E3E53" w:rsidRPr="00C73F07" w14:paraId="33B65100"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4B43BB4C"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Matching 2 Quantity</w:t>
            </w:r>
          </w:p>
        </w:tc>
        <w:tc>
          <w:tcPr>
            <w:tcW w:w="1237" w:type="dxa"/>
            <w:tcBorders>
              <w:top w:val="single" w:sz="4" w:space="0" w:color="auto"/>
              <w:left w:val="double" w:sz="4" w:space="0" w:color="auto"/>
              <w:bottom w:val="single" w:sz="4" w:space="0" w:color="auto"/>
              <w:right w:val="single" w:sz="4" w:space="0" w:color="auto"/>
            </w:tcBorders>
            <w:vAlign w:val="center"/>
          </w:tcPr>
          <w:p w14:paraId="00753153"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tcPr>
          <w:p w14:paraId="2AF1F80C" w14:textId="77777777" w:rsidR="00050B6C" w:rsidRPr="00C73F07" w:rsidRDefault="00050B6C" w:rsidP="0065756C">
            <w:pPr>
              <w:jc w:val="center"/>
              <w:rPr>
                <w:rFonts w:asciiTheme="minorHAnsi" w:hAnsiTheme="minorHAnsi"/>
                <w:sz w:val="20"/>
                <w:szCs w:val="20"/>
              </w:rPr>
            </w:pPr>
          </w:p>
        </w:tc>
        <w:tc>
          <w:tcPr>
            <w:tcW w:w="1237" w:type="dxa"/>
            <w:tcBorders>
              <w:top w:val="single" w:sz="4" w:space="0" w:color="auto"/>
              <w:left w:val="single" w:sz="4" w:space="0" w:color="auto"/>
              <w:bottom w:val="single" w:sz="4" w:space="0" w:color="auto"/>
              <w:right w:val="single" w:sz="12" w:space="0" w:color="auto"/>
            </w:tcBorders>
            <w:vAlign w:val="center"/>
            <w:hideMark/>
          </w:tcPr>
          <w:p w14:paraId="1FC5B55C" w14:textId="5B6000DF" w:rsidR="00050B6C" w:rsidRPr="00C73F07" w:rsidRDefault="00050B6C" w:rsidP="0065756C">
            <w:pPr>
              <w:jc w:val="center"/>
              <w:rPr>
                <w:rFonts w:asciiTheme="minorHAnsi" w:hAnsiTheme="minorHAnsi"/>
                <w:sz w:val="20"/>
                <w:szCs w:val="20"/>
              </w:rPr>
            </w:pPr>
            <w:r w:rsidRPr="00DF7D9E">
              <w:rPr>
                <w:rFonts w:ascii="Wingdings 2" w:eastAsia="Wingdings 2" w:hAnsi="Wingdings 2" w:cs="Wingdings 2"/>
                <w:sz w:val="20"/>
                <w:szCs w:val="20"/>
              </w:rPr>
              <w:t>P</w:t>
            </w:r>
          </w:p>
        </w:tc>
        <w:tc>
          <w:tcPr>
            <w:tcW w:w="1238" w:type="dxa"/>
            <w:tcBorders>
              <w:top w:val="single" w:sz="4" w:space="0" w:color="auto"/>
              <w:left w:val="single" w:sz="12" w:space="0" w:color="auto"/>
              <w:bottom w:val="single" w:sz="4" w:space="0" w:color="auto"/>
              <w:right w:val="single" w:sz="4" w:space="0" w:color="auto"/>
            </w:tcBorders>
            <w:vAlign w:val="center"/>
          </w:tcPr>
          <w:p w14:paraId="7ECB56F5"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12" w:space="0" w:color="auto"/>
            </w:tcBorders>
            <w:vAlign w:val="center"/>
            <w:hideMark/>
          </w:tcPr>
          <w:p w14:paraId="59D3F6F7" w14:textId="26AAF92E" w:rsidR="00050B6C" w:rsidRPr="00C73F07" w:rsidRDefault="00050B6C" w:rsidP="0065756C">
            <w:pPr>
              <w:jc w:val="center"/>
              <w:rPr>
                <w:rFonts w:asciiTheme="minorHAnsi" w:hAnsiTheme="minorHAnsi"/>
                <w:sz w:val="20"/>
                <w:szCs w:val="20"/>
              </w:rPr>
            </w:pPr>
            <w:r w:rsidRPr="005E56F7">
              <w:rPr>
                <w:rFonts w:ascii="Wingdings 2" w:eastAsia="Wingdings 2" w:hAnsi="Wingdings 2" w:cs="Wingdings 2"/>
                <w:sz w:val="20"/>
                <w:szCs w:val="20"/>
              </w:rPr>
              <w:t>P</w:t>
            </w:r>
          </w:p>
        </w:tc>
      </w:tr>
      <w:tr w:rsidR="001E3E53" w:rsidRPr="00C73F07" w14:paraId="64BB35C7"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744E3CB9"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Matching 2 URL</w:t>
            </w:r>
          </w:p>
        </w:tc>
        <w:tc>
          <w:tcPr>
            <w:tcW w:w="1237" w:type="dxa"/>
            <w:tcBorders>
              <w:top w:val="single" w:sz="4" w:space="0" w:color="auto"/>
              <w:left w:val="double" w:sz="4" w:space="0" w:color="auto"/>
              <w:bottom w:val="single" w:sz="4" w:space="0" w:color="auto"/>
              <w:right w:val="single" w:sz="4" w:space="0" w:color="auto"/>
            </w:tcBorders>
            <w:vAlign w:val="center"/>
          </w:tcPr>
          <w:p w14:paraId="787C693C"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tcPr>
          <w:p w14:paraId="57DE0F84" w14:textId="77777777" w:rsidR="00050B6C" w:rsidRPr="00C73F07" w:rsidRDefault="00050B6C" w:rsidP="0065756C">
            <w:pPr>
              <w:jc w:val="center"/>
              <w:rPr>
                <w:rFonts w:asciiTheme="minorHAnsi" w:hAnsiTheme="minorHAnsi"/>
                <w:sz w:val="20"/>
                <w:szCs w:val="20"/>
              </w:rPr>
            </w:pPr>
          </w:p>
        </w:tc>
        <w:tc>
          <w:tcPr>
            <w:tcW w:w="1237" w:type="dxa"/>
            <w:tcBorders>
              <w:top w:val="single" w:sz="4" w:space="0" w:color="auto"/>
              <w:left w:val="single" w:sz="4" w:space="0" w:color="auto"/>
              <w:bottom w:val="single" w:sz="4" w:space="0" w:color="auto"/>
              <w:right w:val="single" w:sz="12" w:space="0" w:color="auto"/>
            </w:tcBorders>
            <w:vAlign w:val="center"/>
            <w:hideMark/>
          </w:tcPr>
          <w:p w14:paraId="7D062A5E" w14:textId="777430DD" w:rsidR="00050B6C" w:rsidRPr="00C73F07" w:rsidRDefault="00050B6C" w:rsidP="0065756C">
            <w:pPr>
              <w:jc w:val="center"/>
              <w:rPr>
                <w:rFonts w:asciiTheme="minorHAnsi" w:hAnsiTheme="minorHAnsi"/>
                <w:sz w:val="20"/>
                <w:szCs w:val="20"/>
              </w:rPr>
            </w:pPr>
            <w:r w:rsidRPr="00DF7D9E">
              <w:rPr>
                <w:rFonts w:ascii="Wingdings 2" w:eastAsia="Wingdings 2" w:hAnsi="Wingdings 2" w:cs="Wingdings 2"/>
                <w:sz w:val="20"/>
                <w:szCs w:val="20"/>
              </w:rPr>
              <w:t>P</w:t>
            </w:r>
          </w:p>
        </w:tc>
        <w:tc>
          <w:tcPr>
            <w:tcW w:w="1238" w:type="dxa"/>
            <w:tcBorders>
              <w:top w:val="single" w:sz="4" w:space="0" w:color="auto"/>
              <w:left w:val="single" w:sz="12" w:space="0" w:color="auto"/>
              <w:bottom w:val="single" w:sz="4" w:space="0" w:color="auto"/>
              <w:right w:val="single" w:sz="4" w:space="0" w:color="auto"/>
            </w:tcBorders>
            <w:vAlign w:val="center"/>
          </w:tcPr>
          <w:p w14:paraId="70945C2B" w14:textId="77777777" w:rsidR="00050B6C" w:rsidRPr="00C73F07" w:rsidRDefault="00050B6C" w:rsidP="0065756C">
            <w:pPr>
              <w:jc w:val="center"/>
              <w:rPr>
                <w:rFonts w:asciiTheme="minorHAnsi" w:eastAsia="Wingdings 2" w:hAnsiTheme="minorHAnsi" w:cs="Wingdings 2"/>
                <w:sz w:val="20"/>
                <w:szCs w:val="20"/>
              </w:rPr>
            </w:pPr>
          </w:p>
        </w:tc>
        <w:tc>
          <w:tcPr>
            <w:tcW w:w="1238" w:type="dxa"/>
            <w:tcBorders>
              <w:top w:val="single" w:sz="4" w:space="0" w:color="auto"/>
              <w:left w:val="single" w:sz="4" w:space="0" w:color="auto"/>
              <w:bottom w:val="single" w:sz="4" w:space="0" w:color="auto"/>
              <w:right w:val="single" w:sz="12" w:space="0" w:color="auto"/>
            </w:tcBorders>
            <w:vAlign w:val="center"/>
            <w:hideMark/>
          </w:tcPr>
          <w:p w14:paraId="06A0DFED" w14:textId="3A0AD71F" w:rsidR="00050B6C" w:rsidRPr="00C73F07" w:rsidRDefault="00050B6C" w:rsidP="0065756C">
            <w:pPr>
              <w:jc w:val="center"/>
              <w:rPr>
                <w:rFonts w:asciiTheme="minorHAnsi" w:eastAsiaTheme="minorHAnsi" w:hAnsiTheme="minorHAnsi" w:cstheme="minorBidi"/>
                <w:sz w:val="20"/>
                <w:szCs w:val="20"/>
              </w:rPr>
            </w:pPr>
            <w:r w:rsidRPr="005E56F7">
              <w:rPr>
                <w:rFonts w:ascii="Wingdings 2" w:eastAsia="Wingdings 2" w:hAnsi="Wingdings 2" w:cs="Wingdings 2"/>
                <w:sz w:val="20"/>
                <w:szCs w:val="20"/>
              </w:rPr>
              <w:t>P</w:t>
            </w:r>
          </w:p>
        </w:tc>
      </w:tr>
      <w:tr w:rsidR="001E3E53" w:rsidRPr="00C73F07" w14:paraId="7B97D49F"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7D0AF359"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Manufacturer 2</w:t>
            </w:r>
          </w:p>
        </w:tc>
        <w:tc>
          <w:tcPr>
            <w:tcW w:w="1237" w:type="dxa"/>
            <w:tcBorders>
              <w:top w:val="single" w:sz="4" w:space="0" w:color="auto"/>
              <w:left w:val="double" w:sz="4" w:space="0" w:color="auto"/>
              <w:bottom w:val="single" w:sz="4" w:space="0" w:color="auto"/>
              <w:right w:val="single" w:sz="4" w:space="0" w:color="auto"/>
            </w:tcBorders>
            <w:vAlign w:val="center"/>
          </w:tcPr>
          <w:p w14:paraId="2826984B"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hideMark/>
          </w:tcPr>
          <w:p w14:paraId="6BAD2B91" w14:textId="2FA82BBF" w:rsidR="00050B6C" w:rsidRPr="00C73F07" w:rsidRDefault="00050B6C" w:rsidP="0065756C">
            <w:pPr>
              <w:jc w:val="center"/>
              <w:rPr>
                <w:rFonts w:asciiTheme="minorHAnsi" w:hAnsiTheme="minorHAnsi"/>
                <w:sz w:val="20"/>
                <w:szCs w:val="20"/>
              </w:rPr>
            </w:pPr>
            <w:r w:rsidRPr="00A571F2">
              <w:rPr>
                <w:rFonts w:ascii="Wingdings 2" w:eastAsia="Wingdings 2" w:hAnsi="Wingdings 2" w:cs="Wingdings 2"/>
                <w:sz w:val="20"/>
                <w:szCs w:val="20"/>
              </w:rPr>
              <w:t>P</w:t>
            </w:r>
          </w:p>
        </w:tc>
        <w:tc>
          <w:tcPr>
            <w:tcW w:w="1237" w:type="dxa"/>
            <w:tcBorders>
              <w:top w:val="single" w:sz="4" w:space="0" w:color="auto"/>
              <w:left w:val="single" w:sz="4" w:space="0" w:color="auto"/>
              <w:bottom w:val="single" w:sz="4" w:space="0" w:color="auto"/>
              <w:right w:val="single" w:sz="12" w:space="0" w:color="auto"/>
            </w:tcBorders>
            <w:vAlign w:val="center"/>
            <w:hideMark/>
          </w:tcPr>
          <w:p w14:paraId="6D6D4DF6" w14:textId="45CBA23D" w:rsidR="00050B6C" w:rsidRPr="00C73F07" w:rsidRDefault="00050B6C" w:rsidP="0065756C">
            <w:pPr>
              <w:jc w:val="center"/>
              <w:rPr>
                <w:rFonts w:asciiTheme="minorHAnsi" w:hAnsiTheme="minorHAnsi"/>
                <w:sz w:val="20"/>
                <w:szCs w:val="20"/>
              </w:rPr>
            </w:pPr>
            <w:r w:rsidRPr="001B2F51">
              <w:rPr>
                <w:rFonts w:ascii="Wingdings 2" w:eastAsia="Wingdings 2" w:hAnsi="Wingdings 2" w:cs="Wingdings 2"/>
                <w:sz w:val="20"/>
                <w:szCs w:val="20"/>
              </w:rPr>
              <w:t>W</w:t>
            </w:r>
          </w:p>
        </w:tc>
        <w:tc>
          <w:tcPr>
            <w:tcW w:w="1238" w:type="dxa"/>
            <w:tcBorders>
              <w:top w:val="single" w:sz="4" w:space="0" w:color="auto"/>
              <w:left w:val="single" w:sz="12" w:space="0" w:color="auto"/>
              <w:bottom w:val="single" w:sz="4" w:space="0" w:color="auto"/>
              <w:right w:val="single" w:sz="4" w:space="0" w:color="auto"/>
            </w:tcBorders>
            <w:vAlign w:val="center"/>
          </w:tcPr>
          <w:p w14:paraId="1554D2FA"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12" w:space="0" w:color="auto"/>
            </w:tcBorders>
            <w:vAlign w:val="center"/>
            <w:hideMark/>
          </w:tcPr>
          <w:p w14:paraId="722E76FE" w14:textId="070A9788" w:rsidR="00050B6C" w:rsidRPr="00C73F07" w:rsidRDefault="00050B6C" w:rsidP="0065756C">
            <w:pPr>
              <w:jc w:val="center"/>
              <w:rPr>
                <w:rFonts w:asciiTheme="minorHAnsi" w:hAnsiTheme="minorHAnsi"/>
                <w:sz w:val="20"/>
                <w:szCs w:val="20"/>
              </w:rPr>
            </w:pPr>
            <w:r w:rsidRPr="005E56F7">
              <w:rPr>
                <w:rFonts w:ascii="Wingdings 2" w:eastAsia="Wingdings 2" w:hAnsi="Wingdings 2" w:cs="Wingdings 2"/>
                <w:sz w:val="20"/>
                <w:szCs w:val="20"/>
              </w:rPr>
              <w:t>P</w:t>
            </w:r>
          </w:p>
        </w:tc>
      </w:tr>
      <w:tr w:rsidR="001E3E53" w:rsidRPr="00C73F07" w14:paraId="3D6E1C3C"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0AC4DCC3"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Manufacturer Part Number 2</w:t>
            </w:r>
          </w:p>
        </w:tc>
        <w:tc>
          <w:tcPr>
            <w:tcW w:w="1237" w:type="dxa"/>
            <w:tcBorders>
              <w:top w:val="single" w:sz="4" w:space="0" w:color="auto"/>
              <w:left w:val="double" w:sz="4" w:space="0" w:color="auto"/>
              <w:bottom w:val="single" w:sz="4" w:space="0" w:color="auto"/>
              <w:right w:val="single" w:sz="4" w:space="0" w:color="auto"/>
            </w:tcBorders>
            <w:vAlign w:val="center"/>
          </w:tcPr>
          <w:p w14:paraId="3D55E833"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hideMark/>
          </w:tcPr>
          <w:p w14:paraId="23B9D1AF" w14:textId="47A908F8" w:rsidR="00050B6C" w:rsidRPr="00C73F07" w:rsidRDefault="00050B6C" w:rsidP="0065756C">
            <w:pPr>
              <w:jc w:val="center"/>
              <w:rPr>
                <w:rFonts w:asciiTheme="minorHAnsi" w:hAnsiTheme="minorHAnsi"/>
                <w:sz w:val="20"/>
                <w:szCs w:val="20"/>
              </w:rPr>
            </w:pPr>
            <w:r w:rsidRPr="00A571F2">
              <w:rPr>
                <w:rFonts w:ascii="Wingdings 2" w:eastAsia="Wingdings 2" w:hAnsi="Wingdings 2" w:cs="Wingdings 2"/>
                <w:sz w:val="20"/>
                <w:szCs w:val="20"/>
              </w:rPr>
              <w:t>P</w:t>
            </w:r>
          </w:p>
        </w:tc>
        <w:tc>
          <w:tcPr>
            <w:tcW w:w="1237" w:type="dxa"/>
            <w:tcBorders>
              <w:top w:val="single" w:sz="4" w:space="0" w:color="auto"/>
              <w:left w:val="single" w:sz="4" w:space="0" w:color="auto"/>
              <w:bottom w:val="single" w:sz="4" w:space="0" w:color="auto"/>
              <w:right w:val="single" w:sz="12" w:space="0" w:color="auto"/>
            </w:tcBorders>
            <w:vAlign w:val="center"/>
            <w:hideMark/>
          </w:tcPr>
          <w:p w14:paraId="2AADE24B" w14:textId="3520C1DB" w:rsidR="00050B6C" w:rsidRPr="00C73F07" w:rsidRDefault="00050B6C" w:rsidP="0065756C">
            <w:pPr>
              <w:jc w:val="center"/>
              <w:rPr>
                <w:rFonts w:asciiTheme="minorHAnsi" w:hAnsiTheme="minorHAnsi"/>
                <w:sz w:val="20"/>
                <w:szCs w:val="20"/>
              </w:rPr>
            </w:pPr>
            <w:r w:rsidRPr="001B2F51">
              <w:rPr>
                <w:rFonts w:ascii="Wingdings 2" w:eastAsia="Wingdings 2" w:hAnsi="Wingdings 2" w:cs="Wingdings 2"/>
                <w:sz w:val="20"/>
                <w:szCs w:val="20"/>
              </w:rPr>
              <w:t>W</w:t>
            </w:r>
          </w:p>
        </w:tc>
        <w:tc>
          <w:tcPr>
            <w:tcW w:w="1238" w:type="dxa"/>
            <w:tcBorders>
              <w:top w:val="single" w:sz="4" w:space="0" w:color="auto"/>
              <w:left w:val="single" w:sz="12" w:space="0" w:color="auto"/>
              <w:bottom w:val="single" w:sz="4" w:space="0" w:color="auto"/>
              <w:right w:val="single" w:sz="4" w:space="0" w:color="auto"/>
            </w:tcBorders>
            <w:vAlign w:val="center"/>
            <w:hideMark/>
          </w:tcPr>
          <w:p w14:paraId="6BCF282B" w14:textId="3EBC1603" w:rsidR="00050B6C" w:rsidRPr="00C73F07" w:rsidRDefault="00050B6C" w:rsidP="0065756C">
            <w:pPr>
              <w:jc w:val="center"/>
              <w:rPr>
                <w:rFonts w:asciiTheme="minorHAnsi" w:hAnsiTheme="minorHAnsi"/>
                <w:sz w:val="20"/>
                <w:szCs w:val="20"/>
              </w:rPr>
            </w:pPr>
            <w:r>
              <w:rPr>
                <w:rFonts w:ascii="Wingdings 2" w:eastAsia="Wingdings 2" w:hAnsi="Wingdings 2" w:cs="Wingdings 2"/>
                <w:sz w:val="20"/>
                <w:szCs w:val="20"/>
              </w:rPr>
              <w:t>P</w:t>
            </w:r>
          </w:p>
        </w:tc>
        <w:tc>
          <w:tcPr>
            <w:tcW w:w="1238" w:type="dxa"/>
            <w:tcBorders>
              <w:top w:val="single" w:sz="4" w:space="0" w:color="auto"/>
              <w:left w:val="single" w:sz="4" w:space="0" w:color="auto"/>
              <w:bottom w:val="single" w:sz="4" w:space="0" w:color="auto"/>
              <w:right w:val="single" w:sz="12" w:space="0" w:color="auto"/>
            </w:tcBorders>
            <w:vAlign w:val="center"/>
          </w:tcPr>
          <w:p w14:paraId="0544DA0F" w14:textId="77777777" w:rsidR="00050B6C" w:rsidRPr="00C73F07" w:rsidRDefault="00050B6C" w:rsidP="0065756C">
            <w:pPr>
              <w:jc w:val="center"/>
              <w:rPr>
                <w:rFonts w:asciiTheme="minorHAnsi" w:hAnsiTheme="minorHAnsi"/>
                <w:sz w:val="20"/>
                <w:szCs w:val="20"/>
              </w:rPr>
            </w:pPr>
          </w:p>
        </w:tc>
      </w:tr>
      <w:tr w:rsidR="001E3E53" w:rsidRPr="00C73F07" w14:paraId="49C3FCC4"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443DF8C5"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Supplier 2</w:t>
            </w:r>
          </w:p>
        </w:tc>
        <w:tc>
          <w:tcPr>
            <w:tcW w:w="1237" w:type="dxa"/>
            <w:tcBorders>
              <w:top w:val="single" w:sz="4" w:space="0" w:color="auto"/>
              <w:left w:val="double" w:sz="4" w:space="0" w:color="auto"/>
              <w:bottom w:val="single" w:sz="4" w:space="0" w:color="auto"/>
              <w:right w:val="single" w:sz="4" w:space="0" w:color="auto"/>
            </w:tcBorders>
            <w:vAlign w:val="center"/>
          </w:tcPr>
          <w:p w14:paraId="187D88A4"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hideMark/>
          </w:tcPr>
          <w:p w14:paraId="22EFC4B6" w14:textId="6E4D8E6D" w:rsidR="00050B6C" w:rsidRPr="00C73F07" w:rsidRDefault="00050B6C" w:rsidP="0065756C">
            <w:pPr>
              <w:jc w:val="center"/>
              <w:rPr>
                <w:rFonts w:asciiTheme="minorHAnsi" w:hAnsiTheme="minorHAnsi"/>
                <w:sz w:val="20"/>
                <w:szCs w:val="20"/>
              </w:rPr>
            </w:pPr>
            <w:r w:rsidRPr="00A571F2">
              <w:rPr>
                <w:rFonts w:ascii="Wingdings 2" w:eastAsia="Wingdings 2" w:hAnsi="Wingdings 2" w:cs="Wingdings 2"/>
                <w:sz w:val="20"/>
                <w:szCs w:val="20"/>
              </w:rPr>
              <w:t>P</w:t>
            </w:r>
          </w:p>
        </w:tc>
        <w:tc>
          <w:tcPr>
            <w:tcW w:w="1237" w:type="dxa"/>
            <w:tcBorders>
              <w:top w:val="single" w:sz="4" w:space="0" w:color="auto"/>
              <w:left w:val="single" w:sz="4" w:space="0" w:color="auto"/>
              <w:bottom w:val="single" w:sz="4" w:space="0" w:color="auto"/>
              <w:right w:val="single" w:sz="12" w:space="0" w:color="auto"/>
            </w:tcBorders>
            <w:vAlign w:val="center"/>
            <w:hideMark/>
          </w:tcPr>
          <w:p w14:paraId="635A3861" w14:textId="26B9DDAF" w:rsidR="00050B6C" w:rsidRPr="00C73F07" w:rsidRDefault="00050B6C" w:rsidP="0065756C">
            <w:pPr>
              <w:jc w:val="center"/>
              <w:rPr>
                <w:rFonts w:asciiTheme="minorHAnsi" w:hAnsiTheme="minorHAnsi"/>
                <w:sz w:val="20"/>
                <w:szCs w:val="20"/>
              </w:rPr>
            </w:pPr>
            <w:r w:rsidRPr="001B2F51">
              <w:rPr>
                <w:rFonts w:ascii="Wingdings 2" w:eastAsia="Wingdings 2" w:hAnsi="Wingdings 2" w:cs="Wingdings 2"/>
                <w:sz w:val="20"/>
                <w:szCs w:val="20"/>
              </w:rPr>
              <w:t>W</w:t>
            </w:r>
          </w:p>
        </w:tc>
        <w:tc>
          <w:tcPr>
            <w:tcW w:w="1238" w:type="dxa"/>
            <w:tcBorders>
              <w:top w:val="single" w:sz="4" w:space="0" w:color="auto"/>
              <w:left w:val="single" w:sz="12" w:space="0" w:color="auto"/>
              <w:bottom w:val="single" w:sz="4" w:space="0" w:color="auto"/>
              <w:right w:val="single" w:sz="4" w:space="0" w:color="auto"/>
            </w:tcBorders>
            <w:vAlign w:val="center"/>
          </w:tcPr>
          <w:p w14:paraId="1731DF45"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12" w:space="0" w:color="auto"/>
            </w:tcBorders>
            <w:vAlign w:val="center"/>
            <w:hideMark/>
          </w:tcPr>
          <w:p w14:paraId="6F4F2178" w14:textId="4D90D119" w:rsidR="00050B6C" w:rsidRPr="00C73F07" w:rsidRDefault="00050B6C" w:rsidP="0065756C">
            <w:pPr>
              <w:jc w:val="center"/>
              <w:rPr>
                <w:rFonts w:asciiTheme="minorHAnsi" w:hAnsiTheme="minorHAnsi"/>
                <w:sz w:val="20"/>
                <w:szCs w:val="20"/>
              </w:rPr>
            </w:pPr>
            <w:r w:rsidRPr="00B542C6">
              <w:rPr>
                <w:rFonts w:ascii="Wingdings 2" w:eastAsia="Wingdings 2" w:hAnsi="Wingdings 2" w:cs="Wingdings 2"/>
                <w:sz w:val="20"/>
                <w:szCs w:val="20"/>
              </w:rPr>
              <w:t>P</w:t>
            </w:r>
          </w:p>
        </w:tc>
      </w:tr>
      <w:tr w:rsidR="001E3E53" w:rsidRPr="00C73F07" w14:paraId="0A4B05CE" w14:textId="77777777" w:rsidTr="00CC7B42">
        <w:trPr>
          <w:trHeight w:val="288"/>
          <w:jc w:val="center"/>
        </w:trPr>
        <w:tc>
          <w:tcPr>
            <w:tcW w:w="3247" w:type="dxa"/>
            <w:tcBorders>
              <w:top w:val="single" w:sz="4" w:space="0" w:color="auto"/>
              <w:left w:val="single" w:sz="12" w:space="0" w:color="auto"/>
              <w:bottom w:val="single" w:sz="4" w:space="0" w:color="auto"/>
              <w:right w:val="double" w:sz="4" w:space="0" w:color="auto"/>
            </w:tcBorders>
            <w:vAlign w:val="center"/>
            <w:hideMark/>
          </w:tcPr>
          <w:p w14:paraId="7EC4D4EC"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Supplier Part Number 2</w:t>
            </w:r>
          </w:p>
        </w:tc>
        <w:tc>
          <w:tcPr>
            <w:tcW w:w="1237" w:type="dxa"/>
            <w:tcBorders>
              <w:top w:val="single" w:sz="4" w:space="0" w:color="auto"/>
              <w:left w:val="double" w:sz="4" w:space="0" w:color="auto"/>
              <w:bottom w:val="single" w:sz="4" w:space="0" w:color="auto"/>
              <w:right w:val="single" w:sz="4" w:space="0" w:color="auto"/>
            </w:tcBorders>
            <w:vAlign w:val="center"/>
          </w:tcPr>
          <w:p w14:paraId="60296D40"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4" w:space="0" w:color="auto"/>
            </w:tcBorders>
            <w:vAlign w:val="center"/>
            <w:hideMark/>
          </w:tcPr>
          <w:p w14:paraId="3051127B" w14:textId="1C9F3B12" w:rsidR="00050B6C" w:rsidRPr="00C73F07" w:rsidRDefault="00050B6C" w:rsidP="0065756C">
            <w:pPr>
              <w:jc w:val="center"/>
              <w:rPr>
                <w:rFonts w:asciiTheme="minorHAnsi" w:hAnsiTheme="minorHAnsi"/>
                <w:sz w:val="20"/>
                <w:szCs w:val="20"/>
              </w:rPr>
            </w:pPr>
            <w:r w:rsidRPr="00A571F2">
              <w:rPr>
                <w:rFonts w:ascii="Wingdings 2" w:eastAsia="Wingdings 2" w:hAnsi="Wingdings 2" w:cs="Wingdings 2"/>
                <w:sz w:val="20"/>
                <w:szCs w:val="20"/>
              </w:rPr>
              <w:t>P</w:t>
            </w:r>
          </w:p>
        </w:tc>
        <w:tc>
          <w:tcPr>
            <w:tcW w:w="1237" w:type="dxa"/>
            <w:tcBorders>
              <w:top w:val="single" w:sz="4" w:space="0" w:color="auto"/>
              <w:left w:val="single" w:sz="4" w:space="0" w:color="auto"/>
              <w:bottom w:val="single" w:sz="4" w:space="0" w:color="auto"/>
              <w:right w:val="single" w:sz="12" w:space="0" w:color="auto"/>
            </w:tcBorders>
            <w:vAlign w:val="center"/>
            <w:hideMark/>
          </w:tcPr>
          <w:p w14:paraId="313ED78B" w14:textId="47100D80" w:rsidR="00050B6C" w:rsidRPr="00C73F07" w:rsidRDefault="00050B6C" w:rsidP="0065756C">
            <w:pPr>
              <w:jc w:val="center"/>
              <w:rPr>
                <w:rFonts w:asciiTheme="minorHAnsi" w:hAnsiTheme="minorHAnsi"/>
                <w:sz w:val="20"/>
                <w:szCs w:val="20"/>
              </w:rPr>
            </w:pPr>
            <w:r w:rsidRPr="001B2F51">
              <w:rPr>
                <w:rFonts w:ascii="Wingdings 2" w:eastAsia="Wingdings 2" w:hAnsi="Wingdings 2" w:cs="Wingdings 2"/>
                <w:sz w:val="20"/>
                <w:szCs w:val="20"/>
              </w:rPr>
              <w:t>W</w:t>
            </w:r>
          </w:p>
        </w:tc>
        <w:tc>
          <w:tcPr>
            <w:tcW w:w="1238" w:type="dxa"/>
            <w:tcBorders>
              <w:top w:val="single" w:sz="4" w:space="0" w:color="auto"/>
              <w:left w:val="single" w:sz="12" w:space="0" w:color="auto"/>
              <w:bottom w:val="single" w:sz="4" w:space="0" w:color="auto"/>
              <w:right w:val="single" w:sz="4" w:space="0" w:color="auto"/>
            </w:tcBorders>
            <w:vAlign w:val="center"/>
          </w:tcPr>
          <w:p w14:paraId="52DFC7B0"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4" w:space="0" w:color="auto"/>
              <w:right w:val="single" w:sz="12" w:space="0" w:color="auto"/>
            </w:tcBorders>
            <w:vAlign w:val="center"/>
            <w:hideMark/>
          </w:tcPr>
          <w:p w14:paraId="6DFC7CC2" w14:textId="26330722" w:rsidR="00050B6C" w:rsidRPr="00C73F07" w:rsidRDefault="00050B6C" w:rsidP="0065756C">
            <w:pPr>
              <w:jc w:val="center"/>
              <w:rPr>
                <w:rFonts w:asciiTheme="minorHAnsi" w:hAnsiTheme="minorHAnsi"/>
                <w:sz w:val="20"/>
                <w:szCs w:val="20"/>
              </w:rPr>
            </w:pPr>
            <w:r w:rsidRPr="00B542C6">
              <w:rPr>
                <w:rFonts w:ascii="Wingdings 2" w:eastAsia="Wingdings 2" w:hAnsi="Wingdings 2" w:cs="Wingdings 2"/>
                <w:sz w:val="20"/>
                <w:szCs w:val="20"/>
              </w:rPr>
              <w:t>P</w:t>
            </w:r>
          </w:p>
        </w:tc>
      </w:tr>
      <w:tr w:rsidR="001E3E53" w:rsidRPr="00C73F07" w14:paraId="4593901A" w14:textId="77777777" w:rsidTr="00CC7B42">
        <w:trPr>
          <w:trHeight w:val="288"/>
          <w:jc w:val="center"/>
        </w:trPr>
        <w:tc>
          <w:tcPr>
            <w:tcW w:w="3247" w:type="dxa"/>
            <w:tcBorders>
              <w:top w:val="single" w:sz="4" w:space="0" w:color="auto"/>
              <w:left w:val="single" w:sz="12" w:space="0" w:color="auto"/>
              <w:bottom w:val="single" w:sz="12" w:space="0" w:color="auto"/>
              <w:right w:val="double" w:sz="4" w:space="0" w:color="auto"/>
            </w:tcBorders>
            <w:vAlign w:val="center"/>
            <w:hideMark/>
          </w:tcPr>
          <w:p w14:paraId="7B2A75E4" w14:textId="77777777" w:rsidR="00050B6C" w:rsidRPr="00C73F07" w:rsidRDefault="00050B6C" w:rsidP="0065756C">
            <w:pPr>
              <w:pStyle w:val="ListParagraph"/>
              <w:numPr>
                <w:ilvl w:val="0"/>
                <w:numId w:val="13"/>
              </w:numPr>
              <w:ind w:left="504"/>
              <w:contextualSpacing/>
              <w:rPr>
                <w:rFonts w:asciiTheme="minorHAnsi" w:hAnsiTheme="minorHAnsi"/>
                <w:sz w:val="20"/>
                <w:szCs w:val="20"/>
              </w:rPr>
            </w:pPr>
            <w:r w:rsidRPr="00C73F07">
              <w:rPr>
                <w:rFonts w:asciiTheme="minorHAnsi" w:hAnsiTheme="minorHAnsi"/>
                <w:sz w:val="20"/>
                <w:szCs w:val="20"/>
              </w:rPr>
              <w:t>System: Connector</w:t>
            </w:r>
          </w:p>
        </w:tc>
        <w:tc>
          <w:tcPr>
            <w:tcW w:w="1237" w:type="dxa"/>
            <w:tcBorders>
              <w:top w:val="single" w:sz="4" w:space="0" w:color="auto"/>
              <w:left w:val="double" w:sz="4" w:space="0" w:color="auto"/>
              <w:bottom w:val="single" w:sz="12" w:space="0" w:color="auto"/>
              <w:right w:val="single" w:sz="4" w:space="0" w:color="auto"/>
            </w:tcBorders>
            <w:vAlign w:val="center"/>
          </w:tcPr>
          <w:p w14:paraId="26F9A5AA"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12" w:space="0" w:color="auto"/>
              <w:right w:val="single" w:sz="4" w:space="0" w:color="auto"/>
            </w:tcBorders>
            <w:vAlign w:val="center"/>
          </w:tcPr>
          <w:p w14:paraId="52552BB8" w14:textId="77777777" w:rsidR="00050B6C" w:rsidRPr="00C73F07" w:rsidRDefault="00050B6C" w:rsidP="0065756C">
            <w:pPr>
              <w:jc w:val="center"/>
              <w:rPr>
                <w:rFonts w:asciiTheme="minorHAnsi" w:hAnsiTheme="minorHAnsi"/>
                <w:sz w:val="20"/>
                <w:szCs w:val="20"/>
              </w:rPr>
            </w:pPr>
          </w:p>
        </w:tc>
        <w:tc>
          <w:tcPr>
            <w:tcW w:w="1237" w:type="dxa"/>
            <w:tcBorders>
              <w:top w:val="single" w:sz="4" w:space="0" w:color="auto"/>
              <w:left w:val="single" w:sz="4" w:space="0" w:color="auto"/>
              <w:bottom w:val="single" w:sz="12" w:space="0" w:color="auto"/>
              <w:right w:val="single" w:sz="12" w:space="0" w:color="auto"/>
            </w:tcBorders>
            <w:vAlign w:val="center"/>
            <w:hideMark/>
          </w:tcPr>
          <w:p w14:paraId="287B1E31" w14:textId="0A41D75E" w:rsidR="00050B6C" w:rsidRPr="00C73F07" w:rsidRDefault="00050B6C" w:rsidP="0065756C">
            <w:pPr>
              <w:jc w:val="center"/>
              <w:rPr>
                <w:rFonts w:asciiTheme="minorHAnsi" w:hAnsiTheme="minorHAnsi"/>
                <w:sz w:val="20"/>
                <w:szCs w:val="20"/>
              </w:rPr>
            </w:pPr>
            <w:r>
              <w:rPr>
                <w:rFonts w:ascii="Wingdings 2" w:eastAsia="Wingdings 2" w:hAnsi="Wingdings 2" w:cs="Wingdings 2"/>
                <w:sz w:val="20"/>
                <w:szCs w:val="20"/>
              </w:rPr>
              <w:t>P</w:t>
            </w:r>
          </w:p>
        </w:tc>
        <w:tc>
          <w:tcPr>
            <w:tcW w:w="1238" w:type="dxa"/>
            <w:tcBorders>
              <w:top w:val="single" w:sz="4" w:space="0" w:color="auto"/>
              <w:left w:val="single" w:sz="12" w:space="0" w:color="auto"/>
              <w:bottom w:val="single" w:sz="12" w:space="0" w:color="auto"/>
              <w:right w:val="single" w:sz="4" w:space="0" w:color="auto"/>
            </w:tcBorders>
            <w:vAlign w:val="center"/>
          </w:tcPr>
          <w:p w14:paraId="16420A4E" w14:textId="77777777" w:rsidR="00050B6C" w:rsidRPr="00C73F07" w:rsidRDefault="00050B6C" w:rsidP="0065756C">
            <w:pPr>
              <w:jc w:val="center"/>
              <w:rPr>
                <w:rFonts w:asciiTheme="minorHAnsi" w:hAnsiTheme="minorHAnsi"/>
                <w:sz w:val="20"/>
                <w:szCs w:val="20"/>
              </w:rPr>
            </w:pPr>
          </w:p>
        </w:tc>
        <w:tc>
          <w:tcPr>
            <w:tcW w:w="1238" w:type="dxa"/>
            <w:tcBorders>
              <w:top w:val="single" w:sz="4" w:space="0" w:color="auto"/>
              <w:left w:val="single" w:sz="4" w:space="0" w:color="auto"/>
              <w:bottom w:val="single" w:sz="12" w:space="0" w:color="auto"/>
              <w:right w:val="single" w:sz="12" w:space="0" w:color="auto"/>
            </w:tcBorders>
            <w:vAlign w:val="center"/>
            <w:hideMark/>
          </w:tcPr>
          <w:p w14:paraId="7E921744" w14:textId="7B4DEEAA" w:rsidR="00050B6C" w:rsidRPr="00C73F07" w:rsidRDefault="00050B6C" w:rsidP="0065756C">
            <w:pPr>
              <w:jc w:val="center"/>
              <w:rPr>
                <w:rFonts w:asciiTheme="minorHAnsi" w:hAnsiTheme="minorHAnsi"/>
                <w:sz w:val="20"/>
                <w:szCs w:val="20"/>
              </w:rPr>
            </w:pPr>
            <w:r w:rsidRPr="00B542C6">
              <w:rPr>
                <w:rFonts w:ascii="Wingdings 2" w:eastAsia="Wingdings 2" w:hAnsi="Wingdings 2" w:cs="Wingdings 2"/>
                <w:sz w:val="20"/>
                <w:szCs w:val="20"/>
              </w:rPr>
              <w:t>P</w:t>
            </w:r>
          </w:p>
        </w:tc>
      </w:tr>
    </w:tbl>
    <w:p w14:paraId="490C0DC9" w14:textId="5F369E51" w:rsidR="00C73F07" w:rsidRPr="0065756C" w:rsidRDefault="00C73F07" w:rsidP="00676DED">
      <w:pPr>
        <w:pStyle w:val="Heading5"/>
        <w:numPr>
          <w:ilvl w:val="3"/>
          <w:numId w:val="17"/>
        </w:numPr>
        <w:spacing w:before="120" w:after="60"/>
        <w:ind w:left="1620" w:hanging="900"/>
        <w:rPr>
          <w:b w:val="0"/>
          <w:bCs w:val="0"/>
        </w:rPr>
      </w:pPr>
      <w:bookmarkStart w:id="73" w:name="_Toc70421279"/>
      <w:r w:rsidRPr="0065756C">
        <w:rPr>
          <w:rFonts w:asciiTheme="minorHAnsi" w:hAnsiTheme="minorHAnsi" w:cstheme="minorHAnsi"/>
          <w:b w:val="0"/>
          <w:bCs w:val="0"/>
        </w:rPr>
        <w:t>Part Choice (Altium Designer)</w:t>
      </w:r>
      <w:bookmarkEnd w:id="73"/>
    </w:p>
    <w:p w14:paraId="6E79B7C6" w14:textId="196FAE52" w:rsidR="00C73F07" w:rsidRPr="00050B6C" w:rsidRDefault="00C73F07" w:rsidP="0065756C">
      <w:pPr>
        <w:pStyle w:val="ListParagraph"/>
        <w:spacing w:after="120"/>
        <w:jc w:val="thaiDistribute"/>
        <w:rPr>
          <w:rFonts w:asciiTheme="minorHAnsi" w:hAnsiTheme="minorHAnsi" w:cstheme="minorBidi"/>
          <w:color w:val="auto"/>
        </w:rPr>
      </w:pPr>
      <w:r w:rsidRPr="00050B6C">
        <w:rPr>
          <w:rFonts w:asciiTheme="minorHAnsi" w:hAnsiTheme="minorHAnsi"/>
        </w:rPr>
        <w:t>Powerful feature to sourc</w:t>
      </w:r>
      <w:r w:rsidR="00985879">
        <w:rPr>
          <w:rFonts w:asciiTheme="minorHAnsi" w:hAnsiTheme="minorHAnsi"/>
        </w:rPr>
        <w:t>e</w:t>
      </w:r>
      <w:r w:rsidRPr="00050B6C">
        <w:rPr>
          <w:rFonts w:asciiTheme="minorHAnsi" w:hAnsiTheme="minorHAnsi"/>
        </w:rPr>
        <w:t xml:space="preserve"> electronic item </w:t>
      </w:r>
      <w:r w:rsidR="004B1088">
        <w:rPr>
          <w:rFonts w:asciiTheme="minorHAnsi" w:hAnsiTheme="minorHAnsi"/>
        </w:rPr>
        <w:t>in</w:t>
      </w:r>
      <w:r w:rsidRPr="00050B6C">
        <w:rPr>
          <w:rFonts w:asciiTheme="minorHAnsi" w:hAnsiTheme="minorHAnsi"/>
        </w:rPr>
        <w:t xml:space="preserve"> online server to be getting component information, stock quantity, etc. This feature has generated information background </w:t>
      </w:r>
      <w:r w:rsidR="001C7F18">
        <w:rPr>
          <w:rFonts w:asciiTheme="minorHAnsi" w:hAnsiTheme="minorHAnsi"/>
        </w:rPr>
        <w:t>that</w:t>
      </w:r>
      <w:r w:rsidRPr="00050B6C">
        <w:rPr>
          <w:rFonts w:asciiTheme="minorHAnsi" w:hAnsiTheme="minorHAnsi"/>
        </w:rPr>
        <w:t xml:space="preserve"> cannot </w:t>
      </w:r>
      <w:r w:rsidR="001C7F18">
        <w:rPr>
          <w:rFonts w:asciiTheme="minorHAnsi" w:hAnsiTheme="minorHAnsi"/>
        </w:rPr>
        <w:t xml:space="preserve">be </w:t>
      </w:r>
      <w:r w:rsidRPr="00050B6C">
        <w:rPr>
          <w:rFonts w:asciiTheme="minorHAnsi" w:hAnsiTheme="minorHAnsi"/>
        </w:rPr>
        <w:t>modif</w:t>
      </w:r>
      <w:r w:rsidR="001C7F18">
        <w:rPr>
          <w:rFonts w:asciiTheme="minorHAnsi" w:hAnsiTheme="minorHAnsi"/>
        </w:rPr>
        <w:t>ied</w:t>
      </w:r>
      <w:r w:rsidRPr="00050B6C">
        <w:rPr>
          <w:rFonts w:asciiTheme="minorHAnsi" w:hAnsiTheme="minorHAnsi"/>
        </w:rPr>
        <w:t>.</w:t>
      </w:r>
    </w:p>
    <w:p w14:paraId="4E8C2C60" w14:textId="41849DFB" w:rsidR="00C73F07" w:rsidRPr="00050B6C" w:rsidRDefault="00C73F07" w:rsidP="00CC7B42">
      <w:pPr>
        <w:pStyle w:val="ListParagraph"/>
        <w:numPr>
          <w:ilvl w:val="0"/>
          <w:numId w:val="14"/>
        </w:numPr>
        <w:spacing w:after="120"/>
        <w:ind w:left="1627" w:hanging="907"/>
        <w:jc w:val="thaiDistribute"/>
        <w:rPr>
          <w:rFonts w:asciiTheme="minorHAnsi" w:hAnsiTheme="minorHAnsi"/>
        </w:rPr>
      </w:pPr>
      <w:r w:rsidRPr="00050B6C">
        <w:rPr>
          <w:rFonts w:asciiTheme="minorHAnsi" w:hAnsiTheme="minorHAnsi"/>
        </w:rPr>
        <w:t xml:space="preserve">Newly </w:t>
      </w:r>
      <w:proofErr w:type="gramStart"/>
      <w:r w:rsidRPr="00050B6C">
        <w:rPr>
          <w:rFonts w:asciiTheme="minorHAnsi" w:hAnsiTheme="minorHAnsi"/>
        </w:rPr>
        <w:t>create</w:t>
      </w:r>
      <w:proofErr w:type="gramEnd"/>
      <w:r w:rsidRPr="00050B6C">
        <w:rPr>
          <w:rFonts w:asciiTheme="minorHAnsi" w:hAnsiTheme="minorHAnsi"/>
        </w:rPr>
        <w:t xml:space="preserve"> item is not commercial type, designer shall creat</w:t>
      </w:r>
      <w:r w:rsidR="00D3450C">
        <w:rPr>
          <w:rFonts w:asciiTheme="minorHAnsi" w:hAnsiTheme="minorHAnsi"/>
        </w:rPr>
        <w:t>e</w:t>
      </w:r>
      <w:r w:rsidRPr="00050B6C">
        <w:rPr>
          <w:rFonts w:asciiTheme="minorHAnsi" w:hAnsiTheme="minorHAnsi"/>
        </w:rPr>
        <w:t xml:space="preserve"> parameters of parts choice by manually.</w:t>
      </w:r>
    </w:p>
    <w:p w14:paraId="0072A168" w14:textId="77777777" w:rsidR="001E3E53" w:rsidRDefault="00C73F07" w:rsidP="00CC7B42">
      <w:pPr>
        <w:pStyle w:val="ListParagraph"/>
        <w:numPr>
          <w:ilvl w:val="0"/>
          <w:numId w:val="14"/>
        </w:numPr>
        <w:spacing w:after="120"/>
        <w:ind w:left="1627" w:hanging="907"/>
        <w:jc w:val="thaiDistribute"/>
        <w:rPr>
          <w:rFonts w:asciiTheme="minorHAnsi" w:hAnsiTheme="minorHAnsi"/>
        </w:rPr>
      </w:pPr>
      <w:r w:rsidRPr="00050B6C">
        <w:rPr>
          <w:rFonts w:asciiTheme="minorHAnsi" w:hAnsiTheme="minorHAnsi"/>
        </w:rPr>
        <w:t xml:space="preserve">If main components have no part choice available, but matched item </w:t>
      </w:r>
      <w:proofErr w:type="gramStart"/>
      <w:r w:rsidRPr="00050B6C">
        <w:rPr>
          <w:rFonts w:asciiTheme="minorHAnsi" w:hAnsiTheme="minorHAnsi"/>
        </w:rPr>
        <w:t>has</w:t>
      </w:r>
      <w:proofErr w:type="gramEnd"/>
      <w:r w:rsidRPr="00050B6C">
        <w:rPr>
          <w:rFonts w:asciiTheme="minorHAnsi" w:hAnsiTheme="minorHAnsi"/>
        </w:rPr>
        <w:t xml:space="preserve"> required. Thus, </w:t>
      </w:r>
      <w:proofErr w:type="gramStart"/>
      <w:r w:rsidRPr="00050B6C">
        <w:rPr>
          <w:rFonts w:asciiTheme="minorHAnsi" w:hAnsiTheme="minorHAnsi"/>
        </w:rPr>
        <w:t>designer</w:t>
      </w:r>
      <w:proofErr w:type="gramEnd"/>
      <w:r w:rsidRPr="00050B6C">
        <w:rPr>
          <w:rFonts w:asciiTheme="minorHAnsi" w:hAnsiTheme="minorHAnsi"/>
        </w:rPr>
        <w:t xml:space="preserve"> shall cr</w:t>
      </w:r>
      <w:r w:rsidR="00371A21">
        <w:rPr>
          <w:rFonts w:asciiTheme="minorHAnsi" w:hAnsiTheme="minorHAnsi"/>
        </w:rPr>
        <w:t>e</w:t>
      </w:r>
      <w:r w:rsidRPr="00050B6C">
        <w:rPr>
          <w:rFonts w:asciiTheme="minorHAnsi" w:hAnsiTheme="minorHAnsi"/>
        </w:rPr>
        <w:t>at</w:t>
      </w:r>
      <w:r w:rsidR="00371A21">
        <w:rPr>
          <w:rFonts w:asciiTheme="minorHAnsi" w:hAnsiTheme="minorHAnsi"/>
        </w:rPr>
        <w:t>e</w:t>
      </w:r>
      <w:r w:rsidRPr="00050B6C">
        <w:rPr>
          <w:rFonts w:asciiTheme="minorHAnsi" w:hAnsiTheme="minorHAnsi"/>
        </w:rPr>
        <w:t xml:space="preserve"> blank parameters</w:t>
      </w:r>
      <w:r w:rsidR="0022720B">
        <w:rPr>
          <w:rFonts w:asciiTheme="minorHAnsi" w:hAnsiTheme="minorHAnsi"/>
        </w:rPr>
        <w:t>.</w:t>
      </w:r>
    </w:p>
    <w:p w14:paraId="7E6534C8" w14:textId="129C3FD4" w:rsidR="00C73F07" w:rsidRPr="0065756C" w:rsidRDefault="00C73F07" w:rsidP="0065756C">
      <w:pPr>
        <w:pStyle w:val="Heading5"/>
        <w:numPr>
          <w:ilvl w:val="3"/>
          <w:numId w:val="17"/>
        </w:numPr>
        <w:spacing w:after="120"/>
        <w:ind w:left="1620" w:hanging="900"/>
        <w:jc w:val="thaiDistribute"/>
        <w:rPr>
          <w:b w:val="0"/>
          <w:bCs w:val="0"/>
        </w:rPr>
      </w:pPr>
      <w:hyperlink r:id="rId111" w:history="1">
        <w:bookmarkStart w:id="74" w:name="_Toc70421280"/>
        <w:r w:rsidRPr="0065756C">
          <w:rPr>
            <w:rStyle w:val="Hyperlink"/>
            <w:rFonts w:asciiTheme="minorHAnsi" w:hAnsiTheme="minorHAnsi" w:cstheme="minorHAnsi"/>
            <w:b w:val="0"/>
            <w:bCs w:val="0"/>
          </w:rPr>
          <w:t>Bill of Materials (BOM)</w:t>
        </w:r>
        <w:bookmarkEnd w:id="74"/>
      </w:hyperlink>
    </w:p>
    <w:p w14:paraId="2B045C0C" w14:textId="77777777" w:rsidR="00CC7B42" w:rsidRDefault="00C73F07" w:rsidP="00CC7B42">
      <w:pPr>
        <w:pStyle w:val="ListParagraph"/>
        <w:spacing w:after="120"/>
        <w:jc w:val="thaiDistribute"/>
        <w:rPr>
          <w:rFonts w:asciiTheme="minorHAnsi" w:hAnsiTheme="minorHAnsi"/>
          <w:u w:val="single"/>
        </w:rPr>
      </w:pPr>
      <w:r w:rsidRPr="00050B6C">
        <w:rPr>
          <w:rFonts w:asciiTheme="minorHAnsi" w:hAnsiTheme="minorHAnsi"/>
        </w:rPr>
        <w:t xml:space="preserve">Design software has </w:t>
      </w:r>
      <w:proofErr w:type="gramStart"/>
      <w:r w:rsidRPr="00050B6C">
        <w:rPr>
          <w:rFonts w:asciiTheme="minorHAnsi" w:hAnsiTheme="minorHAnsi"/>
        </w:rPr>
        <w:t>supports</w:t>
      </w:r>
      <w:proofErr w:type="gramEnd"/>
      <w:r w:rsidRPr="00050B6C">
        <w:rPr>
          <w:rFonts w:asciiTheme="minorHAnsi" w:hAnsiTheme="minorHAnsi"/>
        </w:rPr>
        <w:t xml:space="preserve"> to generate bill of material which </w:t>
      </w:r>
      <w:proofErr w:type="gramStart"/>
      <w:r w:rsidRPr="00050B6C">
        <w:rPr>
          <w:rFonts w:asciiTheme="minorHAnsi" w:hAnsiTheme="minorHAnsi"/>
        </w:rPr>
        <w:t>be</w:t>
      </w:r>
      <w:proofErr w:type="gramEnd"/>
      <w:r w:rsidRPr="00050B6C">
        <w:rPr>
          <w:rFonts w:asciiTheme="minorHAnsi" w:hAnsiTheme="minorHAnsi"/>
        </w:rPr>
        <w:t xml:space="preserve"> referencing information from component library. If they </w:t>
      </w:r>
      <w:proofErr w:type="gramStart"/>
      <w:r w:rsidRPr="00050B6C">
        <w:rPr>
          <w:rFonts w:asciiTheme="minorHAnsi" w:hAnsiTheme="minorHAnsi"/>
        </w:rPr>
        <w:t>are having</w:t>
      </w:r>
      <w:proofErr w:type="gramEnd"/>
      <w:r w:rsidRPr="00050B6C">
        <w:rPr>
          <w:rFonts w:asciiTheme="minorHAnsi" w:hAnsiTheme="minorHAnsi"/>
        </w:rPr>
        <w:t xml:space="preserve"> some duplicate or missing content, then error message will be displaying. </w:t>
      </w:r>
      <w:r w:rsidRPr="00050B6C">
        <w:rPr>
          <w:rFonts w:asciiTheme="minorHAnsi" w:hAnsiTheme="minorHAnsi"/>
          <w:u w:val="single"/>
        </w:rPr>
        <w:t xml:space="preserve">BOM will contain items which </w:t>
      </w:r>
      <w:proofErr w:type="gramStart"/>
      <w:r w:rsidRPr="00050B6C">
        <w:rPr>
          <w:rFonts w:asciiTheme="minorHAnsi" w:hAnsiTheme="minorHAnsi"/>
          <w:u w:val="single"/>
        </w:rPr>
        <w:t>mounting</w:t>
      </w:r>
      <w:proofErr w:type="gramEnd"/>
      <w:r w:rsidRPr="00050B6C">
        <w:rPr>
          <w:rFonts w:asciiTheme="minorHAnsi" w:hAnsiTheme="minorHAnsi"/>
          <w:u w:val="single"/>
        </w:rPr>
        <w:t xml:space="preserve"> on PCB only.</w:t>
      </w:r>
    </w:p>
    <w:p w14:paraId="55A37489" w14:textId="77777777" w:rsidR="00CC7B42" w:rsidRDefault="00C73F07" w:rsidP="00CC7B42">
      <w:pPr>
        <w:pStyle w:val="ListParagraph"/>
        <w:numPr>
          <w:ilvl w:val="0"/>
          <w:numId w:val="42"/>
        </w:numPr>
        <w:spacing w:after="120"/>
        <w:ind w:left="1620" w:hanging="900"/>
        <w:jc w:val="thaiDistribute"/>
        <w:rPr>
          <w:rFonts w:asciiTheme="minorHAnsi" w:hAnsiTheme="minorHAnsi"/>
        </w:rPr>
      </w:pPr>
      <w:r w:rsidRPr="00CC7B42">
        <w:rPr>
          <w:rFonts w:asciiTheme="minorHAnsi" w:hAnsiTheme="minorHAnsi"/>
        </w:rPr>
        <w:t>Request quantity:</w:t>
      </w:r>
      <w:r w:rsidRPr="00CC7B42">
        <w:rPr>
          <w:rFonts w:asciiTheme="minorHAnsi" w:hAnsiTheme="minorHAnsi"/>
        </w:rPr>
        <w:tab/>
        <w:t>Auto calculate</w:t>
      </w:r>
      <w:r w:rsidR="00625800" w:rsidRPr="00CC7B42">
        <w:rPr>
          <w:rFonts w:asciiTheme="minorHAnsi" w:hAnsiTheme="minorHAnsi"/>
        </w:rPr>
        <w:t>d</w:t>
      </w:r>
      <w:r w:rsidRPr="00CC7B42">
        <w:rPr>
          <w:rFonts w:asciiTheme="minorHAnsi" w:hAnsiTheme="minorHAnsi"/>
        </w:rPr>
        <w:t xml:space="preserve"> from standard procedure controls.</w:t>
      </w:r>
    </w:p>
    <w:p w14:paraId="7BDF9BB7" w14:textId="7FF42E5C" w:rsidR="009E14A5" w:rsidRPr="00CC7B42" w:rsidRDefault="00C73F07" w:rsidP="00CC7B42">
      <w:pPr>
        <w:pStyle w:val="ListParagraph"/>
        <w:numPr>
          <w:ilvl w:val="0"/>
          <w:numId w:val="42"/>
        </w:numPr>
        <w:spacing w:after="120"/>
        <w:ind w:left="1620" w:hanging="900"/>
        <w:jc w:val="thaiDistribute"/>
        <w:rPr>
          <w:rFonts w:asciiTheme="minorHAnsi" w:hAnsiTheme="minorHAnsi" w:cstheme="minorBidi"/>
          <w:color w:val="auto"/>
        </w:rPr>
      </w:pPr>
      <w:r w:rsidRPr="00CC7B42">
        <w:rPr>
          <w:rFonts w:asciiTheme="minorHAnsi" w:hAnsiTheme="minorHAnsi"/>
        </w:rPr>
        <w:t>Components Type:</w:t>
      </w:r>
      <w:r w:rsidRPr="00CC7B42">
        <w:rPr>
          <w:rFonts w:asciiTheme="minorHAnsi" w:hAnsiTheme="minorHAnsi"/>
        </w:rPr>
        <w:tab/>
        <w:t>Choose new for item which never register to SAP system.</w:t>
      </w:r>
    </w:p>
    <w:p w14:paraId="0251B22E" w14:textId="24A5AA9C" w:rsidR="00C73F07" w:rsidRPr="00CC7B42" w:rsidRDefault="00C73F07" w:rsidP="00CC7B42">
      <w:pPr>
        <w:pStyle w:val="Heading5"/>
        <w:numPr>
          <w:ilvl w:val="3"/>
          <w:numId w:val="17"/>
        </w:numPr>
        <w:spacing w:after="120"/>
        <w:ind w:left="1620" w:hanging="900"/>
        <w:rPr>
          <w:b w:val="0"/>
          <w:bCs w:val="0"/>
        </w:rPr>
      </w:pPr>
      <w:hyperlink r:id="rId112" w:history="1">
        <w:bookmarkStart w:id="75" w:name="_Toc70421281"/>
        <w:r w:rsidRPr="00CC7B42">
          <w:rPr>
            <w:rStyle w:val="Hyperlink"/>
            <w:rFonts w:asciiTheme="minorHAnsi" w:hAnsiTheme="minorHAnsi" w:cstheme="minorHAnsi"/>
            <w:b w:val="0"/>
            <w:bCs w:val="0"/>
          </w:rPr>
          <w:t>Components Request (BOC)</w:t>
        </w:r>
        <w:bookmarkEnd w:id="75"/>
      </w:hyperlink>
    </w:p>
    <w:p w14:paraId="132D3A2C" w14:textId="1D6DB3F1" w:rsidR="00C73F07" w:rsidRPr="00050B6C" w:rsidRDefault="00C73F07" w:rsidP="00CC7B42">
      <w:pPr>
        <w:pStyle w:val="ListParagraph"/>
        <w:spacing w:after="120"/>
        <w:jc w:val="thaiDistribute"/>
        <w:rPr>
          <w:rFonts w:asciiTheme="minorHAnsi" w:hAnsiTheme="minorHAnsi" w:cstheme="minorBidi"/>
          <w:color w:val="auto"/>
        </w:rPr>
      </w:pPr>
      <w:r w:rsidRPr="00050B6C">
        <w:rPr>
          <w:rFonts w:asciiTheme="minorHAnsi" w:hAnsiTheme="minorHAnsi"/>
        </w:rPr>
        <w:t>Some of them can be generate</w:t>
      </w:r>
      <w:r w:rsidR="00D06FEE">
        <w:rPr>
          <w:rFonts w:asciiTheme="minorHAnsi" w:hAnsiTheme="minorHAnsi"/>
        </w:rPr>
        <w:t>d</w:t>
      </w:r>
      <w:r w:rsidRPr="00050B6C">
        <w:rPr>
          <w:rFonts w:asciiTheme="minorHAnsi" w:hAnsiTheme="minorHAnsi"/>
        </w:rPr>
        <w:t xml:space="preserve"> from design software, in function of matching product. General items could be included into this list by </w:t>
      </w:r>
      <w:proofErr w:type="gramStart"/>
      <w:r w:rsidRPr="00050B6C">
        <w:rPr>
          <w:rFonts w:asciiTheme="minorHAnsi" w:hAnsiTheme="minorHAnsi"/>
        </w:rPr>
        <w:t>insert</w:t>
      </w:r>
      <w:proofErr w:type="gramEnd"/>
      <w:r w:rsidRPr="00050B6C">
        <w:rPr>
          <w:rFonts w:asciiTheme="minorHAnsi" w:hAnsiTheme="minorHAnsi"/>
        </w:rPr>
        <w:t xml:space="preserve"> next row from last item of auto-generation created.</w:t>
      </w:r>
    </w:p>
    <w:p w14:paraId="08DD5EDF" w14:textId="5CD0D66C" w:rsidR="00664FCA" w:rsidRPr="00CC7B42" w:rsidRDefault="00CC7B42" w:rsidP="004D2BDC">
      <w:pPr>
        <w:pStyle w:val="Heading3"/>
        <w:numPr>
          <w:ilvl w:val="1"/>
          <w:numId w:val="17"/>
        </w:numPr>
        <w:spacing w:before="120" w:after="120"/>
        <w:ind w:left="720" w:hanging="720"/>
        <w:rPr>
          <w:rFonts w:asciiTheme="minorHAnsi" w:hAnsiTheme="minorHAnsi"/>
          <w:b/>
          <w:bCs/>
          <w:sz w:val="24"/>
          <w:szCs w:val="24"/>
        </w:rPr>
      </w:pPr>
      <w:bookmarkStart w:id="76" w:name="_Toc70421282"/>
      <w:r w:rsidRPr="00CC7B42">
        <w:rPr>
          <w:rFonts w:asciiTheme="minorHAnsi" w:hAnsiTheme="minorHAnsi" w:cstheme="minorHAnsi"/>
          <w:b/>
          <w:bCs/>
          <w:sz w:val="24"/>
          <w:szCs w:val="24"/>
        </w:rPr>
        <w:lastRenderedPageBreak/>
        <w:t>PIN FUNCTIONAL ASSIGNED</w:t>
      </w:r>
      <w:bookmarkEnd w:id="76"/>
    </w:p>
    <w:p w14:paraId="2F8D514D" w14:textId="77777777" w:rsidR="00664FCA" w:rsidRPr="00CC7B42" w:rsidRDefault="00664FCA" w:rsidP="00CC7B42">
      <w:pPr>
        <w:pStyle w:val="ListParagraph"/>
        <w:numPr>
          <w:ilvl w:val="2"/>
          <w:numId w:val="17"/>
        </w:numPr>
        <w:spacing w:before="120"/>
        <w:rPr>
          <w:rFonts w:asciiTheme="minorHAnsi" w:hAnsiTheme="minorHAnsi"/>
        </w:rPr>
      </w:pPr>
      <w:bookmarkStart w:id="77" w:name="_Toc70421283"/>
      <w:r w:rsidRPr="00CC7B42">
        <w:rPr>
          <w:rFonts w:asciiTheme="minorHAnsi" w:hAnsiTheme="minorHAnsi"/>
        </w:rPr>
        <w:t>Charger</w:t>
      </w:r>
      <w:r w:rsidRPr="00CC7B42">
        <w:rPr>
          <w:rStyle w:val="FootnoteReference"/>
          <w:rFonts w:asciiTheme="minorHAnsi" w:hAnsiTheme="minorHAnsi" w:cstheme="minorHAnsi"/>
          <w:color w:val="auto"/>
          <w:sz w:val="22"/>
          <w:szCs w:val="22"/>
        </w:rPr>
        <w:footnoteReference w:id="2"/>
      </w:r>
      <w:bookmarkEnd w:id="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CC7B42" w14:paraId="3CC75FD9" w14:textId="77777777" w:rsidTr="00CC7B42">
        <w:trPr>
          <w:trHeight w:val="360"/>
        </w:trPr>
        <w:tc>
          <w:tcPr>
            <w:tcW w:w="4508" w:type="dxa"/>
            <w:vMerge w:val="restart"/>
            <w:vAlign w:val="center"/>
            <w:hideMark/>
          </w:tcPr>
          <w:p w14:paraId="5B74CAF7" w14:textId="762FA3FD" w:rsidR="00664FCA" w:rsidRPr="00CC7B42" w:rsidRDefault="00664FCA" w:rsidP="00EE1BC3">
            <w:pPr>
              <w:jc w:val="center"/>
              <w:rPr>
                <w:rFonts w:asciiTheme="minorHAnsi" w:hAnsiTheme="minorHAnsi" w:cstheme="minorBidi"/>
                <w:color w:val="auto"/>
                <w:sz w:val="22"/>
                <w:szCs w:val="28"/>
              </w:rPr>
            </w:pPr>
            <w:r w:rsidRPr="00CC7B42">
              <w:rPr>
                <w:rFonts w:asciiTheme="minorHAnsi" w:hAnsiTheme="minorHAnsi"/>
                <w:noProof/>
              </w:rPr>
              <w:drawing>
                <wp:inline distT="0" distB="0" distL="0" distR="0" wp14:anchorId="18F9EAAB" wp14:editId="51A30625">
                  <wp:extent cx="914400" cy="9144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2A9B5753" w14:textId="77777777" w:rsidR="00664FCA" w:rsidRPr="00CC7B42" w:rsidRDefault="00664FCA" w:rsidP="00EE1BC3">
            <w:pPr>
              <w:jc w:val="center"/>
              <w:rPr>
                <w:rFonts w:asciiTheme="minorHAnsi" w:hAnsiTheme="minorHAnsi"/>
                <w:b/>
                <w:bCs/>
              </w:rPr>
            </w:pPr>
            <w:r w:rsidRPr="00CC7B42">
              <w:rPr>
                <w:rFonts w:asciiTheme="minorHAnsi" w:hAnsiTheme="minorHAnsi"/>
                <w:b/>
                <w:bCs/>
              </w:rPr>
              <w:t>PIN</w:t>
            </w:r>
          </w:p>
        </w:tc>
        <w:tc>
          <w:tcPr>
            <w:tcW w:w="2471" w:type="dxa"/>
            <w:vAlign w:val="center"/>
            <w:hideMark/>
          </w:tcPr>
          <w:p w14:paraId="2471CCB7" w14:textId="77777777" w:rsidR="00664FCA" w:rsidRPr="00CC7B42" w:rsidRDefault="00664FCA" w:rsidP="00EE1BC3">
            <w:pPr>
              <w:jc w:val="center"/>
              <w:rPr>
                <w:rFonts w:asciiTheme="minorHAnsi" w:hAnsiTheme="minorHAnsi"/>
                <w:b/>
                <w:bCs/>
              </w:rPr>
            </w:pPr>
            <w:r w:rsidRPr="00CC7B42">
              <w:rPr>
                <w:rFonts w:asciiTheme="minorHAnsi" w:hAnsiTheme="minorHAnsi"/>
                <w:b/>
                <w:bCs/>
              </w:rPr>
              <w:t>FUNCTIONAL</w:t>
            </w:r>
          </w:p>
        </w:tc>
      </w:tr>
      <w:tr w:rsidR="00664FCA" w:rsidRPr="00CC7B42" w14:paraId="402ECE78" w14:textId="77777777" w:rsidTr="00CC7B42">
        <w:trPr>
          <w:trHeight w:val="360"/>
        </w:trPr>
        <w:tc>
          <w:tcPr>
            <w:tcW w:w="0" w:type="auto"/>
            <w:vMerge/>
            <w:vAlign w:val="center"/>
            <w:hideMark/>
          </w:tcPr>
          <w:p w14:paraId="47B4D9BA" w14:textId="77777777" w:rsidR="00664FCA" w:rsidRPr="00CC7B42" w:rsidRDefault="00664FCA" w:rsidP="00EE1BC3">
            <w:pPr>
              <w:rPr>
                <w:rFonts w:asciiTheme="minorHAnsi" w:hAnsiTheme="minorHAnsi"/>
                <w:sz w:val="22"/>
                <w:szCs w:val="28"/>
              </w:rPr>
            </w:pPr>
          </w:p>
        </w:tc>
        <w:tc>
          <w:tcPr>
            <w:tcW w:w="2471" w:type="dxa"/>
            <w:vAlign w:val="center"/>
            <w:hideMark/>
          </w:tcPr>
          <w:p w14:paraId="0011A2DE" w14:textId="77777777" w:rsidR="00664FCA" w:rsidRPr="00CC7B42" w:rsidRDefault="00664FCA" w:rsidP="00EE1BC3">
            <w:pPr>
              <w:ind w:right="144"/>
              <w:jc w:val="center"/>
              <w:rPr>
                <w:rFonts w:asciiTheme="minorHAnsi" w:hAnsiTheme="minorHAnsi"/>
              </w:rPr>
            </w:pPr>
            <w:r w:rsidRPr="00CC7B42">
              <w:rPr>
                <w:rFonts w:asciiTheme="minorHAnsi" w:hAnsiTheme="minorHAnsi"/>
              </w:rPr>
              <w:t>1</w:t>
            </w:r>
          </w:p>
        </w:tc>
        <w:tc>
          <w:tcPr>
            <w:tcW w:w="2471" w:type="dxa"/>
            <w:vAlign w:val="center"/>
            <w:hideMark/>
          </w:tcPr>
          <w:p w14:paraId="3FA1E083" w14:textId="77777777" w:rsidR="00664FCA" w:rsidRPr="00CC7B42" w:rsidRDefault="00664FCA" w:rsidP="00CC7B42">
            <w:pPr>
              <w:ind w:left="461"/>
              <w:rPr>
                <w:rFonts w:asciiTheme="minorHAnsi" w:hAnsiTheme="minorHAnsi"/>
              </w:rPr>
            </w:pPr>
            <w:r w:rsidRPr="00CC7B42">
              <w:rPr>
                <w:rFonts w:asciiTheme="minorHAnsi" w:hAnsiTheme="minorHAnsi"/>
              </w:rPr>
              <w:t>GND</w:t>
            </w:r>
          </w:p>
        </w:tc>
      </w:tr>
      <w:tr w:rsidR="00664FCA" w:rsidRPr="00CC7B42" w14:paraId="332E2F92" w14:textId="77777777" w:rsidTr="00CC7B42">
        <w:trPr>
          <w:trHeight w:val="360"/>
        </w:trPr>
        <w:tc>
          <w:tcPr>
            <w:tcW w:w="0" w:type="auto"/>
            <w:vMerge/>
            <w:vAlign w:val="center"/>
            <w:hideMark/>
          </w:tcPr>
          <w:p w14:paraId="5EB3A0A4" w14:textId="77777777" w:rsidR="00664FCA" w:rsidRPr="00CC7B42" w:rsidRDefault="00664FCA" w:rsidP="00EE1BC3">
            <w:pPr>
              <w:rPr>
                <w:rFonts w:asciiTheme="minorHAnsi" w:hAnsiTheme="minorHAnsi"/>
                <w:sz w:val="22"/>
                <w:szCs w:val="28"/>
              </w:rPr>
            </w:pPr>
          </w:p>
        </w:tc>
        <w:tc>
          <w:tcPr>
            <w:tcW w:w="2471" w:type="dxa"/>
            <w:vAlign w:val="center"/>
            <w:hideMark/>
          </w:tcPr>
          <w:p w14:paraId="2C26A59F" w14:textId="77777777" w:rsidR="00664FCA" w:rsidRPr="00CC7B42" w:rsidRDefault="00664FCA" w:rsidP="00EE1BC3">
            <w:pPr>
              <w:ind w:right="144"/>
              <w:jc w:val="center"/>
              <w:rPr>
                <w:rFonts w:asciiTheme="minorHAnsi" w:hAnsiTheme="minorHAnsi"/>
              </w:rPr>
            </w:pPr>
            <w:r w:rsidRPr="00CC7B42">
              <w:rPr>
                <w:rFonts w:asciiTheme="minorHAnsi" w:hAnsiTheme="minorHAnsi"/>
              </w:rPr>
              <w:t>2</w:t>
            </w:r>
          </w:p>
        </w:tc>
        <w:tc>
          <w:tcPr>
            <w:tcW w:w="2471" w:type="dxa"/>
            <w:vAlign w:val="center"/>
            <w:hideMark/>
          </w:tcPr>
          <w:p w14:paraId="61AC89C5" w14:textId="77777777" w:rsidR="00664FCA" w:rsidRPr="00CC7B42" w:rsidRDefault="00664FCA" w:rsidP="00CC7B42">
            <w:pPr>
              <w:ind w:left="461"/>
              <w:rPr>
                <w:rFonts w:asciiTheme="minorHAnsi" w:hAnsiTheme="minorHAnsi"/>
              </w:rPr>
            </w:pPr>
            <w:r w:rsidRPr="00CC7B42">
              <w:rPr>
                <w:rFonts w:asciiTheme="minorHAnsi" w:hAnsiTheme="minorHAnsi"/>
              </w:rPr>
              <w:t>VBT</w:t>
            </w:r>
          </w:p>
        </w:tc>
      </w:tr>
      <w:tr w:rsidR="00664FCA" w:rsidRPr="00CC7B42" w14:paraId="564339A9" w14:textId="77777777" w:rsidTr="00CC7B42">
        <w:trPr>
          <w:trHeight w:val="360"/>
        </w:trPr>
        <w:tc>
          <w:tcPr>
            <w:tcW w:w="0" w:type="auto"/>
            <w:vMerge/>
            <w:vAlign w:val="center"/>
            <w:hideMark/>
          </w:tcPr>
          <w:p w14:paraId="0DE3C830" w14:textId="77777777" w:rsidR="00664FCA" w:rsidRPr="00CC7B42" w:rsidRDefault="00664FCA" w:rsidP="00EE1BC3">
            <w:pPr>
              <w:rPr>
                <w:rFonts w:asciiTheme="minorHAnsi" w:hAnsiTheme="minorHAnsi"/>
                <w:sz w:val="22"/>
                <w:szCs w:val="28"/>
              </w:rPr>
            </w:pPr>
          </w:p>
        </w:tc>
        <w:tc>
          <w:tcPr>
            <w:tcW w:w="2471" w:type="dxa"/>
            <w:vAlign w:val="center"/>
            <w:hideMark/>
          </w:tcPr>
          <w:p w14:paraId="76838C3C" w14:textId="77777777" w:rsidR="00664FCA" w:rsidRPr="00CC7B42" w:rsidRDefault="00664FCA" w:rsidP="00EE1BC3">
            <w:pPr>
              <w:ind w:right="144"/>
              <w:jc w:val="center"/>
              <w:rPr>
                <w:rFonts w:asciiTheme="minorHAnsi" w:hAnsiTheme="minorHAnsi"/>
              </w:rPr>
            </w:pPr>
            <w:r w:rsidRPr="00CC7B42">
              <w:rPr>
                <w:rFonts w:asciiTheme="minorHAnsi" w:hAnsiTheme="minorHAnsi"/>
              </w:rPr>
              <w:t>3</w:t>
            </w:r>
          </w:p>
        </w:tc>
        <w:tc>
          <w:tcPr>
            <w:tcW w:w="2471" w:type="dxa"/>
            <w:vAlign w:val="center"/>
            <w:hideMark/>
          </w:tcPr>
          <w:p w14:paraId="2FA7DFD8" w14:textId="77777777" w:rsidR="00664FCA" w:rsidRPr="00CC7B42" w:rsidRDefault="00664FCA" w:rsidP="00CC7B42">
            <w:pPr>
              <w:ind w:left="461"/>
              <w:rPr>
                <w:rFonts w:asciiTheme="minorHAnsi" w:hAnsiTheme="minorHAnsi"/>
                <w:strike/>
              </w:rPr>
            </w:pPr>
            <w:r w:rsidRPr="00CC7B42">
              <w:rPr>
                <w:rFonts w:asciiTheme="minorHAnsi" w:hAnsiTheme="minorHAnsi"/>
                <w:strike/>
              </w:rPr>
              <w:t>VIN</w:t>
            </w:r>
          </w:p>
        </w:tc>
      </w:tr>
      <w:tr w:rsidR="00664FCA" w:rsidRPr="00CC7B42" w14:paraId="01A4E0F3" w14:textId="77777777" w:rsidTr="00CC7B42">
        <w:trPr>
          <w:trHeight w:val="360"/>
        </w:trPr>
        <w:tc>
          <w:tcPr>
            <w:tcW w:w="0" w:type="auto"/>
            <w:vMerge/>
            <w:vAlign w:val="center"/>
            <w:hideMark/>
          </w:tcPr>
          <w:p w14:paraId="6C07DA37" w14:textId="77777777" w:rsidR="00664FCA" w:rsidRPr="00CC7B42" w:rsidRDefault="00664FCA" w:rsidP="00EE1BC3">
            <w:pPr>
              <w:rPr>
                <w:rFonts w:asciiTheme="minorHAnsi" w:hAnsiTheme="minorHAnsi"/>
                <w:sz w:val="22"/>
                <w:szCs w:val="28"/>
              </w:rPr>
            </w:pPr>
          </w:p>
        </w:tc>
        <w:tc>
          <w:tcPr>
            <w:tcW w:w="2471" w:type="dxa"/>
            <w:vAlign w:val="center"/>
            <w:hideMark/>
          </w:tcPr>
          <w:p w14:paraId="044B5750" w14:textId="77777777" w:rsidR="00664FCA" w:rsidRPr="00CC7B42" w:rsidRDefault="00664FCA" w:rsidP="00EE1BC3">
            <w:pPr>
              <w:ind w:right="144"/>
              <w:jc w:val="center"/>
              <w:rPr>
                <w:rFonts w:asciiTheme="minorHAnsi" w:hAnsiTheme="minorHAnsi"/>
              </w:rPr>
            </w:pPr>
            <w:r w:rsidRPr="00CC7B42">
              <w:rPr>
                <w:rFonts w:asciiTheme="minorHAnsi" w:hAnsiTheme="minorHAnsi"/>
              </w:rPr>
              <w:t>4</w:t>
            </w:r>
          </w:p>
        </w:tc>
        <w:tc>
          <w:tcPr>
            <w:tcW w:w="2471" w:type="dxa"/>
            <w:vAlign w:val="center"/>
            <w:hideMark/>
          </w:tcPr>
          <w:p w14:paraId="596137C2" w14:textId="77777777" w:rsidR="00664FCA" w:rsidRPr="00CC7B42" w:rsidRDefault="00664FCA" w:rsidP="00CC7B42">
            <w:pPr>
              <w:ind w:left="461"/>
              <w:rPr>
                <w:rFonts w:asciiTheme="minorHAnsi" w:hAnsiTheme="minorHAnsi"/>
              </w:rPr>
            </w:pPr>
            <w:r w:rsidRPr="00CC7B42">
              <w:rPr>
                <w:rFonts w:asciiTheme="minorHAnsi" w:hAnsiTheme="minorHAnsi"/>
              </w:rPr>
              <w:t>GND</w:t>
            </w:r>
          </w:p>
        </w:tc>
      </w:tr>
      <w:tr w:rsidR="00664FCA" w:rsidRPr="00CC7B42" w14:paraId="49F878B9" w14:textId="77777777" w:rsidTr="00CC7B42">
        <w:trPr>
          <w:trHeight w:val="360"/>
        </w:trPr>
        <w:tc>
          <w:tcPr>
            <w:tcW w:w="0" w:type="auto"/>
            <w:vMerge/>
            <w:vAlign w:val="center"/>
            <w:hideMark/>
          </w:tcPr>
          <w:p w14:paraId="2D568B17" w14:textId="77777777" w:rsidR="00664FCA" w:rsidRPr="00CC7B42" w:rsidRDefault="00664FCA" w:rsidP="00EE1BC3">
            <w:pPr>
              <w:rPr>
                <w:rFonts w:asciiTheme="minorHAnsi" w:hAnsiTheme="minorHAnsi"/>
                <w:sz w:val="22"/>
                <w:szCs w:val="28"/>
              </w:rPr>
            </w:pPr>
          </w:p>
        </w:tc>
        <w:tc>
          <w:tcPr>
            <w:tcW w:w="2471" w:type="dxa"/>
            <w:vAlign w:val="center"/>
            <w:hideMark/>
          </w:tcPr>
          <w:p w14:paraId="6C22CFC4" w14:textId="77777777" w:rsidR="00664FCA" w:rsidRPr="00CC7B42" w:rsidRDefault="00664FCA" w:rsidP="00EE1BC3">
            <w:pPr>
              <w:ind w:right="144"/>
              <w:jc w:val="center"/>
              <w:rPr>
                <w:rFonts w:asciiTheme="minorHAnsi" w:hAnsiTheme="minorHAnsi"/>
              </w:rPr>
            </w:pPr>
            <w:r w:rsidRPr="00CC7B42">
              <w:rPr>
                <w:rFonts w:asciiTheme="minorHAnsi" w:hAnsiTheme="minorHAnsi"/>
              </w:rPr>
              <w:t>5</w:t>
            </w:r>
          </w:p>
        </w:tc>
        <w:tc>
          <w:tcPr>
            <w:tcW w:w="2471" w:type="dxa"/>
            <w:vAlign w:val="center"/>
            <w:hideMark/>
          </w:tcPr>
          <w:p w14:paraId="0E897274" w14:textId="77777777" w:rsidR="00664FCA" w:rsidRPr="00CC7B42" w:rsidRDefault="00664FCA" w:rsidP="00CC7B42">
            <w:pPr>
              <w:ind w:left="461"/>
              <w:rPr>
                <w:rFonts w:asciiTheme="minorHAnsi" w:hAnsiTheme="minorHAnsi"/>
              </w:rPr>
            </w:pPr>
            <w:r w:rsidRPr="00CC7B42">
              <w:rPr>
                <w:rFonts w:asciiTheme="minorHAnsi" w:hAnsiTheme="minorHAnsi"/>
              </w:rPr>
              <w:t>VBT</w:t>
            </w:r>
          </w:p>
        </w:tc>
      </w:tr>
      <w:tr w:rsidR="00664FCA" w:rsidRPr="00CC7B42" w14:paraId="307FAABE" w14:textId="77777777" w:rsidTr="00CC7B42">
        <w:trPr>
          <w:trHeight w:val="360"/>
        </w:trPr>
        <w:tc>
          <w:tcPr>
            <w:tcW w:w="4508" w:type="dxa"/>
            <w:vAlign w:val="center"/>
            <w:hideMark/>
          </w:tcPr>
          <w:p w14:paraId="5C3C2DF8" w14:textId="77777777" w:rsidR="00664FCA" w:rsidRPr="00CC7B42" w:rsidRDefault="00664FCA" w:rsidP="00EE1BC3">
            <w:pPr>
              <w:ind w:left="720"/>
              <w:rPr>
                <w:rFonts w:asciiTheme="minorHAnsi" w:hAnsiTheme="minorHAnsi"/>
                <w:sz w:val="18"/>
                <w:szCs w:val="22"/>
              </w:rPr>
            </w:pPr>
            <w:r w:rsidRPr="00CC7B42">
              <w:rPr>
                <w:rFonts w:asciiTheme="minorHAnsi" w:hAnsiTheme="minorHAnsi"/>
                <w:sz w:val="18"/>
                <w:szCs w:val="22"/>
              </w:rPr>
              <w:t>Marking: PWR</w:t>
            </w:r>
          </w:p>
        </w:tc>
        <w:tc>
          <w:tcPr>
            <w:tcW w:w="2471" w:type="dxa"/>
            <w:vAlign w:val="center"/>
            <w:hideMark/>
          </w:tcPr>
          <w:p w14:paraId="0BBC57FE" w14:textId="77777777" w:rsidR="00664FCA" w:rsidRPr="00CC7B42" w:rsidRDefault="00664FCA" w:rsidP="00EE1BC3">
            <w:pPr>
              <w:ind w:right="144"/>
              <w:jc w:val="center"/>
              <w:rPr>
                <w:rFonts w:asciiTheme="minorHAnsi" w:hAnsiTheme="minorHAnsi"/>
                <w:sz w:val="22"/>
                <w:szCs w:val="28"/>
              </w:rPr>
            </w:pPr>
            <w:r w:rsidRPr="00CC7B42">
              <w:rPr>
                <w:rFonts w:asciiTheme="minorHAnsi" w:hAnsiTheme="minorHAnsi"/>
              </w:rPr>
              <w:t>6</w:t>
            </w:r>
          </w:p>
        </w:tc>
        <w:tc>
          <w:tcPr>
            <w:tcW w:w="2471" w:type="dxa"/>
            <w:vAlign w:val="center"/>
            <w:hideMark/>
          </w:tcPr>
          <w:p w14:paraId="53885708" w14:textId="77777777" w:rsidR="00664FCA" w:rsidRPr="00CC7B42" w:rsidRDefault="00664FCA" w:rsidP="00CC7B42">
            <w:pPr>
              <w:ind w:left="461"/>
              <w:rPr>
                <w:rFonts w:asciiTheme="minorHAnsi" w:hAnsiTheme="minorHAnsi"/>
                <w:strike/>
              </w:rPr>
            </w:pPr>
            <w:r w:rsidRPr="00CC7B42">
              <w:rPr>
                <w:rFonts w:asciiTheme="minorHAnsi" w:hAnsiTheme="minorHAnsi"/>
                <w:strike/>
              </w:rPr>
              <w:t>VIN</w:t>
            </w:r>
          </w:p>
        </w:tc>
      </w:tr>
    </w:tbl>
    <w:p w14:paraId="2CC616E3" w14:textId="77777777" w:rsidR="00664FCA" w:rsidRPr="00CC7B42" w:rsidRDefault="00664FCA" w:rsidP="00CC7B42">
      <w:pPr>
        <w:pStyle w:val="ListParagraph"/>
        <w:numPr>
          <w:ilvl w:val="2"/>
          <w:numId w:val="17"/>
        </w:numPr>
        <w:spacing w:before="120"/>
        <w:rPr>
          <w:rFonts w:asciiTheme="minorHAnsi" w:hAnsiTheme="minorHAnsi"/>
        </w:rPr>
      </w:pPr>
      <w:bookmarkStart w:id="78" w:name="_Toc70421284"/>
      <w:r w:rsidRPr="00CC7B42">
        <w:rPr>
          <w:rFonts w:asciiTheme="minorHAnsi" w:hAnsiTheme="minorHAnsi"/>
        </w:rPr>
        <w:t>Start Key</w:t>
      </w:r>
      <w:r w:rsidRPr="00CC7B42">
        <w:rPr>
          <w:rStyle w:val="FootnoteReference"/>
          <w:rFonts w:asciiTheme="minorHAnsi" w:hAnsiTheme="minorHAnsi" w:cstheme="minorHAnsi"/>
          <w:color w:val="auto"/>
          <w:sz w:val="22"/>
          <w:szCs w:val="22"/>
        </w:rPr>
        <w:footnoteReference w:id="3"/>
      </w:r>
      <w:bookmarkEnd w:id="7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CC7B42" w14:paraId="5586F916" w14:textId="77777777" w:rsidTr="00CC7B42">
        <w:trPr>
          <w:trHeight w:val="360"/>
        </w:trPr>
        <w:tc>
          <w:tcPr>
            <w:tcW w:w="4508" w:type="dxa"/>
            <w:vMerge w:val="restart"/>
            <w:vAlign w:val="center"/>
            <w:hideMark/>
          </w:tcPr>
          <w:p w14:paraId="4668D077" w14:textId="5D40D384" w:rsidR="00664FCA" w:rsidRPr="00CC7B42" w:rsidRDefault="00664FCA" w:rsidP="00EE1BC3">
            <w:pPr>
              <w:jc w:val="center"/>
              <w:rPr>
                <w:rFonts w:asciiTheme="minorHAnsi" w:hAnsiTheme="minorHAnsi" w:cstheme="minorBidi"/>
                <w:color w:val="auto"/>
                <w:sz w:val="22"/>
                <w:szCs w:val="28"/>
              </w:rPr>
            </w:pPr>
            <w:r w:rsidRPr="00CC7B42">
              <w:rPr>
                <w:rFonts w:asciiTheme="minorHAnsi" w:hAnsiTheme="minorHAnsi"/>
                <w:noProof/>
              </w:rPr>
              <w:drawing>
                <wp:inline distT="0" distB="0" distL="0" distR="0" wp14:anchorId="46AC5C6A" wp14:editId="6225BFED">
                  <wp:extent cx="914400" cy="91440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3E124271" w14:textId="77777777" w:rsidR="00664FCA" w:rsidRPr="00CC7B42" w:rsidRDefault="00664FCA" w:rsidP="00EE1BC3">
            <w:pPr>
              <w:jc w:val="center"/>
              <w:rPr>
                <w:rFonts w:asciiTheme="minorHAnsi" w:hAnsiTheme="minorHAnsi"/>
                <w:b/>
                <w:bCs/>
              </w:rPr>
            </w:pPr>
            <w:r w:rsidRPr="00CC7B42">
              <w:rPr>
                <w:rFonts w:asciiTheme="minorHAnsi" w:hAnsiTheme="minorHAnsi"/>
                <w:b/>
                <w:bCs/>
              </w:rPr>
              <w:t>PIN</w:t>
            </w:r>
          </w:p>
        </w:tc>
        <w:tc>
          <w:tcPr>
            <w:tcW w:w="2471" w:type="dxa"/>
            <w:vAlign w:val="center"/>
            <w:hideMark/>
          </w:tcPr>
          <w:p w14:paraId="5D8BC164" w14:textId="77777777" w:rsidR="00664FCA" w:rsidRPr="00CC7B42" w:rsidRDefault="00664FCA" w:rsidP="00EE1BC3">
            <w:pPr>
              <w:jc w:val="center"/>
              <w:rPr>
                <w:rFonts w:asciiTheme="minorHAnsi" w:hAnsiTheme="minorHAnsi"/>
                <w:b/>
                <w:bCs/>
              </w:rPr>
            </w:pPr>
            <w:r w:rsidRPr="00CC7B42">
              <w:rPr>
                <w:rFonts w:asciiTheme="minorHAnsi" w:hAnsiTheme="minorHAnsi"/>
                <w:b/>
                <w:bCs/>
              </w:rPr>
              <w:t>FUNCTIONAL</w:t>
            </w:r>
          </w:p>
        </w:tc>
      </w:tr>
      <w:tr w:rsidR="00664FCA" w:rsidRPr="00CC7B42" w14:paraId="4DD997F4" w14:textId="77777777" w:rsidTr="00CC7B42">
        <w:trPr>
          <w:trHeight w:val="360"/>
        </w:trPr>
        <w:tc>
          <w:tcPr>
            <w:tcW w:w="0" w:type="auto"/>
            <w:vMerge/>
            <w:vAlign w:val="center"/>
            <w:hideMark/>
          </w:tcPr>
          <w:p w14:paraId="360EA014" w14:textId="77777777" w:rsidR="00664FCA" w:rsidRPr="00CC7B42" w:rsidRDefault="00664FCA" w:rsidP="00EE1BC3">
            <w:pPr>
              <w:rPr>
                <w:rFonts w:asciiTheme="minorHAnsi" w:hAnsiTheme="minorHAnsi"/>
                <w:sz w:val="22"/>
                <w:szCs w:val="28"/>
              </w:rPr>
            </w:pPr>
          </w:p>
        </w:tc>
        <w:tc>
          <w:tcPr>
            <w:tcW w:w="2471" w:type="dxa"/>
            <w:vAlign w:val="center"/>
            <w:hideMark/>
          </w:tcPr>
          <w:p w14:paraId="6A1FE5FF" w14:textId="77777777" w:rsidR="00664FCA" w:rsidRPr="00CC7B42" w:rsidRDefault="00664FCA" w:rsidP="00EE1BC3">
            <w:pPr>
              <w:ind w:right="144"/>
              <w:jc w:val="center"/>
              <w:rPr>
                <w:rFonts w:asciiTheme="minorHAnsi" w:hAnsiTheme="minorHAnsi"/>
              </w:rPr>
            </w:pPr>
            <w:r w:rsidRPr="00CC7B42">
              <w:rPr>
                <w:rFonts w:asciiTheme="minorHAnsi" w:hAnsiTheme="minorHAnsi"/>
              </w:rPr>
              <w:t>1</w:t>
            </w:r>
          </w:p>
        </w:tc>
        <w:tc>
          <w:tcPr>
            <w:tcW w:w="2471" w:type="dxa"/>
            <w:vAlign w:val="center"/>
            <w:hideMark/>
          </w:tcPr>
          <w:p w14:paraId="64C75375" w14:textId="77777777" w:rsidR="00664FCA" w:rsidRPr="00CC7B42" w:rsidRDefault="00664FCA" w:rsidP="00CC7B42">
            <w:pPr>
              <w:ind w:left="461"/>
              <w:rPr>
                <w:rFonts w:asciiTheme="minorHAnsi" w:hAnsiTheme="minorHAnsi"/>
                <w:strike/>
              </w:rPr>
            </w:pPr>
            <w:r w:rsidRPr="00CC7B42">
              <w:rPr>
                <w:rFonts w:asciiTheme="minorHAnsi" w:hAnsiTheme="minorHAnsi"/>
                <w:strike/>
              </w:rPr>
              <w:t>GND</w:t>
            </w:r>
          </w:p>
        </w:tc>
      </w:tr>
      <w:tr w:rsidR="00664FCA" w:rsidRPr="00CC7B42" w14:paraId="58B3E47F" w14:textId="77777777" w:rsidTr="00CC7B42">
        <w:trPr>
          <w:trHeight w:val="360"/>
        </w:trPr>
        <w:tc>
          <w:tcPr>
            <w:tcW w:w="0" w:type="auto"/>
            <w:vMerge/>
            <w:vAlign w:val="center"/>
            <w:hideMark/>
          </w:tcPr>
          <w:p w14:paraId="2FA74D6C" w14:textId="77777777" w:rsidR="00664FCA" w:rsidRPr="00CC7B42" w:rsidRDefault="00664FCA" w:rsidP="00EE1BC3">
            <w:pPr>
              <w:rPr>
                <w:rFonts w:asciiTheme="minorHAnsi" w:hAnsiTheme="minorHAnsi"/>
                <w:sz w:val="22"/>
                <w:szCs w:val="28"/>
              </w:rPr>
            </w:pPr>
          </w:p>
        </w:tc>
        <w:tc>
          <w:tcPr>
            <w:tcW w:w="2471" w:type="dxa"/>
            <w:vAlign w:val="center"/>
            <w:hideMark/>
          </w:tcPr>
          <w:p w14:paraId="405203A6" w14:textId="77777777" w:rsidR="00664FCA" w:rsidRPr="00CC7B42" w:rsidRDefault="00664FCA" w:rsidP="00EE1BC3">
            <w:pPr>
              <w:ind w:right="144"/>
              <w:jc w:val="center"/>
              <w:rPr>
                <w:rFonts w:asciiTheme="minorHAnsi" w:hAnsiTheme="minorHAnsi"/>
              </w:rPr>
            </w:pPr>
            <w:r w:rsidRPr="00CC7B42">
              <w:rPr>
                <w:rFonts w:asciiTheme="minorHAnsi" w:hAnsiTheme="minorHAnsi"/>
              </w:rPr>
              <w:t>2</w:t>
            </w:r>
          </w:p>
        </w:tc>
        <w:tc>
          <w:tcPr>
            <w:tcW w:w="2471" w:type="dxa"/>
            <w:vAlign w:val="center"/>
            <w:hideMark/>
          </w:tcPr>
          <w:p w14:paraId="2562C1DC" w14:textId="77777777" w:rsidR="00664FCA" w:rsidRPr="00CC7B42" w:rsidRDefault="00664FCA" w:rsidP="00CC7B42">
            <w:pPr>
              <w:ind w:left="461"/>
              <w:rPr>
                <w:rFonts w:asciiTheme="minorHAnsi" w:hAnsiTheme="minorHAnsi"/>
              </w:rPr>
            </w:pPr>
            <w:r w:rsidRPr="00CC7B42">
              <w:rPr>
                <w:rFonts w:asciiTheme="minorHAnsi" w:hAnsiTheme="minorHAnsi"/>
              </w:rPr>
              <w:t>VBT</w:t>
            </w:r>
          </w:p>
        </w:tc>
      </w:tr>
      <w:tr w:rsidR="00664FCA" w:rsidRPr="00CC7B42" w14:paraId="66176F58" w14:textId="77777777" w:rsidTr="00CC7B42">
        <w:trPr>
          <w:trHeight w:val="360"/>
        </w:trPr>
        <w:tc>
          <w:tcPr>
            <w:tcW w:w="0" w:type="auto"/>
            <w:vMerge/>
            <w:vAlign w:val="center"/>
            <w:hideMark/>
          </w:tcPr>
          <w:p w14:paraId="0851B23C" w14:textId="77777777" w:rsidR="00664FCA" w:rsidRPr="00CC7B42" w:rsidRDefault="00664FCA" w:rsidP="00EE1BC3">
            <w:pPr>
              <w:rPr>
                <w:rFonts w:asciiTheme="minorHAnsi" w:hAnsiTheme="minorHAnsi"/>
                <w:sz w:val="22"/>
                <w:szCs w:val="28"/>
              </w:rPr>
            </w:pPr>
          </w:p>
        </w:tc>
        <w:tc>
          <w:tcPr>
            <w:tcW w:w="2471" w:type="dxa"/>
            <w:vAlign w:val="center"/>
            <w:hideMark/>
          </w:tcPr>
          <w:p w14:paraId="412F4FF5" w14:textId="77777777" w:rsidR="00664FCA" w:rsidRPr="00CC7B42" w:rsidRDefault="00664FCA" w:rsidP="00EE1BC3">
            <w:pPr>
              <w:ind w:right="144"/>
              <w:jc w:val="center"/>
              <w:rPr>
                <w:rFonts w:asciiTheme="minorHAnsi" w:hAnsiTheme="minorHAnsi"/>
              </w:rPr>
            </w:pPr>
            <w:r w:rsidRPr="00CC7B42">
              <w:rPr>
                <w:rFonts w:asciiTheme="minorHAnsi" w:hAnsiTheme="minorHAnsi"/>
              </w:rPr>
              <w:t>3</w:t>
            </w:r>
          </w:p>
        </w:tc>
        <w:tc>
          <w:tcPr>
            <w:tcW w:w="2471" w:type="dxa"/>
            <w:vAlign w:val="center"/>
            <w:hideMark/>
          </w:tcPr>
          <w:p w14:paraId="4F1B51A1" w14:textId="77777777" w:rsidR="00664FCA" w:rsidRPr="00CC7B42" w:rsidRDefault="00664FCA" w:rsidP="00CC7B42">
            <w:pPr>
              <w:ind w:left="461"/>
              <w:rPr>
                <w:rFonts w:asciiTheme="minorHAnsi" w:hAnsiTheme="minorHAnsi"/>
              </w:rPr>
            </w:pPr>
            <w:r w:rsidRPr="00CC7B42">
              <w:rPr>
                <w:rFonts w:asciiTheme="minorHAnsi" w:hAnsiTheme="minorHAnsi"/>
              </w:rPr>
              <w:t>VIN</w:t>
            </w:r>
          </w:p>
        </w:tc>
      </w:tr>
      <w:tr w:rsidR="00664FCA" w:rsidRPr="00CC7B42" w14:paraId="1DBC7AC3" w14:textId="77777777" w:rsidTr="00CC7B42">
        <w:trPr>
          <w:trHeight w:val="360"/>
        </w:trPr>
        <w:tc>
          <w:tcPr>
            <w:tcW w:w="0" w:type="auto"/>
            <w:vMerge/>
            <w:vAlign w:val="center"/>
            <w:hideMark/>
          </w:tcPr>
          <w:p w14:paraId="2C17655A" w14:textId="77777777" w:rsidR="00664FCA" w:rsidRPr="00CC7B42" w:rsidRDefault="00664FCA" w:rsidP="00EE1BC3">
            <w:pPr>
              <w:rPr>
                <w:rFonts w:asciiTheme="minorHAnsi" w:hAnsiTheme="minorHAnsi"/>
                <w:sz w:val="22"/>
                <w:szCs w:val="28"/>
              </w:rPr>
            </w:pPr>
          </w:p>
        </w:tc>
        <w:tc>
          <w:tcPr>
            <w:tcW w:w="2471" w:type="dxa"/>
            <w:vAlign w:val="center"/>
            <w:hideMark/>
          </w:tcPr>
          <w:p w14:paraId="1897F421" w14:textId="77777777" w:rsidR="00664FCA" w:rsidRPr="00CC7B42" w:rsidRDefault="00664FCA" w:rsidP="00EE1BC3">
            <w:pPr>
              <w:ind w:right="144"/>
              <w:jc w:val="center"/>
              <w:rPr>
                <w:rFonts w:asciiTheme="minorHAnsi" w:hAnsiTheme="minorHAnsi"/>
              </w:rPr>
            </w:pPr>
            <w:r w:rsidRPr="00CC7B42">
              <w:rPr>
                <w:rFonts w:asciiTheme="minorHAnsi" w:hAnsiTheme="minorHAnsi"/>
              </w:rPr>
              <w:t>4</w:t>
            </w:r>
          </w:p>
        </w:tc>
        <w:tc>
          <w:tcPr>
            <w:tcW w:w="2471" w:type="dxa"/>
            <w:vAlign w:val="center"/>
            <w:hideMark/>
          </w:tcPr>
          <w:p w14:paraId="187D65F1" w14:textId="77777777" w:rsidR="00664FCA" w:rsidRPr="00CC7B42" w:rsidRDefault="00664FCA" w:rsidP="00CC7B42">
            <w:pPr>
              <w:ind w:left="461"/>
              <w:rPr>
                <w:rFonts w:asciiTheme="minorHAnsi" w:hAnsiTheme="minorHAnsi"/>
                <w:strike/>
              </w:rPr>
            </w:pPr>
            <w:r w:rsidRPr="00CC7B42">
              <w:rPr>
                <w:rFonts w:asciiTheme="minorHAnsi" w:hAnsiTheme="minorHAnsi"/>
                <w:strike/>
              </w:rPr>
              <w:t>GND</w:t>
            </w:r>
          </w:p>
        </w:tc>
      </w:tr>
      <w:tr w:rsidR="00664FCA" w:rsidRPr="00CC7B42" w14:paraId="28F9AC9F" w14:textId="77777777" w:rsidTr="00CC7B42">
        <w:trPr>
          <w:trHeight w:val="360"/>
        </w:trPr>
        <w:tc>
          <w:tcPr>
            <w:tcW w:w="0" w:type="auto"/>
            <w:vMerge/>
            <w:vAlign w:val="center"/>
            <w:hideMark/>
          </w:tcPr>
          <w:p w14:paraId="62BE44C2" w14:textId="77777777" w:rsidR="00664FCA" w:rsidRPr="00CC7B42" w:rsidRDefault="00664FCA" w:rsidP="00EE1BC3">
            <w:pPr>
              <w:rPr>
                <w:rFonts w:asciiTheme="minorHAnsi" w:hAnsiTheme="minorHAnsi"/>
                <w:sz w:val="22"/>
                <w:szCs w:val="28"/>
              </w:rPr>
            </w:pPr>
          </w:p>
        </w:tc>
        <w:tc>
          <w:tcPr>
            <w:tcW w:w="2471" w:type="dxa"/>
            <w:vAlign w:val="center"/>
            <w:hideMark/>
          </w:tcPr>
          <w:p w14:paraId="3860AFFA" w14:textId="77777777" w:rsidR="00664FCA" w:rsidRPr="00CC7B42" w:rsidRDefault="00664FCA" w:rsidP="00EE1BC3">
            <w:pPr>
              <w:ind w:right="144"/>
              <w:jc w:val="center"/>
              <w:rPr>
                <w:rFonts w:asciiTheme="minorHAnsi" w:hAnsiTheme="minorHAnsi"/>
              </w:rPr>
            </w:pPr>
            <w:r w:rsidRPr="00CC7B42">
              <w:rPr>
                <w:rFonts w:asciiTheme="minorHAnsi" w:hAnsiTheme="minorHAnsi"/>
              </w:rPr>
              <w:t>5</w:t>
            </w:r>
          </w:p>
        </w:tc>
        <w:tc>
          <w:tcPr>
            <w:tcW w:w="2471" w:type="dxa"/>
            <w:vAlign w:val="center"/>
            <w:hideMark/>
          </w:tcPr>
          <w:p w14:paraId="704BDA11" w14:textId="77777777" w:rsidR="00664FCA" w:rsidRPr="00CC7B42" w:rsidRDefault="00664FCA" w:rsidP="00CC7B42">
            <w:pPr>
              <w:ind w:left="461"/>
              <w:rPr>
                <w:rFonts w:asciiTheme="minorHAnsi" w:hAnsiTheme="minorHAnsi"/>
              </w:rPr>
            </w:pPr>
            <w:r w:rsidRPr="00CC7B42">
              <w:rPr>
                <w:rFonts w:asciiTheme="minorHAnsi" w:hAnsiTheme="minorHAnsi"/>
              </w:rPr>
              <w:t>VBT</w:t>
            </w:r>
          </w:p>
        </w:tc>
      </w:tr>
      <w:tr w:rsidR="00664FCA" w:rsidRPr="00CC7B42" w14:paraId="082300D9" w14:textId="77777777" w:rsidTr="00CC7B42">
        <w:trPr>
          <w:trHeight w:val="360"/>
        </w:trPr>
        <w:tc>
          <w:tcPr>
            <w:tcW w:w="4508" w:type="dxa"/>
            <w:vAlign w:val="center"/>
            <w:hideMark/>
          </w:tcPr>
          <w:p w14:paraId="0D601FB7" w14:textId="77777777" w:rsidR="00664FCA" w:rsidRPr="00CC7B42" w:rsidRDefault="00664FCA" w:rsidP="00EE1BC3">
            <w:pPr>
              <w:ind w:left="720"/>
              <w:rPr>
                <w:rFonts w:asciiTheme="minorHAnsi" w:hAnsiTheme="minorHAnsi"/>
                <w:sz w:val="18"/>
                <w:szCs w:val="22"/>
              </w:rPr>
            </w:pPr>
            <w:r w:rsidRPr="00CC7B42">
              <w:rPr>
                <w:rFonts w:asciiTheme="minorHAnsi" w:hAnsiTheme="minorHAnsi"/>
                <w:sz w:val="18"/>
                <w:szCs w:val="22"/>
              </w:rPr>
              <w:t>Marking: PWR</w:t>
            </w:r>
          </w:p>
        </w:tc>
        <w:tc>
          <w:tcPr>
            <w:tcW w:w="2471" w:type="dxa"/>
            <w:vAlign w:val="center"/>
            <w:hideMark/>
          </w:tcPr>
          <w:p w14:paraId="3BAD5BB0" w14:textId="77777777" w:rsidR="00664FCA" w:rsidRPr="00CC7B42" w:rsidRDefault="00664FCA" w:rsidP="00EE1BC3">
            <w:pPr>
              <w:ind w:right="144"/>
              <w:jc w:val="center"/>
              <w:rPr>
                <w:rFonts w:asciiTheme="minorHAnsi" w:hAnsiTheme="minorHAnsi"/>
                <w:sz w:val="22"/>
                <w:szCs w:val="28"/>
              </w:rPr>
            </w:pPr>
            <w:r w:rsidRPr="00CC7B42">
              <w:rPr>
                <w:rFonts w:asciiTheme="minorHAnsi" w:hAnsiTheme="minorHAnsi"/>
              </w:rPr>
              <w:t>6</w:t>
            </w:r>
          </w:p>
        </w:tc>
        <w:tc>
          <w:tcPr>
            <w:tcW w:w="2471" w:type="dxa"/>
            <w:vAlign w:val="center"/>
            <w:hideMark/>
          </w:tcPr>
          <w:p w14:paraId="04A34F39" w14:textId="77777777" w:rsidR="00664FCA" w:rsidRPr="00CC7B42" w:rsidRDefault="00664FCA" w:rsidP="00CC7B42">
            <w:pPr>
              <w:ind w:left="461"/>
              <w:rPr>
                <w:rFonts w:asciiTheme="minorHAnsi" w:hAnsiTheme="minorHAnsi"/>
              </w:rPr>
            </w:pPr>
            <w:r w:rsidRPr="00CC7B42">
              <w:rPr>
                <w:rFonts w:asciiTheme="minorHAnsi" w:hAnsiTheme="minorHAnsi"/>
              </w:rPr>
              <w:t>VIN</w:t>
            </w:r>
          </w:p>
        </w:tc>
      </w:tr>
    </w:tbl>
    <w:p w14:paraId="41E42EB8" w14:textId="77777777" w:rsidR="00664FCA" w:rsidRPr="00CC7B42" w:rsidRDefault="00664FCA" w:rsidP="00CC7B42">
      <w:pPr>
        <w:pStyle w:val="ListParagraph"/>
        <w:numPr>
          <w:ilvl w:val="2"/>
          <w:numId w:val="17"/>
        </w:numPr>
        <w:spacing w:before="120"/>
        <w:rPr>
          <w:rFonts w:asciiTheme="minorHAnsi" w:hAnsiTheme="minorHAnsi"/>
        </w:rPr>
      </w:pPr>
      <w:bookmarkStart w:id="79" w:name="_Toc70421285"/>
      <w:r w:rsidRPr="00CC7B42">
        <w:rPr>
          <w:rFonts w:asciiTheme="minorHAnsi" w:hAnsiTheme="minorHAnsi"/>
        </w:rPr>
        <w:t>Odometer (common)</w:t>
      </w:r>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CC7B42" w14:paraId="074260F7" w14:textId="77777777" w:rsidTr="00CC7B42">
        <w:trPr>
          <w:trHeight w:val="360"/>
        </w:trPr>
        <w:tc>
          <w:tcPr>
            <w:tcW w:w="4508" w:type="dxa"/>
            <w:vMerge w:val="restart"/>
            <w:vAlign w:val="center"/>
            <w:hideMark/>
          </w:tcPr>
          <w:p w14:paraId="69E110EC" w14:textId="6C61E4C2" w:rsidR="00664FCA" w:rsidRPr="00CC7B42" w:rsidRDefault="00664FCA" w:rsidP="00EE1BC3">
            <w:pPr>
              <w:jc w:val="center"/>
              <w:rPr>
                <w:rFonts w:asciiTheme="minorHAnsi" w:hAnsiTheme="minorHAnsi" w:cstheme="minorBidi"/>
                <w:color w:val="auto"/>
                <w:sz w:val="22"/>
                <w:szCs w:val="28"/>
              </w:rPr>
            </w:pPr>
            <w:r w:rsidRPr="00CC7B42">
              <w:rPr>
                <w:rFonts w:asciiTheme="minorHAnsi" w:hAnsiTheme="minorHAnsi"/>
                <w:noProof/>
              </w:rPr>
              <w:drawing>
                <wp:inline distT="0" distB="0" distL="0" distR="0" wp14:anchorId="5D62347C" wp14:editId="3DE09932">
                  <wp:extent cx="914400" cy="9144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7A5323E5" w14:textId="77777777" w:rsidR="00664FCA" w:rsidRPr="00CC7B42" w:rsidRDefault="00664FCA" w:rsidP="00EE1BC3">
            <w:pPr>
              <w:jc w:val="center"/>
              <w:rPr>
                <w:rFonts w:asciiTheme="minorHAnsi" w:hAnsiTheme="minorHAnsi"/>
                <w:b/>
                <w:bCs/>
              </w:rPr>
            </w:pPr>
            <w:r w:rsidRPr="00CC7B42">
              <w:rPr>
                <w:rFonts w:asciiTheme="minorHAnsi" w:hAnsiTheme="minorHAnsi"/>
                <w:b/>
                <w:bCs/>
              </w:rPr>
              <w:t>PIN</w:t>
            </w:r>
          </w:p>
        </w:tc>
        <w:tc>
          <w:tcPr>
            <w:tcW w:w="2471" w:type="dxa"/>
            <w:vAlign w:val="center"/>
            <w:hideMark/>
          </w:tcPr>
          <w:p w14:paraId="6294F330" w14:textId="77777777" w:rsidR="00664FCA" w:rsidRPr="00CC7B42" w:rsidRDefault="00664FCA" w:rsidP="00EE1BC3">
            <w:pPr>
              <w:jc w:val="center"/>
              <w:rPr>
                <w:rFonts w:asciiTheme="minorHAnsi" w:hAnsiTheme="minorHAnsi"/>
                <w:b/>
                <w:bCs/>
              </w:rPr>
            </w:pPr>
            <w:r w:rsidRPr="00CC7B42">
              <w:rPr>
                <w:rFonts w:asciiTheme="minorHAnsi" w:hAnsiTheme="minorHAnsi"/>
                <w:b/>
                <w:bCs/>
              </w:rPr>
              <w:t>FUNCTIONAL</w:t>
            </w:r>
          </w:p>
        </w:tc>
      </w:tr>
      <w:tr w:rsidR="00664FCA" w:rsidRPr="00CC7B42" w14:paraId="6418EFFC" w14:textId="77777777" w:rsidTr="00CC7B42">
        <w:trPr>
          <w:trHeight w:val="360"/>
        </w:trPr>
        <w:tc>
          <w:tcPr>
            <w:tcW w:w="0" w:type="auto"/>
            <w:vMerge/>
            <w:vAlign w:val="center"/>
            <w:hideMark/>
          </w:tcPr>
          <w:p w14:paraId="188EA61F" w14:textId="77777777" w:rsidR="00664FCA" w:rsidRPr="00CC7B42" w:rsidRDefault="00664FCA" w:rsidP="00EE1BC3">
            <w:pPr>
              <w:rPr>
                <w:rFonts w:asciiTheme="minorHAnsi" w:hAnsiTheme="minorHAnsi"/>
                <w:sz w:val="22"/>
                <w:szCs w:val="28"/>
              </w:rPr>
            </w:pPr>
          </w:p>
        </w:tc>
        <w:tc>
          <w:tcPr>
            <w:tcW w:w="2471" w:type="dxa"/>
            <w:vAlign w:val="center"/>
            <w:hideMark/>
          </w:tcPr>
          <w:p w14:paraId="3387A431" w14:textId="77777777" w:rsidR="00664FCA" w:rsidRPr="00CC7B42" w:rsidRDefault="00664FCA" w:rsidP="00EE1BC3">
            <w:pPr>
              <w:ind w:right="144"/>
              <w:jc w:val="center"/>
              <w:rPr>
                <w:rFonts w:asciiTheme="minorHAnsi" w:hAnsiTheme="minorHAnsi"/>
              </w:rPr>
            </w:pPr>
            <w:r w:rsidRPr="00CC7B42">
              <w:rPr>
                <w:rFonts w:asciiTheme="minorHAnsi" w:hAnsiTheme="minorHAnsi"/>
              </w:rPr>
              <w:t>1</w:t>
            </w:r>
          </w:p>
        </w:tc>
        <w:tc>
          <w:tcPr>
            <w:tcW w:w="2471" w:type="dxa"/>
            <w:vAlign w:val="center"/>
            <w:hideMark/>
          </w:tcPr>
          <w:p w14:paraId="75B2B6BA" w14:textId="77777777" w:rsidR="00664FCA" w:rsidRPr="00CC7B42" w:rsidRDefault="00664FCA" w:rsidP="00CC7B42">
            <w:pPr>
              <w:ind w:left="461"/>
              <w:rPr>
                <w:rFonts w:asciiTheme="minorHAnsi" w:hAnsiTheme="minorHAnsi"/>
              </w:rPr>
            </w:pPr>
            <w:r w:rsidRPr="00CC7B42">
              <w:rPr>
                <w:rFonts w:asciiTheme="minorHAnsi" w:hAnsiTheme="minorHAnsi"/>
              </w:rPr>
              <w:t>GND</w:t>
            </w:r>
          </w:p>
        </w:tc>
      </w:tr>
      <w:tr w:rsidR="00664FCA" w:rsidRPr="00CC7B42" w14:paraId="5247ABA7" w14:textId="77777777" w:rsidTr="00CC7B42">
        <w:trPr>
          <w:trHeight w:val="360"/>
        </w:trPr>
        <w:tc>
          <w:tcPr>
            <w:tcW w:w="0" w:type="auto"/>
            <w:vMerge/>
            <w:vAlign w:val="center"/>
            <w:hideMark/>
          </w:tcPr>
          <w:p w14:paraId="2BBB7E79" w14:textId="77777777" w:rsidR="00664FCA" w:rsidRPr="00CC7B42" w:rsidRDefault="00664FCA" w:rsidP="00EE1BC3">
            <w:pPr>
              <w:rPr>
                <w:rFonts w:asciiTheme="minorHAnsi" w:hAnsiTheme="minorHAnsi"/>
                <w:sz w:val="22"/>
                <w:szCs w:val="28"/>
              </w:rPr>
            </w:pPr>
          </w:p>
        </w:tc>
        <w:tc>
          <w:tcPr>
            <w:tcW w:w="2471" w:type="dxa"/>
            <w:vAlign w:val="center"/>
            <w:hideMark/>
          </w:tcPr>
          <w:p w14:paraId="52EFBF53" w14:textId="77777777" w:rsidR="00664FCA" w:rsidRPr="00CC7B42" w:rsidRDefault="00664FCA" w:rsidP="00EE1BC3">
            <w:pPr>
              <w:ind w:right="144"/>
              <w:jc w:val="center"/>
              <w:rPr>
                <w:rFonts w:asciiTheme="minorHAnsi" w:hAnsiTheme="minorHAnsi"/>
              </w:rPr>
            </w:pPr>
            <w:r w:rsidRPr="00CC7B42">
              <w:rPr>
                <w:rFonts w:asciiTheme="minorHAnsi" w:hAnsiTheme="minorHAnsi"/>
              </w:rPr>
              <w:t>2</w:t>
            </w:r>
          </w:p>
        </w:tc>
        <w:tc>
          <w:tcPr>
            <w:tcW w:w="2471" w:type="dxa"/>
            <w:vAlign w:val="center"/>
            <w:hideMark/>
          </w:tcPr>
          <w:p w14:paraId="528BA50C" w14:textId="77777777" w:rsidR="00664FCA" w:rsidRPr="00CC7B42" w:rsidRDefault="00664FCA" w:rsidP="00CC7B42">
            <w:pPr>
              <w:ind w:left="461"/>
              <w:rPr>
                <w:rFonts w:asciiTheme="minorHAnsi" w:hAnsiTheme="minorHAnsi"/>
              </w:rPr>
            </w:pPr>
            <w:r w:rsidRPr="00CC7B42">
              <w:rPr>
                <w:rFonts w:asciiTheme="minorHAnsi" w:hAnsiTheme="minorHAnsi"/>
              </w:rPr>
              <w:t>VDD</w:t>
            </w:r>
          </w:p>
        </w:tc>
      </w:tr>
      <w:tr w:rsidR="00664FCA" w:rsidRPr="00CC7B42" w14:paraId="7401F011" w14:textId="77777777" w:rsidTr="00CC7B42">
        <w:trPr>
          <w:trHeight w:val="360"/>
        </w:trPr>
        <w:tc>
          <w:tcPr>
            <w:tcW w:w="0" w:type="auto"/>
            <w:vMerge/>
            <w:vAlign w:val="center"/>
            <w:hideMark/>
          </w:tcPr>
          <w:p w14:paraId="22910DE5" w14:textId="77777777" w:rsidR="00664FCA" w:rsidRPr="00CC7B42" w:rsidRDefault="00664FCA" w:rsidP="00EE1BC3">
            <w:pPr>
              <w:rPr>
                <w:rFonts w:asciiTheme="minorHAnsi" w:hAnsiTheme="minorHAnsi"/>
                <w:sz w:val="22"/>
                <w:szCs w:val="28"/>
              </w:rPr>
            </w:pPr>
          </w:p>
        </w:tc>
        <w:tc>
          <w:tcPr>
            <w:tcW w:w="2471" w:type="dxa"/>
            <w:vAlign w:val="center"/>
            <w:hideMark/>
          </w:tcPr>
          <w:p w14:paraId="31CED712" w14:textId="77777777" w:rsidR="00664FCA" w:rsidRPr="00CC7B42" w:rsidRDefault="00664FCA" w:rsidP="00EE1BC3">
            <w:pPr>
              <w:ind w:right="144"/>
              <w:jc w:val="center"/>
              <w:rPr>
                <w:rFonts w:asciiTheme="minorHAnsi" w:hAnsiTheme="minorHAnsi"/>
              </w:rPr>
            </w:pPr>
            <w:r w:rsidRPr="00CC7B42">
              <w:rPr>
                <w:rFonts w:asciiTheme="minorHAnsi" w:hAnsiTheme="minorHAnsi"/>
              </w:rPr>
              <w:t>3</w:t>
            </w:r>
          </w:p>
        </w:tc>
        <w:tc>
          <w:tcPr>
            <w:tcW w:w="2471" w:type="dxa"/>
            <w:vAlign w:val="center"/>
            <w:hideMark/>
          </w:tcPr>
          <w:p w14:paraId="671D8EF3" w14:textId="77777777" w:rsidR="00664FCA" w:rsidRPr="00CC7B42" w:rsidRDefault="00664FCA" w:rsidP="00CC7B42">
            <w:pPr>
              <w:ind w:left="461"/>
              <w:rPr>
                <w:rFonts w:asciiTheme="minorHAnsi" w:hAnsiTheme="minorHAnsi"/>
              </w:rPr>
            </w:pPr>
            <w:r w:rsidRPr="00CC7B42">
              <w:rPr>
                <w:rFonts w:asciiTheme="minorHAnsi" w:hAnsiTheme="minorHAnsi"/>
              </w:rPr>
              <w:t>ODO1</w:t>
            </w:r>
          </w:p>
        </w:tc>
      </w:tr>
      <w:tr w:rsidR="00664FCA" w:rsidRPr="00CC7B42" w14:paraId="3BB65C32" w14:textId="77777777" w:rsidTr="00CC7B42">
        <w:trPr>
          <w:trHeight w:val="360"/>
        </w:trPr>
        <w:tc>
          <w:tcPr>
            <w:tcW w:w="0" w:type="auto"/>
            <w:vMerge/>
            <w:vAlign w:val="center"/>
            <w:hideMark/>
          </w:tcPr>
          <w:p w14:paraId="0963BCAE" w14:textId="77777777" w:rsidR="00664FCA" w:rsidRPr="00CC7B42" w:rsidRDefault="00664FCA" w:rsidP="00EE1BC3">
            <w:pPr>
              <w:rPr>
                <w:rFonts w:asciiTheme="minorHAnsi" w:hAnsiTheme="minorHAnsi"/>
                <w:sz w:val="22"/>
                <w:szCs w:val="28"/>
              </w:rPr>
            </w:pPr>
          </w:p>
        </w:tc>
        <w:tc>
          <w:tcPr>
            <w:tcW w:w="2471" w:type="dxa"/>
            <w:vAlign w:val="center"/>
            <w:hideMark/>
          </w:tcPr>
          <w:p w14:paraId="524A2678" w14:textId="77777777" w:rsidR="00664FCA" w:rsidRPr="00CC7B42" w:rsidRDefault="00664FCA" w:rsidP="00EE1BC3">
            <w:pPr>
              <w:ind w:right="144"/>
              <w:jc w:val="center"/>
              <w:rPr>
                <w:rFonts w:asciiTheme="minorHAnsi" w:hAnsiTheme="minorHAnsi"/>
              </w:rPr>
            </w:pPr>
            <w:r w:rsidRPr="00CC7B42">
              <w:rPr>
                <w:rFonts w:asciiTheme="minorHAnsi" w:hAnsiTheme="minorHAnsi"/>
              </w:rPr>
              <w:t>4</w:t>
            </w:r>
          </w:p>
        </w:tc>
        <w:tc>
          <w:tcPr>
            <w:tcW w:w="2471" w:type="dxa"/>
            <w:vAlign w:val="center"/>
            <w:hideMark/>
          </w:tcPr>
          <w:p w14:paraId="01B29979" w14:textId="77777777" w:rsidR="00664FCA" w:rsidRPr="00CC7B42" w:rsidRDefault="00664FCA" w:rsidP="00CC7B42">
            <w:pPr>
              <w:ind w:left="461"/>
              <w:rPr>
                <w:rFonts w:asciiTheme="minorHAnsi" w:hAnsiTheme="minorHAnsi"/>
              </w:rPr>
            </w:pPr>
            <w:r w:rsidRPr="00CC7B42">
              <w:rPr>
                <w:rFonts w:asciiTheme="minorHAnsi" w:hAnsiTheme="minorHAnsi"/>
              </w:rPr>
              <w:t>ODO2</w:t>
            </w:r>
          </w:p>
        </w:tc>
      </w:tr>
      <w:tr w:rsidR="00664FCA" w:rsidRPr="00CC7B42" w14:paraId="058500A6" w14:textId="77777777" w:rsidTr="00CC7B42">
        <w:trPr>
          <w:trHeight w:val="360"/>
        </w:trPr>
        <w:tc>
          <w:tcPr>
            <w:tcW w:w="0" w:type="auto"/>
            <w:vMerge/>
            <w:vAlign w:val="center"/>
            <w:hideMark/>
          </w:tcPr>
          <w:p w14:paraId="5DFBCE92" w14:textId="77777777" w:rsidR="00664FCA" w:rsidRPr="00CC7B42" w:rsidRDefault="00664FCA" w:rsidP="00EE1BC3">
            <w:pPr>
              <w:rPr>
                <w:rFonts w:asciiTheme="minorHAnsi" w:hAnsiTheme="minorHAnsi"/>
                <w:sz w:val="22"/>
                <w:szCs w:val="28"/>
              </w:rPr>
            </w:pPr>
          </w:p>
        </w:tc>
        <w:tc>
          <w:tcPr>
            <w:tcW w:w="2471" w:type="dxa"/>
            <w:vAlign w:val="center"/>
            <w:hideMark/>
          </w:tcPr>
          <w:p w14:paraId="203090CE" w14:textId="77777777" w:rsidR="00664FCA" w:rsidRPr="00CC7B42" w:rsidRDefault="00664FCA" w:rsidP="00EE1BC3">
            <w:pPr>
              <w:ind w:right="144"/>
              <w:jc w:val="center"/>
              <w:rPr>
                <w:rFonts w:asciiTheme="minorHAnsi" w:hAnsiTheme="minorHAnsi"/>
              </w:rPr>
            </w:pPr>
            <w:r w:rsidRPr="00CC7B42">
              <w:rPr>
                <w:rFonts w:asciiTheme="minorHAnsi" w:hAnsiTheme="minorHAnsi"/>
              </w:rPr>
              <w:t>5</w:t>
            </w:r>
          </w:p>
        </w:tc>
        <w:tc>
          <w:tcPr>
            <w:tcW w:w="2471" w:type="dxa"/>
            <w:vAlign w:val="center"/>
            <w:hideMark/>
          </w:tcPr>
          <w:p w14:paraId="022FF98B" w14:textId="77777777" w:rsidR="00664FCA" w:rsidRPr="00CC7B42" w:rsidRDefault="00664FCA" w:rsidP="00CC7B42">
            <w:pPr>
              <w:ind w:left="461"/>
              <w:rPr>
                <w:rFonts w:asciiTheme="minorHAnsi" w:hAnsiTheme="minorHAnsi"/>
              </w:rPr>
            </w:pPr>
            <w:r w:rsidRPr="00CC7B42">
              <w:rPr>
                <w:rFonts w:asciiTheme="minorHAnsi" w:hAnsiTheme="minorHAnsi"/>
              </w:rPr>
              <w:t>ODO3</w:t>
            </w:r>
          </w:p>
        </w:tc>
      </w:tr>
      <w:tr w:rsidR="00664FCA" w:rsidRPr="00CC7B42" w14:paraId="0CBF5950" w14:textId="77777777" w:rsidTr="00CC7B42">
        <w:trPr>
          <w:trHeight w:val="360"/>
        </w:trPr>
        <w:tc>
          <w:tcPr>
            <w:tcW w:w="4508" w:type="dxa"/>
            <w:vAlign w:val="center"/>
            <w:hideMark/>
          </w:tcPr>
          <w:p w14:paraId="5A7687CB" w14:textId="77777777" w:rsidR="00664FCA" w:rsidRPr="00CC7B42" w:rsidRDefault="00664FCA" w:rsidP="00EE1BC3">
            <w:pPr>
              <w:ind w:left="720"/>
              <w:rPr>
                <w:rFonts w:asciiTheme="minorHAnsi" w:hAnsiTheme="minorHAnsi"/>
                <w:sz w:val="18"/>
                <w:szCs w:val="22"/>
              </w:rPr>
            </w:pPr>
            <w:r w:rsidRPr="00CC7B42">
              <w:rPr>
                <w:rFonts w:asciiTheme="minorHAnsi" w:hAnsiTheme="minorHAnsi"/>
                <w:sz w:val="18"/>
                <w:szCs w:val="22"/>
              </w:rPr>
              <w:t>Marking: ODO</w:t>
            </w:r>
          </w:p>
        </w:tc>
        <w:tc>
          <w:tcPr>
            <w:tcW w:w="2471" w:type="dxa"/>
            <w:vAlign w:val="center"/>
            <w:hideMark/>
          </w:tcPr>
          <w:p w14:paraId="10445D04" w14:textId="77777777" w:rsidR="00664FCA" w:rsidRPr="00CC7B42" w:rsidRDefault="00664FCA" w:rsidP="00EE1BC3">
            <w:pPr>
              <w:ind w:right="144"/>
              <w:jc w:val="center"/>
              <w:rPr>
                <w:rFonts w:asciiTheme="minorHAnsi" w:hAnsiTheme="minorHAnsi"/>
                <w:sz w:val="22"/>
                <w:szCs w:val="28"/>
              </w:rPr>
            </w:pPr>
            <w:r w:rsidRPr="00CC7B42">
              <w:rPr>
                <w:rFonts w:asciiTheme="minorHAnsi" w:hAnsiTheme="minorHAnsi"/>
              </w:rPr>
              <w:t>6</w:t>
            </w:r>
          </w:p>
        </w:tc>
        <w:tc>
          <w:tcPr>
            <w:tcW w:w="2471" w:type="dxa"/>
            <w:vAlign w:val="center"/>
            <w:hideMark/>
          </w:tcPr>
          <w:p w14:paraId="29B12AB0" w14:textId="77777777" w:rsidR="00664FCA" w:rsidRPr="00CC7B42" w:rsidRDefault="00664FCA" w:rsidP="00CC7B42">
            <w:pPr>
              <w:ind w:left="461"/>
              <w:rPr>
                <w:rFonts w:asciiTheme="minorHAnsi" w:hAnsiTheme="minorHAnsi"/>
              </w:rPr>
            </w:pPr>
            <w:r w:rsidRPr="00CC7B42">
              <w:rPr>
                <w:rFonts w:asciiTheme="minorHAnsi" w:hAnsiTheme="minorHAnsi"/>
              </w:rPr>
              <w:t>VIN</w:t>
            </w:r>
          </w:p>
        </w:tc>
      </w:tr>
    </w:tbl>
    <w:p w14:paraId="23D20E75" w14:textId="77777777" w:rsidR="00664FCA" w:rsidRPr="00CC7B42" w:rsidRDefault="00664FCA" w:rsidP="00CC7B42">
      <w:pPr>
        <w:pStyle w:val="ListParagraph"/>
        <w:numPr>
          <w:ilvl w:val="2"/>
          <w:numId w:val="17"/>
        </w:numPr>
        <w:spacing w:before="120"/>
        <w:rPr>
          <w:rFonts w:asciiTheme="minorHAnsi" w:hAnsiTheme="minorHAnsi"/>
        </w:rPr>
      </w:pPr>
      <w:bookmarkStart w:id="80" w:name="_Toc70421286"/>
      <w:r w:rsidRPr="00CC7B42">
        <w:rPr>
          <w:rFonts w:asciiTheme="minorHAnsi" w:hAnsiTheme="minorHAnsi"/>
        </w:rPr>
        <w:t>Odometer (individual)</w:t>
      </w:r>
      <w:bookmarkEnd w:id="8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CC7B42" w14:paraId="5A097745" w14:textId="77777777" w:rsidTr="00CC7B42">
        <w:trPr>
          <w:trHeight w:val="360"/>
        </w:trPr>
        <w:tc>
          <w:tcPr>
            <w:tcW w:w="4508" w:type="dxa"/>
            <w:vMerge w:val="restart"/>
            <w:vAlign w:val="center"/>
            <w:hideMark/>
          </w:tcPr>
          <w:p w14:paraId="4C81616A" w14:textId="338F6DB4" w:rsidR="00664FCA" w:rsidRPr="00CC7B42" w:rsidRDefault="00664FCA" w:rsidP="00EE1BC3">
            <w:pPr>
              <w:jc w:val="center"/>
              <w:rPr>
                <w:rFonts w:asciiTheme="minorHAnsi" w:hAnsiTheme="minorHAnsi" w:cstheme="minorBidi"/>
                <w:color w:val="auto"/>
                <w:sz w:val="22"/>
                <w:szCs w:val="28"/>
              </w:rPr>
            </w:pPr>
            <w:r w:rsidRPr="00CC7B42">
              <w:rPr>
                <w:rFonts w:asciiTheme="minorHAnsi" w:hAnsiTheme="minorHAnsi"/>
                <w:noProof/>
              </w:rPr>
              <w:drawing>
                <wp:inline distT="0" distB="0" distL="0" distR="0" wp14:anchorId="1B845B0E" wp14:editId="20D2017A">
                  <wp:extent cx="914400" cy="9144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1A830138" w14:textId="77777777" w:rsidR="00664FCA" w:rsidRPr="00CC7B42" w:rsidRDefault="00664FCA" w:rsidP="00EE1BC3">
            <w:pPr>
              <w:jc w:val="center"/>
              <w:rPr>
                <w:rFonts w:asciiTheme="minorHAnsi" w:hAnsiTheme="minorHAnsi"/>
                <w:b/>
                <w:bCs/>
              </w:rPr>
            </w:pPr>
            <w:r w:rsidRPr="00CC7B42">
              <w:rPr>
                <w:rFonts w:asciiTheme="minorHAnsi" w:hAnsiTheme="minorHAnsi"/>
                <w:b/>
                <w:bCs/>
              </w:rPr>
              <w:t>PIN</w:t>
            </w:r>
          </w:p>
        </w:tc>
        <w:tc>
          <w:tcPr>
            <w:tcW w:w="2471" w:type="dxa"/>
            <w:vAlign w:val="center"/>
            <w:hideMark/>
          </w:tcPr>
          <w:p w14:paraId="2ED26F6D" w14:textId="77777777" w:rsidR="00664FCA" w:rsidRPr="00CC7B42" w:rsidRDefault="00664FCA" w:rsidP="00EE1BC3">
            <w:pPr>
              <w:jc w:val="center"/>
              <w:rPr>
                <w:rFonts w:asciiTheme="minorHAnsi" w:hAnsiTheme="minorHAnsi"/>
                <w:b/>
                <w:bCs/>
              </w:rPr>
            </w:pPr>
            <w:r w:rsidRPr="00CC7B42">
              <w:rPr>
                <w:rFonts w:asciiTheme="minorHAnsi" w:hAnsiTheme="minorHAnsi"/>
                <w:b/>
                <w:bCs/>
              </w:rPr>
              <w:t>FUNCTIONAL</w:t>
            </w:r>
          </w:p>
        </w:tc>
      </w:tr>
      <w:tr w:rsidR="00664FCA" w:rsidRPr="00CC7B42" w14:paraId="1FF58228" w14:textId="77777777" w:rsidTr="00CC7B42">
        <w:trPr>
          <w:trHeight w:val="360"/>
        </w:trPr>
        <w:tc>
          <w:tcPr>
            <w:tcW w:w="0" w:type="auto"/>
            <w:vMerge/>
            <w:vAlign w:val="center"/>
            <w:hideMark/>
          </w:tcPr>
          <w:p w14:paraId="383187A1" w14:textId="77777777" w:rsidR="00664FCA" w:rsidRPr="00CC7B42" w:rsidRDefault="00664FCA" w:rsidP="00EE1BC3">
            <w:pPr>
              <w:rPr>
                <w:rFonts w:asciiTheme="minorHAnsi" w:hAnsiTheme="minorHAnsi"/>
                <w:sz w:val="22"/>
                <w:szCs w:val="28"/>
              </w:rPr>
            </w:pPr>
          </w:p>
        </w:tc>
        <w:tc>
          <w:tcPr>
            <w:tcW w:w="2471" w:type="dxa"/>
            <w:vAlign w:val="center"/>
            <w:hideMark/>
          </w:tcPr>
          <w:p w14:paraId="5F2D051A" w14:textId="77777777" w:rsidR="00664FCA" w:rsidRPr="00CC7B42" w:rsidRDefault="00664FCA" w:rsidP="00EE1BC3">
            <w:pPr>
              <w:ind w:right="144"/>
              <w:jc w:val="center"/>
              <w:rPr>
                <w:rFonts w:asciiTheme="minorHAnsi" w:hAnsiTheme="minorHAnsi"/>
              </w:rPr>
            </w:pPr>
            <w:r w:rsidRPr="00CC7B42">
              <w:rPr>
                <w:rFonts w:asciiTheme="minorHAnsi" w:hAnsiTheme="minorHAnsi"/>
              </w:rPr>
              <w:t>1</w:t>
            </w:r>
          </w:p>
        </w:tc>
        <w:tc>
          <w:tcPr>
            <w:tcW w:w="2471" w:type="dxa"/>
            <w:vAlign w:val="center"/>
            <w:hideMark/>
          </w:tcPr>
          <w:p w14:paraId="5D299993" w14:textId="77777777" w:rsidR="00664FCA" w:rsidRPr="00CC7B42" w:rsidRDefault="00664FCA" w:rsidP="00CC7B42">
            <w:pPr>
              <w:ind w:left="461"/>
              <w:rPr>
                <w:rFonts w:asciiTheme="minorHAnsi" w:hAnsiTheme="minorHAnsi"/>
              </w:rPr>
            </w:pPr>
            <w:r w:rsidRPr="00CC7B42">
              <w:rPr>
                <w:rFonts w:asciiTheme="minorHAnsi" w:hAnsiTheme="minorHAnsi"/>
              </w:rPr>
              <w:t>GND</w:t>
            </w:r>
          </w:p>
        </w:tc>
      </w:tr>
      <w:tr w:rsidR="00664FCA" w:rsidRPr="00CC7B42" w14:paraId="4EF28CFC" w14:textId="77777777" w:rsidTr="00CC7B42">
        <w:trPr>
          <w:trHeight w:val="360"/>
        </w:trPr>
        <w:tc>
          <w:tcPr>
            <w:tcW w:w="0" w:type="auto"/>
            <w:vMerge/>
            <w:vAlign w:val="center"/>
            <w:hideMark/>
          </w:tcPr>
          <w:p w14:paraId="288F05A2" w14:textId="77777777" w:rsidR="00664FCA" w:rsidRPr="00CC7B42" w:rsidRDefault="00664FCA" w:rsidP="00EE1BC3">
            <w:pPr>
              <w:rPr>
                <w:rFonts w:asciiTheme="minorHAnsi" w:hAnsiTheme="minorHAnsi"/>
                <w:sz w:val="22"/>
                <w:szCs w:val="28"/>
              </w:rPr>
            </w:pPr>
          </w:p>
        </w:tc>
        <w:tc>
          <w:tcPr>
            <w:tcW w:w="2471" w:type="dxa"/>
            <w:vAlign w:val="center"/>
            <w:hideMark/>
          </w:tcPr>
          <w:p w14:paraId="11D7EE2C" w14:textId="77777777" w:rsidR="00664FCA" w:rsidRPr="00CC7B42" w:rsidRDefault="00664FCA" w:rsidP="00EE1BC3">
            <w:pPr>
              <w:ind w:right="144"/>
              <w:jc w:val="center"/>
              <w:rPr>
                <w:rFonts w:asciiTheme="minorHAnsi" w:hAnsiTheme="minorHAnsi"/>
              </w:rPr>
            </w:pPr>
            <w:r w:rsidRPr="00CC7B42">
              <w:rPr>
                <w:rFonts w:asciiTheme="minorHAnsi" w:hAnsiTheme="minorHAnsi"/>
              </w:rPr>
              <w:t>2</w:t>
            </w:r>
          </w:p>
        </w:tc>
        <w:tc>
          <w:tcPr>
            <w:tcW w:w="2471" w:type="dxa"/>
            <w:vAlign w:val="center"/>
            <w:hideMark/>
          </w:tcPr>
          <w:p w14:paraId="23D8CB0E" w14:textId="77777777" w:rsidR="00664FCA" w:rsidRPr="00CC7B42" w:rsidRDefault="00664FCA" w:rsidP="00CC7B42">
            <w:pPr>
              <w:ind w:left="461"/>
              <w:rPr>
                <w:rFonts w:asciiTheme="minorHAnsi" w:hAnsiTheme="minorHAnsi"/>
              </w:rPr>
            </w:pPr>
            <w:r w:rsidRPr="00CC7B42">
              <w:rPr>
                <w:rFonts w:asciiTheme="minorHAnsi" w:hAnsiTheme="minorHAnsi"/>
              </w:rPr>
              <w:t>VDD</w:t>
            </w:r>
          </w:p>
        </w:tc>
      </w:tr>
      <w:tr w:rsidR="00664FCA" w:rsidRPr="00CC7B42" w14:paraId="626F2B46" w14:textId="77777777" w:rsidTr="00CC7B42">
        <w:trPr>
          <w:trHeight w:val="360"/>
        </w:trPr>
        <w:tc>
          <w:tcPr>
            <w:tcW w:w="0" w:type="auto"/>
            <w:vMerge/>
            <w:vAlign w:val="center"/>
            <w:hideMark/>
          </w:tcPr>
          <w:p w14:paraId="4A178287" w14:textId="77777777" w:rsidR="00664FCA" w:rsidRPr="00CC7B42" w:rsidRDefault="00664FCA" w:rsidP="00EE1BC3">
            <w:pPr>
              <w:rPr>
                <w:rFonts w:asciiTheme="minorHAnsi" w:hAnsiTheme="minorHAnsi"/>
                <w:sz w:val="22"/>
                <w:szCs w:val="28"/>
              </w:rPr>
            </w:pPr>
          </w:p>
        </w:tc>
        <w:tc>
          <w:tcPr>
            <w:tcW w:w="2471" w:type="dxa"/>
            <w:vAlign w:val="center"/>
            <w:hideMark/>
          </w:tcPr>
          <w:p w14:paraId="02F74CDD" w14:textId="77777777" w:rsidR="00664FCA" w:rsidRPr="00CC7B42" w:rsidRDefault="00664FCA" w:rsidP="00EE1BC3">
            <w:pPr>
              <w:ind w:right="144"/>
              <w:jc w:val="center"/>
              <w:rPr>
                <w:rFonts w:asciiTheme="minorHAnsi" w:hAnsiTheme="minorHAnsi"/>
              </w:rPr>
            </w:pPr>
            <w:r w:rsidRPr="00CC7B42">
              <w:rPr>
                <w:rFonts w:asciiTheme="minorHAnsi" w:hAnsiTheme="minorHAnsi"/>
              </w:rPr>
              <w:t>3</w:t>
            </w:r>
          </w:p>
        </w:tc>
        <w:tc>
          <w:tcPr>
            <w:tcW w:w="2471" w:type="dxa"/>
            <w:vAlign w:val="center"/>
            <w:hideMark/>
          </w:tcPr>
          <w:p w14:paraId="644C6943" w14:textId="77777777" w:rsidR="00664FCA" w:rsidRPr="00CC7B42" w:rsidRDefault="00664FCA" w:rsidP="00CC7B42">
            <w:pPr>
              <w:ind w:left="461"/>
              <w:rPr>
                <w:rFonts w:asciiTheme="minorHAnsi" w:hAnsiTheme="minorHAnsi"/>
              </w:rPr>
            </w:pPr>
            <w:r w:rsidRPr="00CC7B42">
              <w:rPr>
                <w:rFonts w:asciiTheme="minorHAnsi" w:hAnsiTheme="minorHAnsi"/>
              </w:rPr>
              <w:t>ODO?</w:t>
            </w:r>
          </w:p>
        </w:tc>
      </w:tr>
      <w:tr w:rsidR="00664FCA" w:rsidRPr="00CC7B42" w14:paraId="72CF4664" w14:textId="77777777" w:rsidTr="00CC7B42">
        <w:trPr>
          <w:trHeight w:val="360"/>
        </w:trPr>
        <w:tc>
          <w:tcPr>
            <w:tcW w:w="0" w:type="auto"/>
            <w:vMerge/>
            <w:vAlign w:val="center"/>
            <w:hideMark/>
          </w:tcPr>
          <w:p w14:paraId="5DDBF78A" w14:textId="77777777" w:rsidR="00664FCA" w:rsidRPr="00CC7B42" w:rsidRDefault="00664FCA" w:rsidP="00EE1BC3">
            <w:pPr>
              <w:rPr>
                <w:rFonts w:asciiTheme="minorHAnsi" w:hAnsiTheme="minorHAnsi"/>
                <w:sz w:val="22"/>
                <w:szCs w:val="28"/>
              </w:rPr>
            </w:pPr>
          </w:p>
        </w:tc>
        <w:tc>
          <w:tcPr>
            <w:tcW w:w="2471" w:type="dxa"/>
            <w:vAlign w:val="center"/>
            <w:hideMark/>
          </w:tcPr>
          <w:p w14:paraId="5AB4648A" w14:textId="77777777" w:rsidR="00664FCA" w:rsidRPr="00CC7B42" w:rsidRDefault="00664FCA" w:rsidP="00EE1BC3">
            <w:pPr>
              <w:ind w:right="144"/>
              <w:jc w:val="center"/>
              <w:rPr>
                <w:rFonts w:asciiTheme="minorHAnsi" w:hAnsiTheme="minorHAnsi"/>
              </w:rPr>
            </w:pPr>
            <w:r w:rsidRPr="00CC7B42">
              <w:rPr>
                <w:rFonts w:asciiTheme="minorHAnsi" w:hAnsiTheme="minorHAnsi"/>
              </w:rPr>
              <w:t>4</w:t>
            </w:r>
          </w:p>
        </w:tc>
        <w:tc>
          <w:tcPr>
            <w:tcW w:w="2471" w:type="dxa"/>
            <w:vAlign w:val="center"/>
            <w:hideMark/>
          </w:tcPr>
          <w:p w14:paraId="5581E231" w14:textId="77777777" w:rsidR="00664FCA" w:rsidRPr="00CC7B42" w:rsidRDefault="00664FCA" w:rsidP="00CC7B42">
            <w:pPr>
              <w:ind w:left="461"/>
              <w:rPr>
                <w:rFonts w:asciiTheme="minorHAnsi" w:hAnsiTheme="minorHAnsi"/>
              </w:rPr>
            </w:pPr>
            <w:r w:rsidRPr="00CC7B42">
              <w:rPr>
                <w:rFonts w:asciiTheme="minorHAnsi" w:hAnsiTheme="minorHAnsi"/>
              </w:rPr>
              <w:t>-</w:t>
            </w:r>
          </w:p>
        </w:tc>
      </w:tr>
      <w:tr w:rsidR="00664FCA" w:rsidRPr="00CC7B42" w14:paraId="198527C3" w14:textId="77777777" w:rsidTr="00CC7B42">
        <w:trPr>
          <w:trHeight w:val="360"/>
        </w:trPr>
        <w:tc>
          <w:tcPr>
            <w:tcW w:w="0" w:type="auto"/>
            <w:vMerge/>
            <w:vAlign w:val="center"/>
            <w:hideMark/>
          </w:tcPr>
          <w:p w14:paraId="14CC6D4E" w14:textId="77777777" w:rsidR="00664FCA" w:rsidRPr="00CC7B42" w:rsidRDefault="00664FCA" w:rsidP="00EE1BC3">
            <w:pPr>
              <w:rPr>
                <w:rFonts w:asciiTheme="minorHAnsi" w:hAnsiTheme="minorHAnsi"/>
                <w:sz w:val="22"/>
                <w:szCs w:val="28"/>
              </w:rPr>
            </w:pPr>
          </w:p>
        </w:tc>
        <w:tc>
          <w:tcPr>
            <w:tcW w:w="2471" w:type="dxa"/>
            <w:vAlign w:val="center"/>
            <w:hideMark/>
          </w:tcPr>
          <w:p w14:paraId="018A104C" w14:textId="77777777" w:rsidR="00664FCA" w:rsidRPr="00CC7B42" w:rsidRDefault="00664FCA" w:rsidP="00EE1BC3">
            <w:pPr>
              <w:ind w:right="144"/>
              <w:jc w:val="center"/>
              <w:rPr>
                <w:rFonts w:asciiTheme="minorHAnsi" w:hAnsiTheme="minorHAnsi"/>
              </w:rPr>
            </w:pPr>
            <w:r w:rsidRPr="00CC7B42">
              <w:rPr>
                <w:rFonts w:asciiTheme="minorHAnsi" w:hAnsiTheme="minorHAnsi"/>
              </w:rPr>
              <w:t>5</w:t>
            </w:r>
          </w:p>
        </w:tc>
        <w:tc>
          <w:tcPr>
            <w:tcW w:w="2471" w:type="dxa"/>
            <w:vAlign w:val="center"/>
            <w:hideMark/>
          </w:tcPr>
          <w:p w14:paraId="289FE79D" w14:textId="77777777" w:rsidR="00664FCA" w:rsidRPr="00CC7B42" w:rsidRDefault="00664FCA" w:rsidP="00CC7B42">
            <w:pPr>
              <w:ind w:left="461"/>
              <w:rPr>
                <w:rFonts w:asciiTheme="minorHAnsi" w:hAnsiTheme="minorHAnsi"/>
              </w:rPr>
            </w:pPr>
            <w:r w:rsidRPr="00CC7B42">
              <w:rPr>
                <w:rFonts w:asciiTheme="minorHAnsi" w:hAnsiTheme="minorHAnsi"/>
              </w:rPr>
              <w:t>-</w:t>
            </w:r>
          </w:p>
        </w:tc>
      </w:tr>
      <w:tr w:rsidR="00664FCA" w:rsidRPr="00CC7B42" w14:paraId="431AF7D7" w14:textId="77777777" w:rsidTr="00CC7B42">
        <w:trPr>
          <w:trHeight w:val="360"/>
        </w:trPr>
        <w:tc>
          <w:tcPr>
            <w:tcW w:w="4508" w:type="dxa"/>
            <w:vAlign w:val="center"/>
            <w:hideMark/>
          </w:tcPr>
          <w:p w14:paraId="24532BE3" w14:textId="77777777" w:rsidR="00664FCA" w:rsidRPr="00CC7B42" w:rsidRDefault="00664FCA" w:rsidP="00EE1BC3">
            <w:pPr>
              <w:ind w:left="720"/>
              <w:rPr>
                <w:rFonts w:asciiTheme="minorHAnsi" w:hAnsiTheme="minorHAnsi"/>
                <w:sz w:val="18"/>
                <w:szCs w:val="22"/>
              </w:rPr>
            </w:pPr>
            <w:r w:rsidRPr="00CC7B42">
              <w:rPr>
                <w:rFonts w:asciiTheme="minorHAnsi" w:hAnsiTheme="minorHAnsi"/>
                <w:sz w:val="18"/>
                <w:szCs w:val="22"/>
              </w:rPr>
              <w:t>Marking: ODO?</w:t>
            </w:r>
          </w:p>
        </w:tc>
        <w:tc>
          <w:tcPr>
            <w:tcW w:w="2471" w:type="dxa"/>
            <w:vAlign w:val="center"/>
            <w:hideMark/>
          </w:tcPr>
          <w:p w14:paraId="25C75C99" w14:textId="77777777" w:rsidR="00664FCA" w:rsidRPr="00CC7B42" w:rsidRDefault="00664FCA" w:rsidP="00EE1BC3">
            <w:pPr>
              <w:ind w:right="144"/>
              <w:jc w:val="center"/>
              <w:rPr>
                <w:rFonts w:asciiTheme="minorHAnsi" w:hAnsiTheme="minorHAnsi"/>
                <w:sz w:val="22"/>
                <w:szCs w:val="28"/>
              </w:rPr>
            </w:pPr>
            <w:r w:rsidRPr="00CC7B42">
              <w:rPr>
                <w:rFonts w:asciiTheme="minorHAnsi" w:hAnsiTheme="minorHAnsi"/>
              </w:rPr>
              <w:t>6</w:t>
            </w:r>
          </w:p>
        </w:tc>
        <w:tc>
          <w:tcPr>
            <w:tcW w:w="2471" w:type="dxa"/>
            <w:vAlign w:val="center"/>
            <w:hideMark/>
          </w:tcPr>
          <w:p w14:paraId="6C383375" w14:textId="77777777" w:rsidR="00664FCA" w:rsidRPr="00CC7B42" w:rsidRDefault="00664FCA" w:rsidP="00CC7B42">
            <w:pPr>
              <w:ind w:left="461"/>
              <w:rPr>
                <w:rFonts w:asciiTheme="minorHAnsi" w:hAnsiTheme="minorHAnsi"/>
              </w:rPr>
            </w:pPr>
            <w:r w:rsidRPr="00CC7B42">
              <w:rPr>
                <w:rFonts w:asciiTheme="minorHAnsi" w:hAnsiTheme="minorHAnsi"/>
              </w:rPr>
              <w:t>-</w:t>
            </w:r>
          </w:p>
        </w:tc>
      </w:tr>
    </w:tbl>
    <w:p w14:paraId="7CA2DDBA" w14:textId="77777777" w:rsidR="00664FCA" w:rsidRPr="00664FCA" w:rsidRDefault="00664FCA" w:rsidP="00CF3EFF">
      <w:pPr>
        <w:rPr>
          <w:sz w:val="22"/>
        </w:rPr>
      </w:pPr>
      <w:r w:rsidRPr="00664FCA">
        <w:rPr>
          <w:rFonts w:eastAsiaTheme="majorEastAsia"/>
        </w:rPr>
        <w:br w:type="page"/>
      </w:r>
    </w:p>
    <w:p w14:paraId="0F21149F" w14:textId="77777777" w:rsidR="00664FCA" w:rsidRPr="00CC7B42" w:rsidRDefault="00664FCA" w:rsidP="00BA1271">
      <w:pPr>
        <w:pStyle w:val="ListParagraph"/>
        <w:numPr>
          <w:ilvl w:val="2"/>
          <w:numId w:val="17"/>
        </w:numPr>
        <w:spacing w:before="120"/>
        <w:rPr>
          <w:rFonts w:asciiTheme="minorHAnsi" w:hAnsiTheme="minorHAnsi"/>
        </w:rPr>
      </w:pPr>
      <w:bookmarkStart w:id="81" w:name="_Toc70421287"/>
      <w:r w:rsidRPr="00CC7B42">
        <w:rPr>
          <w:rFonts w:asciiTheme="minorHAnsi" w:hAnsiTheme="minorHAnsi"/>
        </w:rPr>
        <w:lastRenderedPageBreak/>
        <w:t>General Sensor</w:t>
      </w:r>
      <w:bookmarkEnd w:id="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CC7B42" w14:paraId="6D24AB7E" w14:textId="77777777" w:rsidTr="00BA1271">
        <w:trPr>
          <w:trHeight w:val="360"/>
        </w:trPr>
        <w:tc>
          <w:tcPr>
            <w:tcW w:w="4508" w:type="dxa"/>
            <w:vMerge w:val="restart"/>
            <w:vAlign w:val="center"/>
            <w:hideMark/>
          </w:tcPr>
          <w:p w14:paraId="0320C88B" w14:textId="64DCDF7A" w:rsidR="00664FCA" w:rsidRPr="00CC7B42" w:rsidRDefault="00664FCA" w:rsidP="00EE1BC3">
            <w:pPr>
              <w:jc w:val="center"/>
              <w:rPr>
                <w:rFonts w:asciiTheme="minorHAnsi" w:hAnsiTheme="minorHAnsi" w:cstheme="minorBidi"/>
                <w:color w:val="auto"/>
                <w:sz w:val="22"/>
                <w:szCs w:val="28"/>
              </w:rPr>
            </w:pPr>
            <w:r w:rsidRPr="00CC7B42">
              <w:rPr>
                <w:rFonts w:asciiTheme="minorHAnsi" w:hAnsiTheme="minorHAnsi"/>
                <w:noProof/>
              </w:rPr>
              <w:drawing>
                <wp:inline distT="0" distB="0" distL="0" distR="0" wp14:anchorId="3FA5F20A" wp14:editId="5C576E8E">
                  <wp:extent cx="914400" cy="9144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1BBA397E" w14:textId="77777777" w:rsidR="00664FCA" w:rsidRPr="00CC7B42" w:rsidRDefault="00664FCA" w:rsidP="00EE1BC3">
            <w:pPr>
              <w:jc w:val="center"/>
              <w:rPr>
                <w:rFonts w:asciiTheme="minorHAnsi" w:hAnsiTheme="minorHAnsi"/>
                <w:b/>
                <w:bCs/>
              </w:rPr>
            </w:pPr>
            <w:r w:rsidRPr="00CC7B42">
              <w:rPr>
                <w:rFonts w:asciiTheme="minorHAnsi" w:hAnsiTheme="minorHAnsi"/>
                <w:b/>
                <w:bCs/>
              </w:rPr>
              <w:t>PIN</w:t>
            </w:r>
          </w:p>
        </w:tc>
        <w:tc>
          <w:tcPr>
            <w:tcW w:w="2471" w:type="dxa"/>
            <w:vAlign w:val="center"/>
            <w:hideMark/>
          </w:tcPr>
          <w:p w14:paraId="523C44B5" w14:textId="77777777" w:rsidR="00664FCA" w:rsidRPr="00CC7B42" w:rsidRDefault="00664FCA" w:rsidP="00EE1BC3">
            <w:pPr>
              <w:jc w:val="center"/>
              <w:rPr>
                <w:rFonts w:asciiTheme="minorHAnsi" w:hAnsiTheme="minorHAnsi"/>
                <w:b/>
                <w:bCs/>
              </w:rPr>
            </w:pPr>
            <w:r w:rsidRPr="00CC7B42">
              <w:rPr>
                <w:rFonts w:asciiTheme="minorHAnsi" w:hAnsiTheme="minorHAnsi"/>
                <w:b/>
                <w:bCs/>
              </w:rPr>
              <w:t>FUNCTIONAL</w:t>
            </w:r>
          </w:p>
        </w:tc>
      </w:tr>
      <w:tr w:rsidR="00664FCA" w:rsidRPr="00CC7B42" w14:paraId="5F13753D" w14:textId="77777777" w:rsidTr="00BA1271">
        <w:trPr>
          <w:trHeight w:val="360"/>
        </w:trPr>
        <w:tc>
          <w:tcPr>
            <w:tcW w:w="0" w:type="auto"/>
            <w:vMerge/>
            <w:vAlign w:val="center"/>
            <w:hideMark/>
          </w:tcPr>
          <w:p w14:paraId="32D3F583" w14:textId="77777777" w:rsidR="00664FCA" w:rsidRPr="00CC7B42" w:rsidRDefault="00664FCA" w:rsidP="00EE1BC3">
            <w:pPr>
              <w:rPr>
                <w:rFonts w:asciiTheme="minorHAnsi" w:hAnsiTheme="minorHAnsi"/>
                <w:sz w:val="22"/>
                <w:szCs w:val="28"/>
              </w:rPr>
            </w:pPr>
          </w:p>
        </w:tc>
        <w:tc>
          <w:tcPr>
            <w:tcW w:w="2471" w:type="dxa"/>
            <w:vAlign w:val="center"/>
            <w:hideMark/>
          </w:tcPr>
          <w:p w14:paraId="087E7C6F" w14:textId="77777777" w:rsidR="00664FCA" w:rsidRPr="00CC7B42" w:rsidRDefault="00664FCA" w:rsidP="00EE1BC3">
            <w:pPr>
              <w:ind w:right="144"/>
              <w:jc w:val="center"/>
              <w:rPr>
                <w:rFonts w:asciiTheme="minorHAnsi" w:hAnsiTheme="minorHAnsi"/>
              </w:rPr>
            </w:pPr>
            <w:r w:rsidRPr="00CC7B42">
              <w:rPr>
                <w:rFonts w:asciiTheme="minorHAnsi" w:hAnsiTheme="minorHAnsi"/>
              </w:rPr>
              <w:t>1</w:t>
            </w:r>
          </w:p>
        </w:tc>
        <w:tc>
          <w:tcPr>
            <w:tcW w:w="2471" w:type="dxa"/>
            <w:vAlign w:val="center"/>
            <w:hideMark/>
          </w:tcPr>
          <w:p w14:paraId="777859A1" w14:textId="77777777" w:rsidR="00664FCA" w:rsidRPr="00CC7B42" w:rsidRDefault="00664FCA" w:rsidP="00BA1271">
            <w:pPr>
              <w:ind w:left="461"/>
              <w:rPr>
                <w:rFonts w:asciiTheme="minorHAnsi" w:hAnsiTheme="minorHAnsi"/>
              </w:rPr>
            </w:pPr>
            <w:r w:rsidRPr="00CC7B42">
              <w:rPr>
                <w:rFonts w:asciiTheme="minorHAnsi" w:hAnsiTheme="minorHAnsi"/>
              </w:rPr>
              <w:t>GND</w:t>
            </w:r>
          </w:p>
        </w:tc>
      </w:tr>
      <w:tr w:rsidR="00664FCA" w:rsidRPr="00CC7B42" w14:paraId="15B8DF32" w14:textId="77777777" w:rsidTr="00BA1271">
        <w:trPr>
          <w:trHeight w:val="360"/>
        </w:trPr>
        <w:tc>
          <w:tcPr>
            <w:tcW w:w="0" w:type="auto"/>
            <w:vMerge/>
            <w:vAlign w:val="center"/>
            <w:hideMark/>
          </w:tcPr>
          <w:p w14:paraId="088599D4" w14:textId="77777777" w:rsidR="00664FCA" w:rsidRPr="00CC7B42" w:rsidRDefault="00664FCA" w:rsidP="00EE1BC3">
            <w:pPr>
              <w:rPr>
                <w:rFonts w:asciiTheme="minorHAnsi" w:hAnsiTheme="minorHAnsi"/>
                <w:sz w:val="22"/>
                <w:szCs w:val="28"/>
              </w:rPr>
            </w:pPr>
          </w:p>
        </w:tc>
        <w:tc>
          <w:tcPr>
            <w:tcW w:w="2471" w:type="dxa"/>
            <w:vAlign w:val="center"/>
            <w:hideMark/>
          </w:tcPr>
          <w:p w14:paraId="086B0660" w14:textId="77777777" w:rsidR="00664FCA" w:rsidRPr="00CC7B42" w:rsidRDefault="00664FCA" w:rsidP="00EE1BC3">
            <w:pPr>
              <w:ind w:right="144"/>
              <w:jc w:val="center"/>
              <w:rPr>
                <w:rFonts w:asciiTheme="minorHAnsi" w:hAnsiTheme="minorHAnsi"/>
              </w:rPr>
            </w:pPr>
            <w:r w:rsidRPr="00CC7B42">
              <w:rPr>
                <w:rFonts w:asciiTheme="minorHAnsi" w:hAnsiTheme="minorHAnsi"/>
              </w:rPr>
              <w:t>2</w:t>
            </w:r>
          </w:p>
        </w:tc>
        <w:tc>
          <w:tcPr>
            <w:tcW w:w="2471" w:type="dxa"/>
            <w:vAlign w:val="center"/>
            <w:hideMark/>
          </w:tcPr>
          <w:p w14:paraId="0CE058BC" w14:textId="77777777" w:rsidR="00664FCA" w:rsidRPr="00CC7B42" w:rsidRDefault="00664FCA" w:rsidP="00BA1271">
            <w:pPr>
              <w:ind w:left="461"/>
              <w:rPr>
                <w:rFonts w:asciiTheme="minorHAnsi" w:hAnsiTheme="minorHAnsi"/>
              </w:rPr>
            </w:pPr>
            <w:r w:rsidRPr="00CC7B42">
              <w:rPr>
                <w:rFonts w:asciiTheme="minorHAnsi" w:hAnsiTheme="minorHAnsi"/>
              </w:rPr>
              <w:t>VDD</w:t>
            </w:r>
          </w:p>
        </w:tc>
      </w:tr>
      <w:tr w:rsidR="00664FCA" w:rsidRPr="00CC7B42" w14:paraId="37006AE1" w14:textId="77777777" w:rsidTr="00BA1271">
        <w:trPr>
          <w:trHeight w:val="360"/>
        </w:trPr>
        <w:tc>
          <w:tcPr>
            <w:tcW w:w="0" w:type="auto"/>
            <w:vMerge/>
            <w:vAlign w:val="center"/>
            <w:hideMark/>
          </w:tcPr>
          <w:p w14:paraId="70572BCC" w14:textId="77777777" w:rsidR="00664FCA" w:rsidRPr="00CC7B42" w:rsidRDefault="00664FCA" w:rsidP="00EE1BC3">
            <w:pPr>
              <w:rPr>
                <w:rFonts w:asciiTheme="minorHAnsi" w:hAnsiTheme="minorHAnsi"/>
                <w:sz w:val="22"/>
                <w:szCs w:val="28"/>
              </w:rPr>
            </w:pPr>
          </w:p>
        </w:tc>
        <w:tc>
          <w:tcPr>
            <w:tcW w:w="2471" w:type="dxa"/>
            <w:vAlign w:val="center"/>
            <w:hideMark/>
          </w:tcPr>
          <w:p w14:paraId="5B381882" w14:textId="77777777" w:rsidR="00664FCA" w:rsidRPr="00CC7B42" w:rsidRDefault="00664FCA" w:rsidP="00EE1BC3">
            <w:pPr>
              <w:ind w:right="144"/>
              <w:jc w:val="center"/>
              <w:rPr>
                <w:rFonts w:asciiTheme="minorHAnsi" w:hAnsiTheme="minorHAnsi"/>
              </w:rPr>
            </w:pPr>
            <w:r w:rsidRPr="00CC7B42">
              <w:rPr>
                <w:rFonts w:asciiTheme="minorHAnsi" w:hAnsiTheme="minorHAnsi"/>
              </w:rPr>
              <w:t>3</w:t>
            </w:r>
          </w:p>
        </w:tc>
        <w:tc>
          <w:tcPr>
            <w:tcW w:w="2471" w:type="dxa"/>
            <w:vAlign w:val="center"/>
            <w:hideMark/>
          </w:tcPr>
          <w:p w14:paraId="1211268B" w14:textId="77777777" w:rsidR="00664FCA" w:rsidRPr="00CC7B42" w:rsidRDefault="00664FCA" w:rsidP="00BA1271">
            <w:pPr>
              <w:ind w:left="461"/>
              <w:rPr>
                <w:rFonts w:asciiTheme="minorHAnsi" w:hAnsiTheme="minorHAnsi"/>
              </w:rPr>
            </w:pPr>
            <w:r w:rsidRPr="00CC7B42">
              <w:rPr>
                <w:rFonts w:asciiTheme="minorHAnsi" w:hAnsiTheme="minorHAnsi"/>
              </w:rPr>
              <w:t>SENS1</w:t>
            </w:r>
          </w:p>
        </w:tc>
      </w:tr>
      <w:tr w:rsidR="00664FCA" w:rsidRPr="00CC7B42" w14:paraId="771C6601" w14:textId="77777777" w:rsidTr="00BA1271">
        <w:trPr>
          <w:trHeight w:val="360"/>
        </w:trPr>
        <w:tc>
          <w:tcPr>
            <w:tcW w:w="0" w:type="auto"/>
            <w:vMerge/>
            <w:vAlign w:val="center"/>
            <w:hideMark/>
          </w:tcPr>
          <w:p w14:paraId="2610FF0D" w14:textId="77777777" w:rsidR="00664FCA" w:rsidRPr="00CC7B42" w:rsidRDefault="00664FCA" w:rsidP="00EE1BC3">
            <w:pPr>
              <w:rPr>
                <w:rFonts w:asciiTheme="minorHAnsi" w:hAnsiTheme="minorHAnsi"/>
                <w:sz w:val="22"/>
                <w:szCs w:val="28"/>
              </w:rPr>
            </w:pPr>
          </w:p>
        </w:tc>
        <w:tc>
          <w:tcPr>
            <w:tcW w:w="2471" w:type="dxa"/>
            <w:vAlign w:val="center"/>
            <w:hideMark/>
          </w:tcPr>
          <w:p w14:paraId="751549DF" w14:textId="77777777" w:rsidR="00664FCA" w:rsidRPr="00CC7B42" w:rsidRDefault="00664FCA" w:rsidP="00EE1BC3">
            <w:pPr>
              <w:ind w:right="144"/>
              <w:jc w:val="center"/>
              <w:rPr>
                <w:rFonts w:asciiTheme="minorHAnsi" w:hAnsiTheme="minorHAnsi"/>
              </w:rPr>
            </w:pPr>
            <w:r w:rsidRPr="00CC7B42">
              <w:rPr>
                <w:rFonts w:asciiTheme="minorHAnsi" w:hAnsiTheme="minorHAnsi"/>
              </w:rPr>
              <w:t>4</w:t>
            </w:r>
          </w:p>
        </w:tc>
        <w:tc>
          <w:tcPr>
            <w:tcW w:w="2471" w:type="dxa"/>
            <w:vAlign w:val="center"/>
            <w:hideMark/>
          </w:tcPr>
          <w:p w14:paraId="4CBFDA09" w14:textId="77777777" w:rsidR="00664FCA" w:rsidRPr="00CC7B42" w:rsidRDefault="00664FCA" w:rsidP="00BA1271">
            <w:pPr>
              <w:ind w:left="461"/>
              <w:rPr>
                <w:rFonts w:asciiTheme="minorHAnsi" w:hAnsiTheme="minorHAnsi"/>
              </w:rPr>
            </w:pPr>
            <w:r w:rsidRPr="00CC7B42">
              <w:rPr>
                <w:rFonts w:asciiTheme="minorHAnsi" w:hAnsiTheme="minorHAnsi"/>
              </w:rPr>
              <w:t>SENS2</w:t>
            </w:r>
          </w:p>
        </w:tc>
      </w:tr>
      <w:tr w:rsidR="00664FCA" w:rsidRPr="00CC7B42" w14:paraId="48C80AEB" w14:textId="77777777" w:rsidTr="00BA1271">
        <w:trPr>
          <w:trHeight w:val="360"/>
        </w:trPr>
        <w:tc>
          <w:tcPr>
            <w:tcW w:w="0" w:type="auto"/>
            <w:vMerge/>
            <w:vAlign w:val="center"/>
            <w:hideMark/>
          </w:tcPr>
          <w:p w14:paraId="1782334B" w14:textId="77777777" w:rsidR="00664FCA" w:rsidRPr="00CC7B42" w:rsidRDefault="00664FCA" w:rsidP="00EE1BC3">
            <w:pPr>
              <w:rPr>
                <w:rFonts w:asciiTheme="minorHAnsi" w:hAnsiTheme="minorHAnsi"/>
                <w:sz w:val="22"/>
                <w:szCs w:val="28"/>
              </w:rPr>
            </w:pPr>
          </w:p>
        </w:tc>
        <w:tc>
          <w:tcPr>
            <w:tcW w:w="2471" w:type="dxa"/>
            <w:vAlign w:val="center"/>
            <w:hideMark/>
          </w:tcPr>
          <w:p w14:paraId="78F692B1" w14:textId="77777777" w:rsidR="00664FCA" w:rsidRPr="00CC7B42" w:rsidRDefault="00664FCA" w:rsidP="00EE1BC3">
            <w:pPr>
              <w:ind w:right="144"/>
              <w:jc w:val="center"/>
              <w:rPr>
                <w:rFonts w:asciiTheme="minorHAnsi" w:hAnsiTheme="minorHAnsi"/>
              </w:rPr>
            </w:pPr>
            <w:r w:rsidRPr="00CC7B42">
              <w:rPr>
                <w:rFonts w:asciiTheme="minorHAnsi" w:hAnsiTheme="minorHAnsi"/>
              </w:rPr>
              <w:t>5</w:t>
            </w:r>
          </w:p>
        </w:tc>
        <w:tc>
          <w:tcPr>
            <w:tcW w:w="2471" w:type="dxa"/>
            <w:vAlign w:val="center"/>
            <w:hideMark/>
          </w:tcPr>
          <w:p w14:paraId="26669753" w14:textId="77777777" w:rsidR="00664FCA" w:rsidRPr="00CC7B42" w:rsidRDefault="00664FCA" w:rsidP="00BA1271">
            <w:pPr>
              <w:ind w:left="461"/>
              <w:rPr>
                <w:rFonts w:asciiTheme="minorHAnsi" w:hAnsiTheme="minorHAnsi"/>
              </w:rPr>
            </w:pPr>
            <w:r w:rsidRPr="00CC7B42">
              <w:rPr>
                <w:rFonts w:asciiTheme="minorHAnsi" w:hAnsiTheme="minorHAnsi"/>
              </w:rPr>
              <w:t>SENS3</w:t>
            </w:r>
          </w:p>
        </w:tc>
      </w:tr>
      <w:tr w:rsidR="00664FCA" w:rsidRPr="00CC7B42" w14:paraId="7EB7EFA7" w14:textId="77777777" w:rsidTr="00BA1271">
        <w:trPr>
          <w:trHeight w:val="360"/>
        </w:trPr>
        <w:tc>
          <w:tcPr>
            <w:tcW w:w="4508" w:type="dxa"/>
            <w:vAlign w:val="center"/>
            <w:hideMark/>
          </w:tcPr>
          <w:p w14:paraId="3D57A2F3" w14:textId="77777777" w:rsidR="00664FCA" w:rsidRPr="00CC7B42" w:rsidRDefault="00664FCA" w:rsidP="00EE1BC3">
            <w:pPr>
              <w:ind w:left="720"/>
              <w:rPr>
                <w:rFonts w:asciiTheme="minorHAnsi" w:hAnsiTheme="minorHAnsi"/>
              </w:rPr>
            </w:pPr>
            <w:r w:rsidRPr="00CC7B42">
              <w:rPr>
                <w:rFonts w:asciiTheme="minorHAnsi" w:hAnsiTheme="minorHAnsi"/>
                <w:sz w:val="18"/>
                <w:szCs w:val="22"/>
              </w:rPr>
              <w:t>Marking: S?</w:t>
            </w:r>
            <w:r w:rsidRPr="00CC7B42">
              <w:rPr>
                <w:rFonts w:asciiTheme="minorHAnsi" w:hAnsiTheme="minorHAnsi"/>
                <w:sz w:val="18"/>
                <w:szCs w:val="22"/>
                <w:vertAlign w:val="subscript"/>
              </w:rPr>
              <w:t xml:space="preserve"> n+4 </w:t>
            </w:r>
            <w:r w:rsidRPr="00CC7B42">
              <w:rPr>
                <w:rFonts w:asciiTheme="minorHAnsi" w:hAnsiTheme="minorHAnsi"/>
                <w:sz w:val="18"/>
                <w:szCs w:val="22"/>
              </w:rPr>
              <w:t>[XX]</w:t>
            </w:r>
          </w:p>
        </w:tc>
        <w:tc>
          <w:tcPr>
            <w:tcW w:w="2471" w:type="dxa"/>
            <w:vAlign w:val="center"/>
            <w:hideMark/>
          </w:tcPr>
          <w:p w14:paraId="66132C5A" w14:textId="77777777" w:rsidR="00664FCA" w:rsidRPr="00CC7B42" w:rsidRDefault="00664FCA" w:rsidP="00EE1BC3">
            <w:pPr>
              <w:ind w:right="144"/>
              <w:jc w:val="center"/>
              <w:rPr>
                <w:rFonts w:asciiTheme="minorHAnsi" w:hAnsiTheme="minorHAnsi"/>
              </w:rPr>
            </w:pPr>
            <w:r w:rsidRPr="00CC7B42">
              <w:rPr>
                <w:rFonts w:asciiTheme="minorHAnsi" w:hAnsiTheme="minorHAnsi"/>
              </w:rPr>
              <w:t>6</w:t>
            </w:r>
          </w:p>
        </w:tc>
        <w:tc>
          <w:tcPr>
            <w:tcW w:w="2471" w:type="dxa"/>
            <w:vAlign w:val="center"/>
            <w:hideMark/>
          </w:tcPr>
          <w:p w14:paraId="08995E01" w14:textId="77777777" w:rsidR="00664FCA" w:rsidRPr="00CC7B42" w:rsidRDefault="00664FCA" w:rsidP="00BA1271">
            <w:pPr>
              <w:ind w:left="461"/>
              <w:rPr>
                <w:rFonts w:asciiTheme="minorHAnsi" w:hAnsiTheme="minorHAnsi"/>
              </w:rPr>
            </w:pPr>
            <w:r w:rsidRPr="00CC7B42">
              <w:rPr>
                <w:rFonts w:asciiTheme="minorHAnsi" w:hAnsiTheme="minorHAnsi"/>
              </w:rPr>
              <w:t>SENS4</w:t>
            </w:r>
          </w:p>
        </w:tc>
      </w:tr>
    </w:tbl>
    <w:p w14:paraId="7171C8B6" w14:textId="77777777" w:rsidR="00664FCA" w:rsidRPr="00BA1271" w:rsidRDefault="00664FCA" w:rsidP="00BA1271">
      <w:pPr>
        <w:pStyle w:val="ListParagraph"/>
        <w:numPr>
          <w:ilvl w:val="2"/>
          <w:numId w:val="17"/>
        </w:numPr>
        <w:spacing w:before="120"/>
        <w:rPr>
          <w:rFonts w:asciiTheme="minorHAnsi" w:hAnsiTheme="minorHAnsi"/>
        </w:rPr>
      </w:pPr>
      <w:bookmarkStart w:id="82" w:name="_Toc70421288"/>
      <w:r w:rsidRPr="00BA1271">
        <w:rPr>
          <w:rFonts w:asciiTheme="minorHAnsi" w:hAnsiTheme="minorHAnsi"/>
        </w:rPr>
        <w:t>Communication</w:t>
      </w:r>
      <w:r w:rsidRPr="00CC7B42">
        <w:rPr>
          <w:rStyle w:val="FootnoteReference"/>
          <w:rFonts w:asciiTheme="minorHAnsi" w:hAnsiTheme="minorHAnsi" w:cstheme="minorHAnsi"/>
          <w:color w:val="auto"/>
          <w:sz w:val="22"/>
          <w:szCs w:val="22"/>
        </w:rPr>
        <w:footnoteReference w:id="4"/>
      </w:r>
      <w:r w:rsidRPr="00BA1271">
        <w:rPr>
          <w:rFonts w:asciiTheme="minorHAnsi" w:hAnsiTheme="minorHAnsi"/>
        </w:rPr>
        <w:t xml:space="preserve"> (single</w:t>
      </w:r>
      <w:r w:rsidRPr="00CC7B42">
        <w:rPr>
          <w:rStyle w:val="FootnoteReference"/>
          <w:rFonts w:asciiTheme="minorHAnsi" w:hAnsiTheme="minorHAnsi" w:cstheme="minorHAnsi"/>
          <w:color w:val="auto"/>
          <w:sz w:val="22"/>
          <w:szCs w:val="22"/>
        </w:rPr>
        <w:footnoteReference w:id="5"/>
      </w:r>
      <w:r w:rsidRPr="00BA1271">
        <w:rPr>
          <w:rFonts w:asciiTheme="minorHAnsi" w:hAnsiTheme="minorHAnsi"/>
        </w:rPr>
        <w:t>)</w:t>
      </w:r>
      <w:bookmarkEnd w:id="8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CC7B42" w14:paraId="274E498E" w14:textId="77777777" w:rsidTr="00BA1271">
        <w:trPr>
          <w:trHeight w:val="360"/>
        </w:trPr>
        <w:tc>
          <w:tcPr>
            <w:tcW w:w="4508" w:type="dxa"/>
            <w:vMerge w:val="restart"/>
            <w:vAlign w:val="center"/>
            <w:hideMark/>
          </w:tcPr>
          <w:p w14:paraId="352DCF73" w14:textId="6F872027" w:rsidR="00664FCA" w:rsidRPr="00CC7B42" w:rsidRDefault="00664FCA" w:rsidP="00EE1BC3">
            <w:pPr>
              <w:jc w:val="center"/>
              <w:rPr>
                <w:rFonts w:asciiTheme="minorHAnsi" w:hAnsiTheme="minorHAnsi" w:cstheme="minorBidi"/>
                <w:color w:val="auto"/>
                <w:sz w:val="22"/>
                <w:szCs w:val="28"/>
              </w:rPr>
            </w:pPr>
            <w:r w:rsidRPr="00CC7B42">
              <w:rPr>
                <w:rFonts w:asciiTheme="minorHAnsi" w:hAnsiTheme="minorHAnsi"/>
                <w:noProof/>
              </w:rPr>
              <w:drawing>
                <wp:inline distT="0" distB="0" distL="0" distR="0" wp14:anchorId="5C434E2F" wp14:editId="34926706">
                  <wp:extent cx="914400" cy="9144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397C46D2" w14:textId="77777777" w:rsidR="00664FCA" w:rsidRPr="00CC7B42" w:rsidRDefault="00664FCA" w:rsidP="00EE1BC3">
            <w:pPr>
              <w:jc w:val="center"/>
              <w:rPr>
                <w:rFonts w:asciiTheme="minorHAnsi" w:hAnsiTheme="minorHAnsi"/>
                <w:b/>
                <w:bCs/>
              </w:rPr>
            </w:pPr>
            <w:r w:rsidRPr="00CC7B42">
              <w:rPr>
                <w:rFonts w:asciiTheme="minorHAnsi" w:hAnsiTheme="minorHAnsi"/>
                <w:b/>
                <w:bCs/>
              </w:rPr>
              <w:t>PIN</w:t>
            </w:r>
          </w:p>
        </w:tc>
        <w:tc>
          <w:tcPr>
            <w:tcW w:w="2471" w:type="dxa"/>
            <w:vAlign w:val="center"/>
            <w:hideMark/>
          </w:tcPr>
          <w:p w14:paraId="6FB5AA2C" w14:textId="77777777" w:rsidR="00664FCA" w:rsidRPr="00CC7B42" w:rsidRDefault="00664FCA" w:rsidP="00EE1BC3">
            <w:pPr>
              <w:jc w:val="center"/>
              <w:rPr>
                <w:rFonts w:asciiTheme="minorHAnsi" w:hAnsiTheme="minorHAnsi"/>
                <w:b/>
                <w:bCs/>
              </w:rPr>
            </w:pPr>
            <w:r w:rsidRPr="00CC7B42">
              <w:rPr>
                <w:rFonts w:asciiTheme="minorHAnsi" w:hAnsiTheme="minorHAnsi"/>
                <w:b/>
                <w:bCs/>
              </w:rPr>
              <w:t>FUNCTIONAL</w:t>
            </w:r>
          </w:p>
        </w:tc>
      </w:tr>
      <w:tr w:rsidR="00664FCA" w:rsidRPr="00CC7B42" w14:paraId="5F66D7AC" w14:textId="77777777" w:rsidTr="00BA1271">
        <w:trPr>
          <w:trHeight w:val="360"/>
        </w:trPr>
        <w:tc>
          <w:tcPr>
            <w:tcW w:w="0" w:type="auto"/>
            <w:vMerge/>
            <w:vAlign w:val="center"/>
            <w:hideMark/>
          </w:tcPr>
          <w:p w14:paraId="016891E6" w14:textId="77777777" w:rsidR="00664FCA" w:rsidRPr="00CC7B42" w:rsidRDefault="00664FCA" w:rsidP="00EE1BC3">
            <w:pPr>
              <w:rPr>
                <w:rFonts w:asciiTheme="minorHAnsi" w:hAnsiTheme="minorHAnsi"/>
                <w:sz w:val="22"/>
                <w:szCs w:val="28"/>
              </w:rPr>
            </w:pPr>
          </w:p>
        </w:tc>
        <w:tc>
          <w:tcPr>
            <w:tcW w:w="2471" w:type="dxa"/>
            <w:vAlign w:val="center"/>
            <w:hideMark/>
          </w:tcPr>
          <w:p w14:paraId="23B1D8B5" w14:textId="77777777" w:rsidR="00664FCA" w:rsidRPr="00CC7B42" w:rsidRDefault="00664FCA" w:rsidP="00EE1BC3">
            <w:pPr>
              <w:ind w:right="144"/>
              <w:jc w:val="center"/>
              <w:rPr>
                <w:rFonts w:asciiTheme="minorHAnsi" w:hAnsiTheme="minorHAnsi"/>
              </w:rPr>
            </w:pPr>
            <w:r w:rsidRPr="00CC7B42">
              <w:rPr>
                <w:rFonts w:asciiTheme="minorHAnsi" w:hAnsiTheme="minorHAnsi"/>
              </w:rPr>
              <w:t>1</w:t>
            </w:r>
          </w:p>
        </w:tc>
        <w:tc>
          <w:tcPr>
            <w:tcW w:w="2471" w:type="dxa"/>
            <w:vAlign w:val="center"/>
            <w:hideMark/>
          </w:tcPr>
          <w:p w14:paraId="78D35B6A" w14:textId="77777777" w:rsidR="00664FCA" w:rsidRPr="00CC7B42" w:rsidRDefault="00664FCA" w:rsidP="00BA1271">
            <w:pPr>
              <w:ind w:left="461"/>
              <w:rPr>
                <w:rFonts w:asciiTheme="minorHAnsi" w:hAnsiTheme="minorHAnsi"/>
              </w:rPr>
            </w:pPr>
            <w:r w:rsidRPr="00CC7B42">
              <w:rPr>
                <w:rFonts w:asciiTheme="minorHAnsi" w:hAnsiTheme="minorHAnsi"/>
              </w:rPr>
              <w:t>GND</w:t>
            </w:r>
          </w:p>
        </w:tc>
      </w:tr>
      <w:tr w:rsidR="00664FCA" w:rsidRPr="00CC7B42" w14:paraId="52B1ADBC" w14:textId="77777777" w:rsidTr="00BA1271">
        <w:trPr>
          <w:trHeight w:val="360"/>
        </w:trPr>
        <w:tc>
          <w:tcPr>
            <w:tcW w:w="0" w:type="auto"/>
            <w:vMerge/>
            <w:vAlign w:val="center"/>
            <w:hideMark/>
          </w:tcPr>
          <w:p w14:paraId="076CC1C5" w14:textId="77777777" w:rsidR="00664FCA" w:rsidRPr="00CC7B42" w:rsidRDefault="00664FCA" w:rsidP="00EE1BC3">
            <w:pPr>
              <w:rPr>
                <w:rFonts w:asciiTheme="minorHAnsi" w:hAnsiTheme="minorHAnsi"/>
                <w:sz w:val="22"/>
                <w:szCs w:val="28"/>
              </w:rPr>
            </w:pPr>
          </w:p>
        </w:tc>
        <w:tc>
          <w:tcPr>
            <w:tcW w:w="2471" w:type="dxa"/>
            <w:vAlign w:val="center"/>
            <w:hideMark/>
          </w:tcPr>
          <w:p w14:paraId="725265B3" w14:textId="77777777" w:rsidR="00664FCA" w:rsidRPr="00CC7B42" w:rsidRDefault="00664FCA" w:rsidP="00EE1BC3">
            <w:pPr>
              <w:ind w:right="144"/>
              <w:jc w:val="center"/>
              <w:rPr>
                <w:rFonts w:asciiTheme="minorHAnsi" w:hAnsiTheme="minorHAnsi"/>
              </w:rPr>
            </w:pPr>
            <w:r w:rsidRPr="00CC7B42">
              <w:rPr>
                <w:rFonts w:asciiTheme="minorHAnsi" w:hAnsiTheme="minorHAnsi"/>
              </w:rPr>
              <w:t>2</w:t>
            </w:r>
          </w:p>
        </w:tc>
        <w:tc>
          <w:tcPr>
            <w:tcW w:w="2471" w:type="dxa"/>
            <w:vAlign w:val="center"/>
            <w:hideMark/>
          </w:tcPr>
          <w:p w14:paraId="5E147AA3" w14:textId="77777777" w:rsidR="00664FCA" w:rsidRPr="00CC7B42" w:rsidRDefault="00664FCA" w:rsidP="00BA1271">
            <w:pPr>
              <w:ind w:left="461"/>
              <w:rPr>
                <w:rFonts w:asciiTheme="minorHAnsi" w:hAnsiTheme="minorHAnsi"/>
              </w:rPr>
            </w:pPr>
            <w:r w:rsidRPr="00CC7B42">
              <w:rPr>
                <w:rFonts w:asciiTheme="minorHAnsi" w:hAnsiTheme="minorHAnsi"/>
              </w:rPr>
              <w:t>VBS</w:t>
            </w:r>
          </w:p>
        </w:tc>
      </w:tr>
      <w:tr w:rsidR="00664FCA" w:rsidRPr="00CC7B42" w14:paraId="360F16F9" w14:textId="77777777" w:rsidTr="00BA1271">
        <w:trPr>
          <w:trHeight w:val="360"/>
        </w:trPr>
        <w:tc>
          <w:tcPr>
            <w:tcW w:w="0" w:type="auto"/>
            <w:vMerge/>
            <w:vAlign w:val="center"/>
            <w:hideMark/>
          </w:tcPr>
          <w:p w14:paraId="0562DC11" w14:textId="77777777" w:rsidR="00664FCA" w:rsidRPr="00CC7B42" w:rsidRDefault="00664FCA" w:rsidP="00EE1BC3">
            <w:pPr>
              <w:rPr>
                <w:rFonts w:asciiTheme="minorHAnsi" w:hAnsiTheme="minorHAnsi"/>
                <w:sz w:val="22"/>
                <w:szCs w:val="28"/>
              </w:rPr>
            </w:pPr>
          </w:p>
        </w:tc>
        <w:tc>
          <w:tcPr>
            <w:tcW w:w="2471" w:type="dxa"/>
            <w:vAlign w:val="center"/>
            <w:hideMark/>
          </w:tcPr>
          <w:p w14:paraId="3CA138B1" w14:textId="77777777" w:rsidR="00664FCA" w:rsidRPr="00CC7B42" w:rsidRDefault="00664FCA" w:rsidP="00EE1BC3">
            <w:pPr>
              <w:ind w:right="144"/>
              <w:jc w:val="center"/>
              <w:rPr>
                <w:rFonts w:asciiTheme="minorHAnsi" w:hAnsiTheme="minorHAnsi"/>
              </w:rPr>
            </w:pPr>
            <w:r w:rsidRPr="00CC7B42">
              <w:rPr>
                <w:rFonts w:asciiTheme="minorHAnsi" w:hAnsiTheme="minorHAnsi"/>
              </w:rPr>
              <w:t>3</w:t>
            </w:r>
          </w:p>
        </w:tc>
        <w:tc>
          <w:tcPr>
            <w:tcW w:w="2471" w:type="dxa"/>
            <w:vAlign w:val="center"/>
            <w:hideMark/>
          </w:tcPr>
          <w:p w14:paraId="1008A0D7" w14:textId="77777777" w:rsidR="00664FCA" w:rsidRPr="00CC7B42" w:rsidRDefault="00664FCA" w:rsidP="00BA1271">
            <w:pPr>
              <w:ind w:left="461"/>
              <w:rPr>
                <w:rFonts w:asciiTheme="minorHAnsi" w:hAnsiTheme="minorHAnsi"/>
                <w:strike/>
              </w:rPr>
            </w:pPr>
            <w:r w:rsidRPr="00CC7B42">
              <w:rPr>
                <w:rFonts w:asciiTheme="minorHAnsi" w:hAnsiTheme="minorHAnsi"/>
                <w:strike/>
              </w:rPr>
              <w:t>LED</w:t>
            </w:r>
          </w:p>
        </w:tc>
      </w:tr>
      <w:tr w:rsidR="00664FCA" w:rsidRPr="00CC7B42" w14:paraId="74E8764C" w14:textId="77777777" w:rsidTr="00BA1271">
        <w:trPr>
          <w:trHeight w:val="360"/>
        </w:trPr>
        <w:tc>
          <w:tcPr>
            <w:tcW w:w="0" w:type="auto"/>
            <w:vMerge/>
            <w:vAlign w:val="center"/>
            <w:hideMark/>
          </w:tcPr>
          <w:p w14:paraId="7BF11124" w14:textId="77777777" w:rsidR="00664FCA" w:rsidRPr="00CC7B42" w:rsidRDefault="00664FCA" w:rsidP="00EE1BC3">
            <w:pPr>
              <w:rPr>
                <w:rFonts w:asciiTheme="minorHAnsi" w:hAnsiTheme="minorHAnsi"/>
                <w:sz w:val="22"/>
                <w:szCs w:val="28"/>
              </w:rPr>
            </w:pPr>
          </w:p>
        </w:tc>
        <w:tc>
          <w:tcPr>
            <w:tcW w:w="2471" w:type="dxa"/>
            <w:vAlign w:val="center"/>
            <w:hideMark/>
          </w:tcPr>
          <w:p w14:paraId="6A2B853E" w14:textId="77777777" w:rsidR="00664FCA" w:rsidRPr="00CC7B42" w:rsidRDefault="00664FCA" w:rsidP="00EE1BC3">
            <w:pPr>
              <w:ind w:right="144"/>
              <w:jc w:val="center"/>
              <w:rPr>
                <w:rFonts w:asciiTheme="minorHAnsi" w:hAnsiTheme="minorHAnsi"/>
              </w:rPr>
            </w:pPr>
            <w:r w:rsidRPr="00CC7B42">
              <w:rPr>
                <w:rFonts w:asciiTheme="minorHAnsi" w:hAnsiTheme="minorHAnsi"/>
              </w:rPr>
              <w:t>4</w:t>
            </w:r>
          </w:p>
        </w:tc>
        <w:tc>
          <w:tcPr>
            <w:tcW w:w="2471" w:type="dxa"/>
            <w:vAlign w:val="center"/>
            <w:hideMark/>
          </w:tcPr>
          <w:p w14:paraId="22A37C68" w14:textId="77777777" w:rsidR="00664FCA" w:rsidRPr="00CC7B42" w:rsidRDefault="00664FCA" w:rsidP="00BA1271">
            <w:pPr>
              <w:ind w:left="461"/>
              <w:rPr>
                <w:rFonts w:asciiTheme="minorHAnsi" w:hAnsiTheme="minorHAnsi"/>
              </w:rPr>
            </w:pPr>
            <w:r w:rsidRPr="00CC7B42">
              <w:rPr>
                <w:rFonts w:asciiTheme="minorHAnsi" w:hAnsiTheme="minorHAnsi"/>
              </w:rPr>
              <w:t>USB_D-</w:t>
            </w:r>
          </w:p>
        </w:tc>
      </w:tr>
      <w:tr w:rsidR="00664FCA" w:rsidRPr="00CC7B42" w14:paraId="5EE8E332" w14:textId="77777777" w:rsidTr="00BA1271">
        <w:trPr>
          <w:trHeight w:val="360"/>
        </w:trPr>
        <w:tc>
          <w:tcPr>
            <w:tcW w:w="0" w:type="auto"/>
            <w:vMerge/>
            <w:vAlign w:val="center"/>
            <w:hideMark/>
          </w:tcPr>
          <w:p w14:paraId="150F3D9E" w14:textId="77777777" w:rsidR="00664FCA" w:rsidRPr="00CC7B42" w:rsidRDefault="00664FCA" w:rsidP="00EE1BC3">
            <w:pPr>
              <w:rPr>
                <w:rFonts w:asciiTheme="minorHAnsi" w:hAnsiTheme="minorHAnsi"/>
                <w:sz w:val="22"/>
                <w:szCs w:val="28"/>
              </w:rPr>
            </w:pPr>
          </w:p>
        </w:tc>
        <w:tc>
          <w:tcPr>
            <w:tcW w:w="2471" w:type="dxa"/>
            <w:vAlign w:val="center"/>
            <w:hideMark/>
          </w:tcPr>
          <w:p w14:paraId="04BBA18E" w14:textId="77777777" w:rsidR="00664FCA" w:rsidRPr="00CC7B42" w:rsidRDefault="00664FCA" w:rsidP="00EE1BC3">
            <w:pPr>
              <w:ind w:right="144"/>
              <w:jc w:val="center"/>
              <w:rPr>
                <w:rFonts w:asciiTheme="minorHAnsi" w:hAnsiTheme="minorHAnsi"/>
              </w:rPr>
            </w:pPr>
            <w:r w:rsidRPr="00CC7B42">
              <w:rPr>
                <w:rFonts w:asciiTheme="minorHAnsi" w:hAnsiTheme="minorHAnsi"/>
              </w:rPr>
              <w:t>5</w:t>
            </w:r>
          </w:p>
        </w:tc>
        <w:tc>
          <w:tcPr>
            <w:tcW w:w="2471" w:type="dxa"/>
            <w:vAlign w:val="center"/>
            <w:hideMark/>
          </w:tcPr>
          <w:p w14:paraId="2D317F2E" w14:textId="77777777" w:rsidR="00664FCA" w:rsidRPr="00CC7B42" w:rsidRDefault="00664FCA" w:rsidP="00BA1271">
            <w:pPr>
              <w:ind w:left="461"/>
              <w:rPr>
                <w:rFonts w:asciiTheme="minorHAnsi" w:hAnsiTheme="minorHAnsi"/>
              </w:rPr>
            </w:pPr>
            <w:r w:rsidRPr="00CC7B42">
              <w:rPr>
                <w:rFonts w:asciiTheme="minorHAnsi" w:hAnsiTheme="minorHAnsi"/>
              </w:rPr>
              <w:t>USB_D+</w:t>
            </w:r>
          </w:p>
        </w:tc>
      </w:tr>
      <w:tr w:rsidR="00664FCA" w:rsidRPr="00CC7B42" w14:paraId="1126AFEF" w14:textId="77777777" w:rsidTr="00BA1271">
        <w:trPr>
          <w:trHeight w:val="360"/>
        </w:trPr>
        <w:tc>
          <w:tcPr>
            <w:tcW w:w="4508" w:type="dxa"/>
            <w:vAlign w:val="center"/>
            <w:hideMark/>
          </w:tcPr>
          <w:p w14:paraId="2760ED0D" w14:textId="77777777" w:rsidR="00664FCA" w:rsidRPr="00CC7B42" w:rsidRDefault="00664FCA" w:rsidP="00EE1BC3">
            <w:pPr>
              <w:ind w:left="720"/>
              <w:rPr>
                <w:rFonts w:asciiTheme="minorHAnsi" w:hAnsiTheme="minorHAnsi"/>
                <w:sz w:val="18"/>
                <w:szCs w:val="22"/>
              </w:rPr>
            </w:pPr>
            <w:r w:rsidRPr="00CC7B42">
              <w:rPr>
                <w:rFonts w:asciiTheme="minorHAnsi" w:hAnsiTheme="minorHAnsi"/>
                <w:sz w:val="18"/>
                <w:szCs w:val="22"/>
              </w:rPr>
              <w:t>Marking: COM?</w:t>
            </w:r>
          </w:p>
        </w:tc>
        <w:tc>
          <w:tcPr>
            <w:tcW w:w="2471" w:type="dxa"/>
            <w:vAlign w:val="center"/>
            <w:hideMark/>
          </w:tcPr>
          <w:p w14:paraId="4C72D72D" w14:textId="77777777" w:rsidR="00664FCA" w:rsidRPr="00CC7B42" w:rsidRDefault="00664FCA" w:rsidP="00EE1BC3">
            <w:pPr>
              <w:ind w:right="144"/>
              <w:jc w:val="center"/>
              <w:rPr>
                <w:rFonts w:asciiTheme="minorHAnsi" w:hAnsiTheme="minorHAnsi"/>
                <w:sz w:val="22"/>
                <w:szCs w:val="28"/>
              </w:rPr>
            </w:pPr>
            <w:r w:rsidRPr="00CC7B42">
              <w:rPr>
                <w:rFonts w:asciiTheme="minorHAnsi" w:hAnsiTheme="minorHAnsi"/>
              </w:rPr>
              <w:t>6</w:t>
            </w:r>
          </w:p>
        </w:tc>
        <w:tc>
          <w:tcPr>
            <w:tcW w:w="2471" w:type="dxa"/>
            <w:vAlign w:val="center"/>
            <w:hideMark/>
          </w:tcPr>
          <w:p w14:paraId="6CB5AFD0" w14:textId="77777777" w:rsidR="00664FCA" w:rsidRPr="00CC7B42" w:rsidRDefault="00664FCA" w:rsidP="00BA1271">
            <w:pPr>
              <w:ind w:left="461"/>
              <w:rPr>
                <w:rFonts w:asciiTheme="minorHAnsi" w:hAnsiTheme="minorHAnsi"/>
              </w:rPr>
            </w:pPr>
            <w:r w:rsidRPr="00CC7B42">
              <w:rPr>
                <w:rFonts w:asciiTheme="minorHAnsi" w:hAnsiTheme="minorHAnsi"/>
              </w:rPr>
              <w:t>-</w:t>
            </w:r>
          </w:p>
        </w:tc>
      </w:tr>
    </w:tbl>
    <w:p w14:paraId="1438108F" w14:textId="77777777" w:rsidR="00664FCA" w:rsidRPr="00BA1271" w:rsidRDefault="00664FCA" w:rsidP="00BA1271">
      <w:pPr>
        <w:pStyle w:val="ListParagraph"/>
        <w:numPr>
          <w:ilvl w:val="2"/>
          <w:numId w:val="17"/>
        </w:numPr>
        <w:spacing w:before="120"/>
        <w:rPr>
          <w:rFonts w:asciiTheme="minorHAnsi" w:hAnsiTheme="minorHAnsi"/>
        </w:rPr>
      </w:pPr>
      <w:bookmarkStart w:id="83" w:name="_Toc70421289"/>
      <w:r w:rsidRPr="00BA1271">
        <w:rPr>
          <w:rFonts w:asciiTheme="minorHAnsi" w:hAnsiTheme="minorHAnsi"/>
        </w:rPr>
        <w:t>Indicator Plug</w:t>
      </w:r>
      <w:r w:rsidRPr="00CC7B42">
        <w:rPr>
          <w:rStyle w:val="FootnoteReference"/>
          <w:rFonts w:asciiTheme="minorHAnsi" w:hAnsiTheme="minorHAnsi" w:cstheme="minorHAnsi"/>
          <w:color w:val="auto"/>
          <w:sz w:val="22"/>
          <w:szCs w:val="22"/>
        </w:rPr>
        <w:footnoteReference w:id="6"/>
      </w:r>
      <w:r w:rsidRPr="00BA1271">
        <w:rPr>
          <w:rFonts w:asciiTheme="minorHAnsi" w:hAnsiTheme="minorHAnsi"/>
        </w:rPr>
        <w:t xml:space="preserve"> (type A)</w:t>
      </w:r>
      <w:bookmarkEnd w:id="8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CC7B42" w14:paraId="2713985A" w14:textId="77777777" w:rsidTr="00BA1271">
        <w:trPr>
          <w:trHeight w:val="360"/>
        </w:trPr>
        <w:tc>
          <w:tcPr>
            <w:tcW w:w="4508" w:type="dxa"/>
            <w:vMerge w:val="restart"/>
            <w:vAlign w:val="center"/>
            <w:hideMark/>
          </w:tcPr>
          <w:p w14:paraId="45E00249" w14:textId="15A22D3B" w:rsidR="00664FCA" w:rsidRPr="00CC7B42" w:rsidRDefault="00664FCA" w:rsidP="00EE1BC3">
            <w:pPr>
              <w:jc w:val="center"/>
              <w:rPr>
                <w:rFonts w:asciiTheme="minorHAnsi" w:hAnsiTheme="minorHAnsi" w:cstheme="minorBidi"/>
                <w:color w:val="auto"/>
                <w:sz w:val="22"/>
                <w:szCs w:val="28"/>
              </w:rPr>
            </w:pPr>
            <w:r w:rsidRPr="00CC7B42">
              <w:rPr>
                <w:rFonts w:asciiTheme="minorHAnsi" w:hAnsiTheme="minorHAnsi"/>
                <w:noProof/>
              </w:rPr>
              <w:drawing>
                <wp:inline distT="0" distB="0" distL="0" distR="0" wp14:anchorId="1D1B5823" wp14:editId="5A5F508E">
                  <wp:extent cx="914400" cy="9144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3DC4772C" w14:textId="77777777" w:rsidR="00664FCA" w:rsidRPr="00CC7B42" w:rsidRDefault="00664FCA" w:rsidP="00EE1BC3">
            <w:pPr>
              <w:jc w:val="center"/>
              <w:rPr>
                <w:rFonts w:asciiTheme="minorHAnsi" w:hAnsiTheme="minorHAnsi"/>
                <w:b/>
                <w:bCs/>
              </w:rPr>
            </w:pPr>
            <w:r w:rsidRPr="00CC7B42">
              <w:rPr>
                <w:rFonts w:asciiTheme="minorHAnsi" w:hAnsiTheme="minorHAnsi"/>
                <w:b/>
                <w:bCs/>
              </w:rPr>
              <w:t>PIN</w:t>
            </w:r>
          </w:p>
        </w:tc>
        <w:tc>
          <w:tcPr>
            <w:tcW w:w="2471" w:type="dxa"/>
            <w:vAlign w:val="center"/>
            <w:hideMark/>
          </w:tcPr>
          <w:p w14:paraId="351CA5DB" w14:textId="77777777" w:rsidR="00664FCA" w:rsidRPr="00CC7B42" w:rsidRDefault="00664FCA" w:rsidP="00EE1BC3">
            <w:pPr>
              <w:jc w:val="center"/>
              <w:rPr>
                <w:rFonts w:asciiTheme="minorHAnsi" w:hAnsiTheme="minorHAnsi"/>
                <w:b/>
                <w:bCs/>
              </w:rPr>
            </w:pPr>
            <w:r w:rsidRPr="00CC7B42">
              <w:rPr>
                <w:rFonts w:asciiTheme="minorHAnsi" w:hAnsiTheme="minorHAnsi"/>
                <w:b/>
                <w:bCs/>
              </w:rPr>
              <w:t>FUNCTIONAL</w:t>
            </w:r>
          </w:p>
        </w:tc>
      </w:tr>
      <w:tr w:rsidR="00664FCA" w:rsidRPr="00CC7B42" w14:paraId="55169A0B" w14:textId="77777777" w:rsidTr="00BA1271">
        <w:trPr>
          <w:trHeight w:val="360"/>
        </w:trPr>
        <w:tc>
          <w:tcPr>
            <w:tcW w:w="0" w:type="auto"/>
            <w:vMerge/>
            <w:vAlign w:val="center"/>
            <w:hideMark/>
          </w:tcPr>
          <w:p w14:paraId="35C88DB6" w14:textId="77777777" w:rsidR="00664FCA" w:rsidRPr="00CC7B42" w:rsidRDefault="00664FCA" w:rsidP="00EE1BC3">
            <w:pPr>
              <w:rPr>
                <w:rFonts w:asciiTheme="minorHAnsi" w:hAnsiTheme="minorHAnsi"/>
                <w:sz w:val="22"/>
                <w:szCs w:val="28"/>
              </w:rPr>
            </w:pPr>
          </w:p>
        </w:tc>
        <w:tc>
          <w:tcPr>
            <w:tcW w:w="2471" w:type="dxa"/>
            <w:vAlign w:val="center"/>
            <w:hideMark/>
          </w:tcPr>
          <w:p w14:paraId="69F150DD" w14:textId="77777777" w:rsidR="00664FCA" w:rsidRPr="00CC7B42" w:rsidRDefault="00664FCA" w:rsidP="00EE1BC3">
            <w:pPr>
              <w:ind w:right="144"/>
              <w:jc w:val="center"/>
              <w:rPr>
                <w:rFonts w:asciiTheme="minorHAnsi" w:hAnsiTheme="minorHAnsi"/>
              </w:rPr>
            </w:pPr>
            <w:r w:rsidRPr="00CC7B42">
              <w:rPr>
                <w:rFonts w:asciiTheme="minorHAnsi" w:hAnsiTheme="minorHAnsi"/>
              </w:rPr>
              <w:t>1</w:t>
            </w:r>
          </w:p>
        </w:tc>
        <w:tc>
          <w:tcPr>
            <w:tcW w:w="2471" w:type="dxa"/>
            <w:vAlign w:val="center"/>
            <w:hideMark/>
          </w:tcPr>
          <w:p w14:paraId="69B80EA4" w14:textId="77777777" w:rsidR="00664FCA" w:rsidRPr="00CC7B42" w:rsidRDefault="00664FCA" w:rsidP="00BA1271">
            <w:pPr>
              <w:ind w:left="461"/>
              <w:rPr>
                <w:rFonts w:asciiTheme="minorHAnsi" w:hAnsiTheme="minorHAnsi"/>
              </w:rPr>
            </w:pPr>
            <w:r w:rsidRPr="00CC7B42">
              <w:rPr>
                <w:rFonts w:asciiTheme="minorHAnsi" w:hAnsiTheme="minorHAnsi"/>
              </w:rPr>
              <w:t>GND</w:t>
            </w:r>
          </w:p>
        </w:tc>
      </w:tr>
      <w:tr w:rsidR="00664FCA" w:rsidRPr="00CC7B42" w14:paraId="2333B7A4" w14:textId="77777777" w:rsidTr="00BA1271">
        <w:trPr>
          <w:trHeight w:val="360"/>
        </w:trPr>
        <w:tc>
          <w:tcPr>
            <w:tcW w:w="0" w:type="auto"/>
            <w:vMerge/>
            <w:vAlign w:val="center"/>
            <w:hideMark/>
          </w:tcPr>
          <w:p w14:paraId="5F208A7C" w14:textId="77777777" w:rsidR="00664FCA" w:rsidRPr="00CC7B42" w:rsidRDefault="00664FCA" w:rsidP="00EE1BC3">
            <w:pPr>
              <w:rPr>
                <w:rFonts w:asciiTheme="minorHAnsi" w:hAnsiTheme="minorHAnsi"/>
                <w:sz w:val="22"/>
                <w:szCs w:val="28"/>
              </w:rPr>
            </w:pPr>
          </w:p>
        </w:tc>
        <w:tc>
          <w:tcPr>
            <w:tcW w:w="2471" w:type="dxa"/>
            <w:vAlign w:val="center"/>
            <w:hideMark/>
          </w:tcPr>
          <w:p w14:paraId="7E6DA5DD" w14:textId="77777777" w:rsidR="00664FCA" w:rsidRPr="00CC7B42" w:rsidRDefault="00664FCA" w:rsidP="00EE1BC3">
            <w:pPr>
              <w:ind w:right="144"/>
              <w:jc w:val="center"/>
              <w:rPr>
                <w:rFonts w:asciiTheme="minorHAnsi" w:hAnsiTheme="minorHAnsi"/>
              </w:rPr>
            </w:pPr>
            <w:r w:rsidRPr="00CC7B42">
              <w:rPr>
                <w:rFonts w:asciiTheme="minorHAnsi" w:hAnsiTheme="minorHAnsi"/>
              </w:rPr>
              <w:t>2</w:t>
            </w:r>
          </w:p>
        </w:tc>
        <w:tc>
          <w:tcPr>
            <w:tcW w:w="2471" w:type="dxa"/>
            <w:vAlign w:val="center"/>
            <w:hideMark/>
          </w:tcPr>
          <w:p w14:paraId="4F8101ED" w14:textId="77777777" w:rsidR="00664FCA" w:rsidRPr="00CC7B42" w:rsidRDefault="00664FCA" w:rsidP="00BA1271">
            <w:pPr>
              <w:ind w:left="461"/>
              <w:rPr>
                <w:rFonts w:asciiTheme="minorHAnsi" w:hAnsiTheme="minorHAnsi"/>
                <w:strike/>
              </w:rPr>
            </w:pPr>
            <w:r w:rsidRPr="00CC7B42">
              <w:rPr>
                <w:rFonts w:asciiTheme="minorHAnsi" w:hAnsiTheme="minorHAnsi"/>
                <w:strike/>
              </w:rPr>
              <w:t>VBS</w:t>
            </w:r>
          </w:p>
        </w:tc>
      </w:tr>
      <w:tr w:rsidR="00664FCA" w:rsidRPr="00CC7B42" w14:paraId="60217866" w14:textId="77777777" w:rsidTr="00BA1271">
        <w:trPr>
          <w:trHeight w:val="360"/>
        </w:trPr>
        <w:tc>
          <w:tcPr>
            <w:tcW w:w="0" w:type="auto"/>
            <w:vMerge/>
            <w:vAlign w:val="center"/>
            <w:hideMark/>
          </w:tcPr>
          <w:p w14:paraId="1218E08E" w14:textId="77777777" w:rsidR="00664FCA" w:rsidRPr="00CC7B42" w:rsidRDefault="00664FCA" w:rsidP="00EE1BC3">
            <w:pPr>
              <w:rPr>
                <w:rFonts w:asciiTheme="minorHAnsi" w:hAnsiTheme="minorHAnsi"/>
                <w:sz w:val="22"/>
                <w:szCs w:val="28"/>
              </w:rPr>
            </w:pPr>
          </w:p>
        </w:tc>
        <w:tc>
          <w:tcPr>
            <w:tcW w:w="2471" w:type="dxa"/>
            <w:vAlign w:val="center"/>
            <w:hideMark/>
          </w:tcPr>
          <w:p w14:paraId="5F6B501F" w14:textId="77777777" w:rsidR="00664FCA" w:rsidRPr="00CC7B42" w:rsidRDefault="00664FCA" w:rsidP="00EE1BC3">
            <w:pPr>
              <w:ind w:right="144"/>
              <w:jc w:val="center"/>
              <w:rPr>
                <w:rFonts w:asciiTheme="minorHAnsi" w:hAnsiTheme="minorHAnsi"/>
              </w:rPr>
            </w:pPr>
            <w:r w:rsidRPr="00CC7B42">
              <w:rPr>
                <w:rFonts w:asciiTheme="minorHAnsi" w:hAnsiTheme="minorHAnsi"/>
              </w:rPr>
              <w:t>3</w:t>
            </w:r>
          </w:p>
        </w:tc>
        <w:tc>
          <w:tcPr>
            <w:tcW w:w="2471" w:type="dxa"/>
            <w:vAlign w:val="center"/>
            <w:hideMark/>
          </w:tcPr>
          <w:p w14:paraId="32ED995E" w14:textId="77777777" w:rsidR="00664FCA" w:rsidRPr="00CC7B42" w:rsidRDefault="00664FCA" w:rsidP="00BA1271">
            <w:pPr>
              <w:ind w:left="461"/>
              <w:rPr>
                <w:rFonts w:asciiTheme="minorHAnsi" w:hAnsiTheme="minorHAnsi"/>
              </w:rPr>
            </w:pPr>
            <w:r w:rsidRPr="00CC7B42">
              <w:rPr>
                <w:rFonts w:asciiTheme="minorHAnsi" w:hAnsiTheme="minorHAnsi"/>
              </w:rPr>
              <w:t>LED</w:t>
            </w:r>
          </w:p>
        </w:tc>
      </w:tr>
      <w:tr w:rsidR="00664FCA" w:rsidRPr="00CC7B42" w14:paraId="14C93622" w14:textId="77777777" w:rsidTr="00BA1271">
        <w:trPr>
          <w:trHeight w:val="360"/>
        </w:trPr>
        <w:tc>
          <w:tcPr>
            <w:tcW w:w="0" w:type="auto"/>
            <w:vMerge/>
            <w:vAlign w:val="center"/>
            <w:hideMark/>
          </w:tcPr>
          <w:p w14:paraId="7F14C54E" w14:textId="77777777" w:rsidR="00664FCA" w:rsidRPr="00CC7B42" w:rsidRDefault="00664FCA" w:rsidP="00EE1BC3">
            <w:pPr>
              <w:rPr>
                <w:rFonts w:asciiTheme="minorHAnsi" w:hAnsiTheme="minorHAnsi"/>
                <w:sz w:val="22"/>
                <w:szCs w:val="28"/>
              </w:rPr>
            </w:pPr>
          </w:p>
        </w:tc>
        <w:tc>
          <w:tcPr>
            <w:tcW w:w="2471" w:type="dxa"/>
            <w:vAlign w:val="center"/>
            <w:hideMark/>
          </w:tcPr>
          <w:p w14:paraId="5AE242E3" w14:textId="77777777" w:rsidR="00664FCA" w:rsidRPr="00CC7B42" w:rsidRDefault="00664FCA" w:rsidP="00EE1BC3">
            <w:pPr>
              <w:ind w:right="144"/>
              <w:jc w:val="center"/>
              <w:rPr>
                <w:rFonts w:asciiTheme="minorHAnsi" w:hAnsiTheme="minorHAnsi"/>
              </w:rPr>
            </w:pPr>
            <w:r w:rsidRPr="00CC7B42">
              <w:rPr>
                <w:rFonts w:asciiTheme="minorHAnsi" w:hAnsiTheme="minorHAnsi"/>
              </w:rPr>
              <w:t>4</w:t>
            </w:r>
          </w:p>
        </w:tc>
        <w:tc>
          <w:tcPr>
            <w:tcW w:w="2471" w:type="dxa"/>
            <w:vAlign w:val="center"/>
            <w:hideMark/>
          </w:tcPr>
          <w:p w14:paraId="352CDA8D" w14:textId="77777777" w:rsidR="00664FCA" w:rsidRPr="00CC7B42" w:rsidRDefault="00664FCA" w:rsidP="00BA1271">
            <w:pPr>
              <w:ind w:left="461"/>
              <w:rPr>
                <w:rFonts w:asciiTheme="minorHAnsi" w:hAnsiTheme="minorHAnsi"/>
                <w:strike/>
              </w:rPr>
            </w:pPr>
            <w:r w:rsidRPr="00CC7B42">
              <w:rPr>
                <w:rFonts w:asciiTheme="minorHAnsi" w:hAnsiTheme="minorHAnsi"/>
                <w:strike/>
              </w:rPr>
              <w:t>USB_D-</w:t>
            </w:r>
          </w:p>
        </w:tc>
      </w:tr>
      <w:tr w:rsidR="00664FCA" w:rsidRPr="00CC7B42" w14:paraId="55B95468" w14:textId="77777777" w:rsidTr="00BA1271">
        <w:trPr>
          <w:trHeight w:val="360"/>
        </w:trPr>
        <w:tc>
          <w:tcPr>
            <w:tcW w:w="0" w:type="auto"/>
            <w:vMerge/>
            <w:vAlign w:val="center"/>
            <w:hideMark/>
          </w:tcPr>
          <w:p w14:paraId="062E60D7" w14:textId="77777777" w:rsidR="00664FCA" w:rsidRPr="00CC7B42" w:rsidRDefault="00664FCA" w:rsidP="00EE1BC3">
            <w:pPr>
              <w:rPr>
                <w:rFonts w:asciiTheme="minorHAnsi" w:hAnsiTheme="minorHAnsi"/>
                <w:sz w:val="22"/>
                <w:szCs w:val="28"/>
              </w:rPr>
            </w:pPr>
          </w:p>
        </w:tc>
        <w:tc>
          <w:tcPr>
            <w:tcW w:w="2471" w:type="dxa"/>
            <w:vAlign w:val="center"/>
            <w:hideMark/>
          </w:tcPr>
          <w:p w14:paraId="3C45CB35" w14:textId="77777777" w:rsidR="00664FCA" w:rsidRPr="00CC7B42" w:rsidRDefault="00664FCA" w:rsidP="00EE1BC3">
            <w:pPr>
              <w:ind w:right="144"/>
              <w:jc w:val="center"/>
              <w:rPr>
                <w:rFonts w:asciiTheme="minorHAnsi" w:hAnsiTheme="minorHAnsi"/>
              </w:rPr>
            </w:pPr>
            <w:r w:rsidRPr="00CC7B42">
              <w:rPr>
                <w:rFonts w:asciiTheme="minorHAnsi" w:hAnsiTheme="minorHAnsi"/>
              </w:rPr>
              <w:t>5</w:t>
            </w:r>
          </w:p>
        </w:tc>
        <w:tc>
          <w:tcPr>
            <w:tcW w:w="2471" w:type="dxa"/>
            <w:vAlign w:val="center"/>
            <w:hideMark/>
          </w:tcPr>
          <w:p w14:paraId="5C918572" w14:textId="77777777" w:rsidR="00664FCA" w:rsidRPr="00CC7B42" w:rsidRDefault="00664FCA" w:rsidP="00BA1271">
            <w:pPr>
              <w:ind w:left="461"/>
              <w:rPr>
                <w:rFonts w:asciiTheme="minorHAnsi" w:hAnsiTheme="minorHAnsi"/>
                <w:strike/>
              </w:rPr>
            </w:pPr>
            <w:r w:rsidRPr="00CC7B42">
              <w:rPr>
                <w:rFonts w:asciiTheme="minorHAnsi" w:hAnsiTheme="minorHAnsi"/>
                <w:strike/>
              </w:rPr>
              <w:t>USB_D+</w:t>
            </w:r>
          </w:p>
        </w:tc>
      </w:tr>
      <w:tr w:rsidR="00664FCA" w:rsidRPr="00CC7B42" w14:paraId="5D0E3919" w14:textId="77777777" w:rsidTr="00BA1271">
        <w:trPr>
          <w:trHeight w:val="360"/>
        </w:trPr>
        <w:tc>
          <w:tcPr>
            <w:tcW w:w="4508" w:type="dxa"/>
            <w:vAlign w:val="center"/>
            <w:hideMark/>
          </w:tcPr>
          <w:p w14:paraId="41E80C7F" w14:textId="77777777" w:rsidR="00664FCA" w:rsidRPr="00CC7B42" w:rsidRDefault="00664FCA" w:rsidP="00EE1BC3">
            <w:pPr>
              <w:ind w:left="720"/>
              <w:rPr>
                <w:rFonts w:asciiTheme="minorHAnsi" w:hAnsiTheme="minorHAnsi"/>
                <w:sz w:val="18"/>
                <w:szCs w:val="22"/>
              </w:rPr>
            </w:pPr>
            <w:r w:rsidRPr="00CC7B42">
              <w:rPr>
                <w:rFonts w:asciiTheme="minorHAnsi" w:hAnsiTheme="minorHAnsi"/>
                <w:sz w:val="18"/>
                <w:szCs w:val="22"/>
              </w:rPr>
              <w:t>Marking: COM?</w:t>
            </w:r>
          </w:p>
        </w:tc>
        <w:tc>
          <w:tcPr>
            <w:tcW w:w="2471" w:type="dxa"/>
            <w:vAlign w:val="center"/>
            <w:hideMark/>
          </w:tcPr>
          <w:p w14:paraId="7E34417E" w14:textId="77777777" w:rsidR="00664FCA" w:rsidRPr="00CC7B42" w:rsidRDefault="00664FCA" w:rsidP="00EE1BC3">
            <w:pPr>
              <w:ind w:right="144"/>
              <w:jc w:val="center"/>
              <w:rPr>
                <w:rFonts w:asciiTheme="minorHAnsi" w:hAnsiTheme="minorHAnsi"/>
                <w:sz w:val="22"/>
                <w:szCs w:val="28"/>
              </w:rPr>
            </w:pPr>
            <w:r w:rsidRPr="00CC7B42">
              <w:rPr>
                <w:rFonts w:asciiTheme="minorHAnsi" w:hAnsiTheme="minorHAnsi"/>
              </w:rPr>
              <w:t>6</w:t>
            </w:r>
          </w:p>
        </w:tc>
        <w:tc>
          <w:tcPr>
            <w:tcW w:w="2471" w:type="dxa"/>
            <w:vAlign w:val="center"/>
            <w:hideMark/>
          </w:tcPr>
          <w:p w14:paraId="35C18B6A" w14:textId="77777777" w:rsidR="00664FCA" w:rsidRPr="00CC7B42" w:rsidRDefault="00664FCA" w:rsidP="00BA1271">
            <w:pPr>
              <w:ind w:left="461"/>
              <w:rPr>
                <w:rFonts w:asciiTheme="minorHAnsi" w:hAnsiTheme="minorHAnsi"/>
              </w:rPr>
            </w:pPr>
            <w:r w:rsidRPr="00CC7B42">
              <w:rPr>
                <w:rFonts w:asciiTheme="minorHAnsi" w:hAnsiTheme="minorHAnsi"/>
              </w:rPr>
              <w:t>-</w:t>
            </w:r>
          </w:p>
        </w:tc>
      </w:tr>
    </w:tbl>
    <w:p w14:paraId="05B15AE3" w14:textId="77777777" w:rsidR="00664FCA" w:rsidRPr="00BA1271" w:rsidRDefault="00664FCA" w:rsidP="00BA1271">
      <w:pPr>
        <w:pStyle w:val="ListParagraph"/>
        <w:numPr>
          <w:ilvl w:val="2"/>
          <w:numId w:val="17"/>
        </w:numPr>
        <w:spacing w:before="120"/>
        <w:rPr>
          <w:rFonts w:asciiTheme="minorHAnsi" w:hAnsiTheme="minorHAnsi"/>
        </w:rPr>
      </w:pPr>
      <w:bookmarkStart w:id="84" w:name="_Toc70421290"/>
      <w:r w:rsidRPr="00BA1271">
        <w:rPr>
          <w:rFonts w:asciiTheme="minorHAnsi" w:hAnsiTheme="minorHAnsi"/>
        </w:rPr>
        <w:t>Communication</w:t>
      </w:r>
      <w:r w:rsidRPr="00CC7B42">
        <w:rPr>
          <w:rStyle w:val="FootnoteReference"/>
          <w:rFonts w:asciiTheme="minorHAnsi" w:hAnsiTheme="minorHAnsi" w:cstheme="minorHAnsi"/>
          <w:color w:val="auto"/>
          <w:sz w:val="22"/>
          <w:szCs w:val="22"/>
        </w:rPr>
        <w:footnoteReference w:id="7"/>
      </w:r>
      <w:r w:rsidRPr="00BA1271">
        <w:rPr>
          <w:rFonts w:asciiTheme="minorHAnsi" w:hAnsiTheme="minorHAnsi"/>
        </w:rPr>
        <w:t xml:space="preserve"> (dual</w:t>
      </w:r>
      <w:r w:rsidRPr="00CC7B42">
        <w:rPr>
          <w:rStyle w:val="FootnoteReference"/>
          <w:rFonts w:asciiTheme="minorHAnsi" w:hAnsiTheme="minorHAnsi" w:cstheme="minorHAnsi"/>
          <w:color w:val="auto"/>
          <w:sz w:val="22"/>
          <w:szCs w:val="22"/>
        </w:rPr>
        <w:footnoteReference w:id="8"/>
      </w:r>
      <w:r w:rsidRPr="00BA1271">
        <w:rPr>
          <w:rFonts w:asciiTheme="minorHAnsi" w:hAnsiTheme="minorHAnsi"/>
        </w:rPr>
        <w:t>)</w:t>
      </w:r>
      <w:bookmarkEnd w:id="8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CC7B42" w14:paraId="6AA62B05" w14:textId="77777777" w:rsidTr="00BA1271">
        <w:trPr>
          <w:trHeight w:val="360"/>
        </w:trPr>
        <w:tc>
          <w:tcPr>
            <w:tcW w:w="4508" w:type="dxa"/>
            <w:vMerge w:val="restart"/>
            <w:vAlign w:val="center"/>
            <w:hideMark/>
          </w:tcPr>
          <w:p w14:paraId="7FF87207" w14:textId="2503FBE0" w:rsidR="00664FCA" w:rsidRPr="00CC7B42" w:rsidRDefault="00664FCA" w:rsidP="00EE1BC3">
            <w:pPr>
              <w:jc w:val="center"/>
              <w:rPr>
                <w:rFonts w:asciiTheme="minorHAnsi" w:hAnsiTheme="minorHAnsi" w:cstheme="minorBidi"/>
                <w:color w:val="auto"/>
                <w:sz w:val="22"/>
                <w:szCs w:val="28"/>
              </w:rPr>
            </w:pPr>
            <w:r w:rsidRPr="00CC7B42">
              <w:rPr>
                <w:rFonts w:asciiTheme="minorHAnsi" w:hAnsiTheme="minorHAnsi"/>
                <w:noProof/>
              </w:rPr>
              <w:drawing>
                <wp:inline distT="0" distB="0" distL="0" distR="0" wp14:anchorId="3D11023E" wp14:editId="5CDCFDDD">
                  <wp:extent cx="914400" cy="9144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793B8641" w14:textId="77777777" w:rsidR="00664FCA" w:rsidRPr="00CC7B42" w:rsidRDefault="00664FCA" w:rsidP="00EE1BC3">
            <w:pPr>
              <w:jc w:val="center"/>
              <w:rPr>
                <w:rFonts w:asciiTheme="minorHAnsi" w:hAnsiTheme="minorHAnsi"/>
                <w:b/>
                <w:bCs/>
              </w:rPr>
            </w:pPr>
            <w:r w:rsidRPr="00CC7B42">
              <w:rPr>
                <w:rFonts w:asciiTheme="minorHAnsi" w:hAnsiTheme="minorHAnsi"/>
                <w:b/>
                <w:bCs/>
              </w:rPr>
              <w:t>PIN</w:t>
            </w:r>
          </w:p>
        </w:tc>
        <w:tc>
          <w:tcPr>
            <w:tcW w:w="2471" w:type="dxa"/>
            <w:vAlign w:val="center"/>
            <w:hideMark/>
          </w:tcPr>
          <w:p w14:paraId="7B9A546F" w14:textId="77777777" w:rsidR="00664FCA" w:rsidRPr="00CC7B42" w:rsidRDefault="00664FCA" w:rsidP="00EE1BC3">
            <w:pPr>
              <w:jc w:val="center"/>
              <w:rPr>
                <w:rFonts w:asciiTheme="minorHAnsi" w:hAnsiTheme="minorHAnsi"/>
                <w:b/>
                <w:bCs/>
              </w:rPr>
            </w:pPr>
            <w:r w:rsidRPr="00CC7B42">
              <w:rPr>
                <w:rFonts w:asciiTheme="minorHAnsi" w:hAnsiTheme="minorHAnsi"/>
                <w:b/>
                <w:bCs/>
              </w:rPr>
              <w:t>FUNCTIONAL</w:t>
            </w:r>
          </w:p>
        </w:tc>
      </w:tr>
      <w:tr w:rsidR="00664FCA" w:rsidRPr="00CC7B42" w14:paraId="58D8DE54" w14:textId="77777777" w:rsidTr="00BA1271">
        <w:trPr>
          <w:trHeight w:val="360"/>
        </w:trPr>
        <w:tc>
          <w:tcPr>
            <w:tcW w:w="0" w:type="auto"/>
            <w:vMerge/>
            <w:vAlign w:val="center"/>
            <w:hideMark/>
          </w:tcPr>
          <w:p w14:paraId="03CD5309" w14:textId="77777777" w:rsidR="00664FCA" w:rsidRPr="00CC7B42" w:rsidRDefault="00664FCA" w:rsidP="00EE1BC3">
            <w:pPr>
              <w:rPr>
                <w:rFonts w:asciiTheme="minorHAnsi" w:hAnsiTheme="minorHAnsi"/>
                <w:sz w:val="22"/>
                <w:szCs w:val="28"/>
              </w:rPr>
            </w:pPr>
          </w:p>
        </w:tc>
        <w:tc>
          <w:tcPr>
            <w:tcW w:w="2471" w:type="dxa"/>
            <w:vAlign w:val="center"/>
            <w:hideMark/>
          </w:tcPr>
          <w:p w14:paraId="76F7292D" w14:textId="77777777" w:rsidR="00664FCA" w:rsidRPr="00CC7B42" w:rsidRDefault="00664FCA" w:rsidP="00EE1BC3">
            <w:pPr>
              <w:ind w:right="144"/>
              <w:jc w:val="center"/>
              <w:rPr>
                <w:rFonts w:asciiTheme="minorHAnsi" w:hAnsiTheme="minorHAnsi"/>
              </w:rPr>
            </w:pPr>
            <w:r w:rsidRPr="00CC7B42">
              <w:rPr>
                <w:rFonts w:asciiTheme="minorHAnsi" w:hAnsiTheme="minorHAnsi"/>
              </w:rPr>
              <w:t>1</w:t>
            </w:r>
          </w:p>
        </w:tc>
        <w:tc>
          <w:tcPr>
            <w:tcW w:w="2471" w:type="dxa"/>
            <w:vAlign w:val="center"/>
            <w:hideMark/>
          </w:tcPr>
          <w:p w14:paraId="02F3AA4C" w14:textId="77777777" w:rsidR="00664FCA" w:rsidRPr="00CC7B42" w:rsidRDefault="00664FCA" w:rsidP="00BA1271">
            <w:pPr>
              <w:ind w:left="461"/>
              <w:rPr>
                <w:rFonts w:asciiTheme="minorHAnsi" w:hAnsiTheme="minorHAnsi"/>
              </w:rPr>
            </w:pPr>
            <w:r w:rsidRPr="00CC7B42">
              <w:rPr>
                <w:rFonts w:asciiTheme="minorHAnsi" w:hAnsiTheme="minorHAnsi"/>
              </w:rPr>
              <w:t>GND</w:t>
            </w:r>
          </w:p>
        </w:tc>
      </w:tr>
      <w:tr w:rsidR="00664FCA" w:rsidRPr="00CC7B42" w14:paraId="34E143EC" w14:textId="77777777" w:rsidTr="00BA1271">
        <w:trPr>
          <w:trHeight w:val="360"/>
        </w:trPr>
        <w:tc>
          <w:tcPr>
            <w:tcW w:w="0" w:type="auto"/>
            <w:vMerge/>
            <w:vAlign w:val="center"/>
            <w:hideMark/>
          </w:tcPr>
          <w:p w14:paraId="12D6299E" w14:textId="77777777" w:rsidR="00664FCA" w:rsidRPr="00CC7B42" w:rsidRDefault="00664FCA" w:rsidP="00EE1BC3">
            <w:pPr>
              <w:rPr>
                <w:rFonts w:asciiTheme="minorHAnsi" w:hAnsiTheme="minorHAnsi"/>
                <w:sz w:val="22"/>
                <w:szCs w:val="28"/>
              </w:rPr>
            </w:pPr>
          </w:p>
        </w:tc>
        <w:tc>
          <w:tcPr>
            <w:tcW w:w="2471" w:type="dxa"/>
            <w:vAlign w:val="center"/>
            <w:hideMark/>
          </w:tcPr>
          <w:p w14:paraId="3D07487F" w14:textId="77777777" w:rsidR="00664FCA" w:rsidRPr="00CC7B42" w:rsidRDefault="00664FCA" w:rsidP="00EE1BC3">
            <w:pPr>
              <w:ind w:right="144"/>
              <w:jc w:val="center"/>
              <w:rPr>
                <w:rFonts w:asciiTheme="minorHAnsi" w:hAnsiTheme="minorHAnsi"/>
              </w:rPr>
            </w:pPr>
            <w:r w:rsidRPr="00CC7B42">
              <w:rPr>
                <w:rFonts w:asciiTheme="minorHAnsi" w:hAnsiTheme="minorHAnsi"/>
              </w:rPr>
              <w:t>2</w:t>
            </w:r>
          </w:p>
        </w:tc>
        <w:tc>
          <w:tcPr>
            <w:tcW w:w="2471" w:type="dxa"/>
            <w:vAlign w:val="center"/>
            <w:hideMark/>
          </w:tcPr>
          <w:p w14:paraId="5B750F85" w14:textId="77777777" w:rsidR="00664FCA" w:rsidRPr="00CC7B42" w:rsidRDefault="00664FCA" w:rsidP="00BA1271">
            <w:pPr>
              <w:ind w:left="461"/>
              <w:rPr>
                <w:rFonts w:asciiTheme="minorHAnsi" w:hAnsiTheme="minorHAnsi"/>
                <w:strike/>
              </w:rPr>
            </w:pPr>
            <w:r w:rsidRPr="00CC7B42">
              <w:rPr>
                <w:rFonts w:asciiTheme="minorHAnsi" w:hAnsiTheme="minorHAnsi"/>
                <w:strike/>
              </w:rPr>
              <w:t>LED</w:t>
            </w:r>
          </w:p>
        </w:tc>
      </w:tr>
      <w:tr w:rsidR="00664FCA" w:rsidRPr="00CC7B42" w14:paraId="2B85209A" w14:textId="77777777" w:rsidTr="00BA1271">
        <w:trPr>
          <w:trHeight w:val="360"/>
        </w:trPr>
        <w:tc>
          <w:tcPr>
            <w:tcW w:w="0" w:type="auto"/>
            <w:vMerge/>
            <w:vAlign w:val="center"/>
            <w:hideMark/>
          </w:tcPr>
          <w:p w14:paraId="40F79012" w14:textId="77777777" w:rsidR="00664FCA" w:rsidRPr="00CC7B42" w:rsidRDefault="00664FCA" w:rsidP="00EE1BC3">
            <w:pPr>
              <w:rPr>
                <w:rFonts w:asciiTheme="minorHAnsi" w:hAnsiTheme="minorHAnsi"/>
                <w:sz w:val="22"/>
                <w:szCs w:val="28"/>
              </w:rPr>
            </w:pPr>
          </w:p>
        </w:tc>
        <w:tc>
          <w:tcPr>
            <w:tcW w:w="2471" w:type="dxa"/>
            <w:vAlign w:val="center"/>
            <w:hideMark/>
          </w:tcPr>
          <w:p w14:paraId="745EEC7C" w14:textId="77777777" w:rsidR="00664FCA" w:rsidRPr="00CC7B42" w:rsidRDefault="00664FCA" w:rsidP="00EE1BC3">
            <w:pPr>
              <w:ind w:right="144"/>
              <w:jc w:val="center"/>
              <w:rPr>
                <w:rFonts w:asciiTheme="minorHAnsi" w:hAnsiTheme="minorHAnsi"/>
              </w:rPr>
            </w:pPr>
            <w:r w:rsidRPr="00CC7B42">
              <w:rPr>
                <w:rFonts w:asciiTheme="minorHAnsi" w:hAnsiTheme="minorHAnsi"/>
              </w:rPr>
              <w:t>3</w:t>
            </w:r>
          </w:p>
        </w:tc>
        <w:tc>
          <w:tcPr>
            <w:tcW w:w="2471" w:type="dxa"/>
            <w:vAlign w:val="center"/>
            <w:hideMark/>
          </w:tcPr>
          <w:p w14:paraId="78A34B1A" w14:textId="77777777" w:rsidR="00664FCA" w:rsidRPr="00CC7B42" w:rsidRDefault="00664FCA" w:rsidP="00BA1271">
            <w:pPr>
              <w:ind w:left="461"/>
              <w:rPr>
                <w:rFonts w:asciiTheme="minorHAnsi" w:hAnsiTheme="minorHAnsi"/>
              </w:rPr>
            </w:pPr>
            <w:r w:rsidRPr="00CC7B42">
              <w:rPr>
                <w:rFonts w:asciiTheme="minorHAnsi" w:hAnsiTheme="minorHAnsi"/>
              </w:rPr>
              <w:t>IMU_D-</w:t>
            </w:r>
          </w:p>
        </w:tc>
      </w:tr>
      <w:tr w:rsidR="00664FCA" w:rsidRPr="00CC7B42" w14:paraId="4EE4E67F" w14:textId="77777777" w:rsidTr="00BA1271">
        <w:trPr>
          <w:trHeight w:val="360"/>
        </w:trPr>
        <w:tc>
          <w:tcPr>
            <w:tcW w:w="0" w:type="auto"/>
            <w:vMerge/>
            <w:vAlign w:val="center"/>
            <w:hideMark/>
          </w:tcPr>
          <w:p w14:paraId="2D408D09" w14:textId="77777777" w:rsidR="00664FCA" w:rsidRPr="00CC7B42" w:rsidRDefault="00664FCA" w:rsidP="00EE1BC3">
            <w:pPr>
              <w:rPr>
                <w:rFonts w:asciiTheme="minorHAnsi" w:hAnsiTheme="minorHAnsi"/>
                <w:sz w:val="22"/>
                <w:szCs w:val="28"/>
              </w:rPr>
            </w:pPr>
          </w:p>
        </w:tc>
        <w:tc>
          <w:tcPr>
            <w:tcW w:w="2471" w:type="dxa"/>
            <w:vAlign w:val="center"/>
            <w:hideMark/>
          </w:tcPr>
          <w:p w14:paraId="206F6AFD" w14:textId="77777777" w:rsidR="00664FCA" w:rsidRPr="00CC7B42" w:rsidRDefault="00664FCA" w:rsidP="00EE1BC3">
            <w:pPr>
              <w:ind w:right="144"/>
              <w:jc w:val="center"/>
              <w:rPr>
                <w:rFonts w:asciiTheme="minorHAnsi" w:hAnsiTheme="minorHAnsi"/>
              </w:rPr>
            </w:pPr>
            <w:r w:rsidRPr="00CC7B42">
              <w:rPr>
                <w:rFonts w:asciiTheme="minorHAnsi" w:hAnsiTheme="minorHAnsi"/>
              </w:rPr>
              <w:t>4</w:t>
            </w:r>
          </w:p>
        </w:tc>
        <w:tc>
          <w:tcPr>
            <w:tcW w:w="2471" w:type="dxa"/>
            <w:vAlign w:val="center"/>
            <w:hideMark/>
          </w:tcPr>
          <w:p w14:paraId="6D6821C8" w14:textId="77777777" w:rsidR="00664FCA" w:rsidRPr="00CC7B42" w:rsidRDefault="00664FCA" w:rsidP="00BA1271">
            <w:pPr>
              <w:ind w:left="461"/>
              <w:rPr>
                <w:rFonts w:asciiTheme="minorHAnsi" w:hAnsiTheme="minorHAnsi"/>
              </w:rPr>
            </w:pPr>
            <w:r w:rsidRPr="00CC7B42">
              <w:rPr>
                <w:rFonts w:asciiTheme="minorHAnsi" w:hAnsiTheme="minorHAnsi"/>
              </w:rPr>
              <w:t>USB_D-</w:t>
            </w:r>
          </w:p>
        </w:tc>
      </w:tr>
      <w:tr w:rsidR="00664FCA" w:rsidRPr="00CC7B42" w14:paraId="2978B512" w14:textId="77777777" w:rsidTr="00BA1271">
        <w:trPr>
          <w:trHeight w:val="360"/>
        </w:trPr>
        <w:tc>
          <w:tcPr>
            <w:tcW w:w="0" w:type="auto"/>
            <w:vMerge/>
            <w:vAlign w:val="center"/>
            <w:hideMark/>
          </w:tcPr>
          <w:p w14:paraId="3E6B8541" w14:textId="77777777" w:rsidR="00664FCA" w:rsidRPr="00CC7B42" w:rsidRDefault="00664FCA" w:rsidP="00EE1BC3">
            <w:pPr>
              <w:rPr>
                <w:rFonts w:asciiTheme="minorHAnsi" w:hAnsiTheme="minorHAnsi"/>
                <w:sz w:val="22"/>
                <w:szCs w:val="28"/>
              </w:rPr>
            </w:pPr>
          </w:p>
        </w:tc>
        <w:tc>
          <w:tcPr>
            <w:tcW w:w="2471" w:type="dxa"/>
            <w:vAlign w:val="center"/>
            <w:hideMark/>
          </w:tcPr>
          <w:p w14:paraId="3DE3F6C4" w14:textId="77777777" w:rsidR="00664FCA" w:rsidRPr="00CC7B42" w:rsidRDefault="00664FCA" w:rsidP="00EE1BC3">
            <w:pPr>
              <w:ind w:right="144"/>
              <w:jc w:val="center"/>
              <w:rPr>
                <w:rFonts w:asciiTheme="minorHAnsi" w:hAnsiTheme="minorHAnsi"/>
              </w:rPr>
            </w:pPr>
            <w:r w:rsidRPr="00CC7B42">
              <w:rPr>
                <w:rFonts w:asciiTheme="minorHAnsi" w:hAnsiTheme="minorHAnsi"/>
              </w:rPr>
              <w:t>5</w:t>
            </w:r>
          </w:p>
        </w:tc>
        <w:tc>
          <w:tcPr>
            <w:tcW w:w="2471" w:type="dxa"/>
            <w:vAlign w:val="center"/>
            <w:hideMark/>
          </w:tcPr>
          <w:p w14:paraId="6D7E831C" w14:textId="77777777" w:rsidR="00664FCA" w:rsidRPr="00CC7B42" w:rsidRDefault="00664FCA" w:rsidP="00BA1271">
            <w:pPr>
              <w:ind w:left="461"/>
              <w:rPr>
                <w:rFonts w:asciiTheme="minorHAnsi" w:hAnsiTheme="minorHAnsi"/>
              </w:rPr>
            </w:pPr>
            <w:r w:rsidRPr="00CC7B42">
              <w:rPr>
                <w:rFonts w:asciiTheme="minorHAnsi" w:hAnsiTheme="minorHAnsi"/>
              </w:rPr>
              <w:t>USB_D+</w:t>
            </w:r>
          </w:p>
        </w:tc>
      </w:tr>
      <w:tr w:rsidR="00664FCA" w:rsidRPr="00CC7B42" w14:paraId="6CB25926" w14:textId="77777777" w:rsidTr="00BA1271">
        <w:trPr>
          <w:trHeight w:val="360"/>
        </w:trPr>
        <w:tc>
          <w:tcPr>
            <w:tcW w:w="4508" w:type="dxa"/>
            <w:vAlign w:val="center"/>
            <w:hideMark/>
          </w:tcPr>
          <w:p w14:paraId="16C73C99" w14:textId="77777777" w:rsidR="00664FCA" w:rsidRPr="00CC7B42" w:rsidRDefault="00664FCA" w:rsidP="00EE1BC3">
            <w:pPr>
              <w:ind w:left="720"/>
              <w:rPr>
                <w:rFonts w:asciiTheme="minorHAnsi" w:hAnsiTheme="minorHAnsi"/>
                <w:sz w:val="18"/>
                <w:szCs w:val="22"/>
              </w:rPr>
            </w:pPr>
            <w:r w:rsidRPr="00CC7B42">
              <w:rPr>
                <w:rFonts w:asciiTheme="minorHAnsi" w:hAnsiTheme="minorHAnsi"/>
                <w:sz w:val="18"/>
                <w:szCs w:val="22"/>
              </w:rPr>
              <w:t>Marking: COM?</w:t>
            </w:r>
          </w:p>
        </w:tc>
        <w:tc>
          <w:tcPr>
            <w:tcW w:w="2471" w:type="dxa"/>
            <w:vAlign w:val="center"/>
            <w:hideMark/>
          </w:tcPr>
          <w:p w14:paraId="746C70E0" w14:textId="77777777" w:rsidR="00664FCA" w:rsidRPr="00CC7B42" w:rsidRDefault="00664FCA" w:rsidP="00EE1BC3">
            <w:pPr>
              <w:ind w:right="144"/>
              <w:jc w:val="center"/>
              <w:rPr>
                <w:rFonts w:asciiTheme="minorHAnsi" w:hAnsiTheme="minorHAnsi"/>
                <w:sz w:val="22"/>
                <w:szCs w:val="28"/>
              </w:rPr>
            </w:pPr>
            <w:r w:rsidRPr="00CC7B42">
              <w:rPr>
                <w:rFonts w:asciiTheme="minorHAnsi" w:hAnsiTheme="minorHAnsi"/>
              </w:rPr>
              <w:t>6</w:t>
            </w:r>
          </w:p>
        </w:tc>
        <w:tc>
          <w:tcPr>
            <w:tcW w:w="2471" w:type="dxa"/>
            <w:vAlign w:val="center"/>
            <w:hideMark/>
          </w:tcPr>
          <w:p w14:paraId="7F334386" w14:textId="77777777" w:rsidR="00664FCA" w:rsidRPr="00CC7B42" w:rsidRDefault="00664FCA" w:rsidP="00BA1271">
            <w:pPr>
              <w:ind w:left="461"/>
              <w:rPr>
                <w:rFonts w:asciiTheme="minorHAnsi" w:hAnsiTheme="minorHAnsi"/>
              </w:rPr>
            </w:pPr>
            <w:r w:rsidRPr="00CC7B42">
              <w:rPr>
                <w:rFonts w:asciiTheme="minorHAnsi" w:hAnsiTheme="minorHAnsi"/>
              </w:rPr>
              <w:t>IMU_D+</w:t>
            </w:r>
          </w:p>
        </w:tc>
      </w:tr>
    </w:tbl>
    <w:p w14:paraId="1112EF2F" w14:textId="24550BD8" w:rsidR="00664FCA" w:rsidRPr="00BA1271" w:rsidRDefault="00664FCA" w:rsidP="00BA1271">
      <w:pPr>
        <w:pStyle w:val="ListParagraph"/>
        <w:numPr>
          <w:ilvl w:val="2"/>
          <w:numId w:val="17"/>
        </w:numPr>
        <w:spacing w:before="120"/>
        <w:rPr>
          <w:rFonts w:asciiTheme="minorHAnsi" w:hAnsiTheme="minorHAnsi"/>
        </w:rPr>
      </w:pPr>
      <w:bookmarkStart w:id="85" w:name="_Toc70421291"/>
      <w:r w:rsidRPr="00BA1271">
        <w:rPr>
          <w:rFonts w:asciiTheme="minorHAnsi" w:hAnsiTheme="minorHAnsi"/>
        </w:rPr>
        <w:lastRenderedPageBreak/>
        <w:t>Indicator Plug</w:t>
      </w:r>
      <w:r w:rsidRPr="00BA1271">
        <w:rPr>
          <w:rStyle w:val="FootnoteReference"/>
          <w:rFonts w:asciiTheme="minorHAnsi" w:hAnsiTheme="minorHAnsi" w:cstheme="minorHAnsi"/>
          <w:color w:val="auto"/>
          <w:sz w:val="22"/>
          <w:szCs w:val="22"/>
        </w:rPr>
        <w:footnoteReference w:id="9"/>
      </w:r>
      <w:r w:rsidRPr="00BA1271">
        <w:rPr>
          <w:rFonts w:asciiTheme="minorHAnsi" w:hAnsiTheme="minorHAnsi"/>
        </w:rPr>
        <w:t xml:space="preserve"> (type B)</w:t>
      </w:r>
      <w:bookmarkEnd w:id="8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116F9E32" w14:textId="77777777" w:rsidTr="00BA1271">
        <w:trPr>
          <w:trHeight w:val="360"/>
        </w:trPr>
        <w:tc>
          <w:tcPr>
            <w:tcW w:w="4508" w:type="dxa"/>
            <w:vMerge w:val="restart"/>
            <w:vAlign w:val="center"/>
            <w:hideMark/>
          </w:tcPr>
          <w:p w14:paraId="1E6E929A" w14:textId="7ED2721E"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508FE1F5" wp14:editId="34A37BD5">
                  <wp:extent cx="914400" cy="9144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12FADE16"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3D26B80D"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6E482CE5" w14:textId="77777777" w:rsidTr="00BA1271">
        <w:trPr>
          <w:trHeight w:val="360"/>
        </w:trPr>
        <w:tc>
          <w:tcPr>
            <w:tcW w:w="0" w:type="auto"/>
            <w:vMerge/>
            <w:vAlign w:val="center"/>
            <w:hideMark/>
          </w:tcPr>
          <w:p w14:paraId="0214A4FB" w14:textId="77777777" w:rsidR="00664FCA" w:rsidRPr="00BA1271" w:rsidRDefault="00664FCA" w:rsidP="00EE1BC3">
            <w:pPr>
              <w:rPr>
                <w:rFonts w:asciiTheme="minorHAnsi" w:hAnsiTheme="minorHAnsi"/>
                <w:sz w:val="22"/>
                <w:szCs w:val="28"/>
              </w:rPr>
            </w:pPr>
          </w:p>
        </w:tc>
        <w:tc>
          <w:tcPr>
            <w:tcW w:w="2471" w:type="dxa"/>
            <w:vAlign w:val="center"/>
            <w:hideMark/>
          </w:tcPr>
          <w:p w14:paraId="6D09E93A"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3045512E" w14:textId="77777777" w:rsidR="00664FCA" w:rsidRPr="00BA1271" w:rsidRDefault="00664FCA" w:rsidP="00BA1271">
            <w:pPr>
              <w:ind w:left="461"/>
              <w:rPr>
                <w:rFonts w:asciiTheme="minorHAnsi" w:hAnsiTheme="minorHAnsi"/>
              </w:rPr>
            </w:pPr>
            <w:r w:rsidRPr="00BA1271">
              <w:rPr>
                <w:rFonts w:asciiTheme="minorHAnsi" w:hAnsiTheme="minorHAnsi"/>
              </w:rPr>
              <w:t>GND</w:t>
            </w:r>
          </w:p>
        </w:tc>
      </w:tr>
      <w:tr w:rsidR="00664FCA" w:rsidRPr="00BA1271" w14:paraId="1A34BC75" w14:textId="77777777" w:rsidTr="00BA1271">
        <w:trPr>
          <w:trHeight w:val="360"/>
        </w:trPr>
        <w:tc>
          <w:tcPr>
            <w:tcW w:w="0" w:type="auto"/>
            <w:vMerge/>
            <w:vAlign w:val="center"/>
            <w:hideMark/>
          </w:tcPr>
          <w:p w14:paraId="61EF4F91" w14:textId="77777777" w:rsidR="00664FCA" w:rsidRPr="00BA1271" w:rsidRDefault="00664FCA" w:rsidP="00EE1BC3">
            <w:pPr>
              <w:rPr>
                <w:rFonts w:asciiTheme="minorHAnsi" w:hAnsiTheme="minorHAnsi"/>
                <w:sz w:val="22"/>
                <w:szCs w:val="28"/>
              </w:rPr>
            </w:pPr>
          </w:p>
        </w:tc>
        <w:tc>
          <w:tcPr>
            <w:tcW w:w="2471" w:type="dxa"/>
            <w:vAlign w:val="center"/>
            <w:hideMark/>
          </w:tcPr>
          <w:p w14:paraId="34CC499D"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1C30E102" w14:textId="77777777" w:rsidR="00664FCA" w:rsidRPr="00BA1271" w:rsidRDefault="00664FCA" w:rsidP="00BA1271">
            <w:pPr>
              <w:ind w:left="461"/>
              <w:rPr>
                <w:rFonts w:asciiTheme="minorHAnsi" w:hAnsiTheme="minorHAnsi"/>
              </w:rPr>
            </w:pPr>
            <w:r w:rsidRPr="00BA1271">
              <w:rPr>
                <w:rFonts w:asciiTheme="minorHAnsi" w:hAnsiTheme="minorHAnsi"/>
              </w:rPr>
              <w:t>LED</w:t>
            </w:r>
          </w:p>
        </w:tc>
      </w:tr>
      <w:tr w:rsidR="00664FCA" w:rsidRPr="00BA1271" w14:paraId="1BBD2856" w14:textId="77777777" w:rsidTr="00BA1271">
        <w:trPr>
          <w:trHeight w:val="360"/>
        </w:trPr>
        <w:tc>
          <w:tcPr>
            <w:tcW w:w="0" w:type="auto"/>
            <w:vMerge/>
            <w:vAlign w:val="center"/>
            <w:hideMark/>
          </w:tcPr>
          <w:p w14:paraId="742E86DA" w14:textId="77777777" w:rsidR="00664FCA" w:rsidRPr="00BA1271" w:rsidRDefault="00664FCA" w:rsidP="00EE1BC3">
            <w:pPr>
              <w:rPr>
                <w:rFonts w:asciiTheme="minorHAnsi" w:hAnsiTheme="minorHAnsi"/>
                <w:sz w:val="22"/>
                <w:szCs w:val="28"/>
              </w:rPr>
            </w:pPr>
          </w:p>
        </w:tc>
        <w:tc>
          <w:tcPr>
            <w:tcW w:w="2471" w:type="dxa"/>
            <w:vAlign w:val="center"/>
            <w:hideMark/>
          </w:tcPr>
          <w:p w14:paraId="37F85BCC"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4DE66BAA" w14:textId="77777777" w:rsidR="00664FCA" w:rsidRPr="00BA1271" w:rsidRDefault="00664FCA" w:rsidP="00BA1271">
            <w:pPr>
              <w:ind w:left="461"/>
              <w:rPr>
                <w:rFonts w:asciiTheme="minorHAnsi" w:hAnsiTheme="minorHAnsi"/>
                <w:strike/>
              </w:rPr>
            </w:pPr>
            <w:r w:rsidRPr="00BA1271">
              <w:rPr>
                <w:rFonts w:asciiTheme="minorHAnsi" w:hAnsiTheme="minorHAnsi"/>
                <w:strike/>
              </w:rPr>
              <w:t>IMU_D-</w:t>
            </w:r>
          </w:p>
        </w:tc>
      </w:tr>
      <w:tr w:rsidR="00664FCA" w:rsidRPr="00BA1271" w14:paraId="50B2EB0E" w14:textId="77777777" w:rsidTr="00BA1271">
        <w:trPr>
          <w:trHeight w:val="360"/>
        </w:trPr>
        <w:tc>
          <w:tcPr>
            <w:tcW w:w="0" w:type="auto"/>
            <w:vMerge/>
            <w:vAlign w:val="center"/>
            <w:hideMark/>
          </w:tcPr>
          <w:p w14:paraId="42C11AF9" w14:textId="77777777" w:rsidR="00664FCA" w:rsidRPr="00BA1271" w:rsidRDefault="00664FCA" w:rsidP="00EE1BC3">
            <w:pPr>
              <w:rPr>
                <w:rFonts w:asciiTheme="minorHAnsi" w:hAnsiTheme="minorHAnsi"/>
                <w:sz w:val="22"/>
                <w:szCs w:val="28"/>
              </w:rPr>
            </w:pPr>
          </w:p>
        </w:tc>
        <w:tc>
          <w:tcPr>
            <w:tcW w:w="2471" w:type="dxa"/>
            <w:vAlign w:val="center"/>
            <w:hideMark/>
          </w:tcPr>
          <w:p w14:paraId="053490FC"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4CAAD4CF" w14:textId="77777777" w:rsidR="00664FCA" w:rsidRPr="00BA1271" w:rsidRDefault="00664FCA" w:rsidP="00BA1271">
            <w:pPr>
              <w:ind w:left="461"/>
              <w:rPr>
                <w:rFonts w:asciiTheme="minorHAnsi" w:hAnsiTheme="minorHAnsi"/>
                <w:strike/>
              </w:rPr>
            </w:pPr>
            <w:r w:rsidRPr="00BA1271">
              <w:rPr>
                <w:rFonts w:asciiTheme="minorHAnsi" w:hAnsiTheme="minorHAnsi"/>
                <w:strike/>
              </w:rPr>
              <w:t>USB_D-</w:t>
            </w:r>
          </w:p>
        </w:tc>
      </w:tr>
      <w:tr w:rsidR="00664FCA" w:rsidRPr="00BA1271" w14:paraId="1732B46C" w14:textId="77777777" w:rsidTr="00BA1271">
        <w:trPr>
          <w:trHeight w:val="360"/>
        </w:trPr>
        <w:tc>
          <w:tcPr>
            <w:tcW w:w="0" w:type="auto"/>
            <w:vMerge/>
            <w:vAlign w:val="center"/>
            <w:hideMark/>
          </w:tcPr>
          <w:p w14:paraId="7AF05A77" w14:textId="77777777" w:rsidR="00664FCA" w:rsidRPr="00BA1271" w:rsidRDefault="00664FCA" w:rsidP="00EE1BC3">
            <w:pPr>
              <w:rPr>
                <w:rFonts w:asciiTheme="minorHAnsi" w:hAnsiTheme="minorHAnsi"/>
                <w:sz w:val="22"/>
                <w:szCs w:val="28"/>
              </w:rPr>
            </w:pPr>
          </w:p>
        </w:tc>
        <w:tc>
          <w:tcPr>
            <w:tcW w:w="2471" w:type="dxa"/>
            <w:vAlign w:val="center"/>
            <w:hideMark/>
          </w:tcPr>
          <w:p w14:paraId="71CB7406"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252F007E" w14:textId="77777777" w:rsidR="00664FCA" w:rsidRPr="00BA1271" w:rsidRDefault="00664FCA" w:rsidP="00BA1271">
            <w:pPr>
              <w:ind w:left="461"/>
              <w:rPr>
                <w:rFonts w:asciiTheme="minorHAnsi" w:hAnsiTheme="minorHAnsi"/>
                <w:strike/>
              </w:rPr>
            </w:pPr>
            <w:r w:rsidRPr="00BA1271">
              <w:rPr>
                <w:rFonts w:asciiTheme="minorHAnsi" w:hAnsiTheme="minorHAnsi"/>
                <w:strike/>
              </w:rPr>
              <w:t>USB_D+</w:t>
            </w:r>
          </w:p>
        </w:tc>
      </w:tr>
      <w:tr w:rsidR="00664FCA" w:rsidRPr="00BA1271" w14:paraId="780AE172" w14:textId="77777777" w:rsidTr="00BA1271">
        <w:trPr>
          <w:trHeight w:val="360"/>
        </w:trPr>
        <w:tc>
          <w:tcPr>
            <w:tcW w:w="4508" w:type="dxa"/>
            <w:vAlign w:val="center"/>
            <w:hideMark/>
          </w:tcPr>
          <w:p w14:paraId="0F405420" w14:textId="77777777" w:rsidR="00664FCA" w:rsidRPr="00BA1271" w:rsidRDefault="00664FCA" w:rsidP="00EE1BC3">
            <w:pPr>
              <w:ind w:left="720"/>
              <w:rPr>
                <w:rFonts w:asciiTheme="minorHAnsi" w:hAnsiTheme="minorHAnsi"/>
                <w:sz w:val="18"/>
                <w:szCs w:val="22"/>
              </w:rPr>
            </w:pPr>
            <w:r w:rsidRPr="00BA1271">
              <w:rPr>
                <w:rFonts w:asciiTheme="minorHAnsi" w:hAnsiTheme="minorHAnsi"/>
                <w:sz w:val="18"/>
                <w:szCs w:val="22"/>
              </w:rPr>
              <w:t>Marking: COM?</w:t>
            </w:r>
          </w:p>
        </w:tc>
        <w:tc>
          <w:tcPr>
            <w:tcW w:w="2471" w:type="dxa"/>
            <w:vAlign w:val="center"/>
            <w:hideMark/>
          </w:tcPr>
          <w:p w14:paraId="31E80EA4" w14:textId="77777777" w:rsidR="00664FCA" w:rsidRPr="00BA1271" w:rsidRDefault="00664FCA" w:rsidP="00EE1BC3">
            <w:pPr>
              <w:ind w:right="144"/>
              <w:jc w:val="center"/>
              <w:rPr>
                <w:rFonts w:asciiTheme="minorHAnsi" w:hAnsiTheme="minorHAnsi"/>
                <w:sz w:val="22"/>
                <w:szCs w:val="28"/>
              </w:rPr>
            </w:pPr>
            <w:r w:rsidRPr="00BA1271">
              <w:rPr>
                <w:rFonts w:asciiTheme="minorHAnsi" w:hAnsiTheme="minorHAnsi"/>
              </w:rPr>
              <w:t>6</w:t>
            </w:r>
          </w:p>
        </w:tc>
        <w:tc>
          <w:tcPr>
            <w:tcW w:w="2471" w:type="dxa"/>
            <w:vAlign w:val="center"/>
            <w:hideMark/>
          </w:tcPr>
          <w:p w14:paraId="2E867A34" w14:textId="77777777" w:rsidR="00664FCA" w:rsidRPr="00BA1271" w:rsidRDefault="00664FCA" w:rsidP="00BA1271">
            <w:pPr>
              <w:ind w:left="461"/>
              <w:rPr>
                <w:rFonts w:asciiTheme="minorHAnsi" w:hAnsiTheme="minorHAnsi"/>
                <w:strike/>
              </w:rPr>
            </w:pPr>
            <w:r w:rsidRPr="00BA1271">
              <w:rPr>
                <w:rFonts w:asciiTheme="minorHAnsi" w:hAnsiTheme="minorHAnsi"/>
                <w:strike/>
              </w:rPr>
              <w:t>IMU_D+</w:t>
            </w:r>
          </w:p>
        </w:tc>
      </w:tr>
    </w:tbl>
    <w:p w14:paraId="14FFDBE7" w14:textId="77777777" w:rsidR="00664FCA" w:rsidRPr="00BA1271" w:rsidRDefault="00664FCA" w:rsidP="00BA1271">
      <w:pPr>
        <w:pStyle w:val="ListParagraph"/>
        <w:numPr>
          <w:ilvl w:val="2"/>
          <w:numId w:val="17"/>
        </w:numPr>
        <w:spacing w:before="120"/>
        <w:rPr>
          <w:rFonts w:asciiTheme="minorHAnsi" w:hAnsiTheme="minorHAnsi"/>
        </w:rPr>
      </w:pPr>
      <w:bookmarkStart w:id="86" w:name="_Toc70421292"/>
      <w:r w:rsidRPr="00BA1271">
        <w:rPr>
          <w:rFonts w:asciiTheme="minorHAnsi" w:hAnsiTheme="minorHAnsi"/>
        </w:rPr>
        <w:t>Caliper Control (CAL A)</w:t>
      </w:r>
      <w:bookmarkEnd w:id="8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02C09362" w14:textId="77777777" w:rsidTr="00BA1271">
        <w:trPr>
          <w:trHeight w:val="360"/>
        </w:trPr>
        <w:tc>
          <w:tcPr>
            <w:tcW w:w="4508" w:type="dxa"/>
            <w:vMerge w:val="restart"/>
            <w:vAlign w:val="center"/>
            <w:hideMark/>
          </w:tcPr>
          <w:p w14:paraId="36A3EB69" w14:textId="24A4E9E8"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3ADC6140" wp14:editId="232BA4A1">
                  <wp:extent cx="914400" cy="9144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498AE15A"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6FF41B19"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67DFD4E3" w14:textId="77777777" w:rsidTr="00BA1271">
        <w:trPr>
          <w:trHeight w:val="360"/>
        </w:trPr>
        <w:tc>
          <w:tcPr>
            <w:tcW w:w="0" w:type="auto"/>
            <w:vMerge/>
            <w:vAlign w:val="center"/>
            <w:hideMark/>
          </w:tcPr>
          <w:p w14:paraId="30E2CF79" w14:textId="77777777" w:rsidR="00664FCA" w:rsidRPr="00BA1271" w:rsidRDefault="00664FCA" w:rsidP="00EE1BC3">
            <w:pPr>
              <w:rPr>
                <w:rFonts w:asciiTheme="minorHAnsi" w:hAnsiTheme="minorHAnsi"/>
                <w:sz w:val="22"/>
                <w:szCs w:val="28"/>
              </w:rPr>
            </w:pPr>
          </w:p>
        </w:tc>
        <w:tc>
          <w:tcPr>
            <w:tcW w:w="2471" w:type="dxa"/>
            <w:vAlign w:val="center"/>
            <w:hideMark/>
          </w:tcPr>
          <w:p w14:paraId="083E29A2"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53CFD9B5" w14:textId="77777777" w:rsidR="00664FCA" w:rsidRPr="00BA1271" w:rsidRDefault="00664FCA" w:rsidP="00BA1271">
            <w:pPr>
              <w:ind w:left="461"/>
              <w:rPr>
                <w:rFonts w:asciiTheme="minorHAnsi" w:hAnsiTheme="minorHAnsi"/>
              </w:rPr>
            </w:pPr>
            <w:r w:rsidRPr="00BA1271">
              <w:rPr>
                <w:rFonts w:asciiTheme="minorHAnsi" w:hAnsiTheme="minorHAnsi"/>
              </w:rPr>
              <w:t>GND</w:t>
            </w:r>
          </w:p>
        </w:tc>
      </w:tr>
      <w:tr w:rsidR="00664FCA" w:rsidRPr="00BA1271" w14:paraId="05F1CBCB" w14:textId="77777777" w:rsidTr="00BA1271">
        <w:trPr>
          <w:trHeight w:val="360"/>
        </w:trPr>
        <w:tc>
          <w:tcPr>
            <w:tcW w:w="0" w:type="auto"/>
            <w:vMerge/>
            <w:vAlign w:val="center"/>
            <w:hideMark/>
          </w:tcPr>
          <w:p w14:paraId="10F6E408" w14:textId="77777777" w:rsidR="00664FCA" w:rsidRPr="00BA1271" w:rsidRDefault="00664FCA" w:rsidP="00EE1BC3">
            <w:pPr>
              <w:rPr>
                <w:rFonts w:asciiTheme="minorHAnsi" w:hAnsiTheme="minorHAnsi"/>
                <w:sz w:val="22"/>
                <w:szCs w:val="28"/>
              </w:rPr>
            </w:pPr>
          </w:p>
        </w:tc>
        <w:tc>
          <w:tcPr>
            <w:tcW w:w="2471" w:type="dxa"/>
            <w:vAlign w:val="center"/>
            <w:hideMark/>
          </w:tcPr>
          <w:p w14:paraId="6A96B908"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3345559A" w14:textId="77777777" w:rsidR="00664FCA" w:rsidRPr="00BA1271" w:rsidRDefault="00664FCA" w:rsidP="00BA1271">
            <w:pPr>
              <w:ind w:left="461"/>
              <w:rPr>
                <w:rFonts w:asciiTheme="minorHAnsi" w:hAnsiTheme="minorHAnsi"/>
              </w:rPr>
            </w:pPr>
            <w:r w:rsidRPr="00BA1271">
              <w:rPr>
                <w:rFonts w:asciiTheme="minorHAnsi" w:hAnsiTheme="minorHAnsi"/>
              </w:rPr>
              <w:t>VIN</w:t>
            </w:r>
          </w:p>
        </w:tc>
      </w:tr>
      <w:tr w:rsidR="00664FCA" w:rsidRPr="00BA1271" w14:paraId="516F5909" w14:textId="77777777" w:rsidTr="00BA1271">
        <w:trPr>
          <w:trHeight w:val="360"/>
        </w:trPr>
        <w:tc>
          <w:tcPr>
            <w:tcW w:w="0" w:type="auto"/>
            <w:vMerge/>
            <w:vAlign w:val="center"/>
            <w:hideMark/>
          </w:tcPr>
          <w:p w14:paraId="2823CBDE" w14:textId="77777777" w:rsidR="00664FCA" w:rsidRPr="00BA1271" w:rsidRDefault="00664FCA" w:rsidP="00EE1BC3">
            <w:pPr>
              <w:rPr>
                <w:rFonts w:asciiTheme="minorHAnsi" w:hAnsiTheme="minorHAnsi"/>
                <w:sz w:val="22"/>
                <w:szCs w:val="28"/>
              </w:rPr>
            </w:pPr>
          </w:p>
        </w:tc>
        <w:tc>
          <w:tcPr>
            <w:tcW w:w="2471" w:type="dxa"/>
            <w:vAlign w:val="center"/>
            <w:hideMark/>
          </w:tcPr>
          <w:p w14:paraId="0050C211"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3531C56B" w14:textId="77777777" w:rsidR="00664FCA" w:rsidRPr="00BA1271" w:rsidRDefault="00664FCA" w:rsidP="00BA1271">
            <w:pPr>
              <w:ind w:left="461"/>
              <w:rPr>
                <w:rFonts w:asciiTheme="minorHAnsi" w:hAnsiTheme="minorHAnsi"/>
              </w:rPr>
            </w:pPr>
            <w:r w:rsidRPr="00BA1271">
              <w:rPr>
                <w:rFonts w:asciiTheme="minorHAnsi" w:hAnsiTheme="minorHAnsi"/>
              </w:rPr>
              <w:t>CAL_CSB</w:t>
            </w:r>
          </w:p>
        </w:tc>
      </w:tr>
      <w:tr w:rsidR="00664FCA" w:rsidRPr="00BA1271" w14:paraId="1730A7DB" w14:textId="77777777" w:rsidTr="00BA1271">
        <w:trPr>
          <w:trHeight w:val="360"/>
        </w:trPr>
        <w:tc>
          <w:tcPr>
            <w:tcW w:w="0" w:type="auto"/>
            <w:vMerge/>
            <w:vAlign w:val="center"/>
            <w:hideMark/>
          </w:tcPr>
          <w:p w14:paraId="37B79B37" w14:textId="77777777" w:rsidR="00664FCA" w:rsidRPr="00BA1271" w:rsidRDefault="00664FCA" w:rsidP="00EE1BC3">
            <w:pPr>
              <w:rPr>
                <w:rFonts w:asciiTheme="minorHAnsi" w:hAnsiTheme="minorHAnsi"/>
                <w:sz w:val="22"/>
                <w:szCs w:val="28"/>
              </w:rPr>
            </w:pPr>
          </w:p>
        </w:tc>
        <w:tc>
          <w:tcPr>
            <w:tcW w:w="2471" w:type="dxa"/>
            <w:vAlign w:val="center"/>
            <w:hideMark/>
          </w:tcPr>
          <w:p w14:paraId="19CA6ADE"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057290FB" w14:textId="77777777" w:rsidR="00664FCA" w:rsidRPr="00BA1271" w:rsidRDefault="00664FCA" w:rsidP="00BA1271">
            <w:pPr>
              <w:ind w:left="461"/>
              <w:rPr>
                <w:rFonts w:asciiTheme="minorHAnsi" w:hAnsiTheme="minorHAnsi"/>
              </w:rPr>
            </w:pPr>
            <w:r w:rsidRPr="00BA1271">
              <w:rPr>
                <w:rFonts w:asciiTheme="minorHAnsi" w:hAnsiTheme="minorHAnsi"/>
              </w:rPr>
              <w:t>CAL_CLK</w:t>
            </w:r>
          </w:p>
        </w:tc>
      </w:tr>
      <w:tr w:rsidR="00664FCA" w:rsidRPr="00BA1271" w14:paraId="5D9C3B18" w14:textId="77777777" w:rsidTr="00BA1271">
        <w:trPr>
          <w:trHeight w:val="360"/>
        </w:trPr>
        <w:tc>
          <w:tcPr>
            <w:tcW w:w="0" w:type="auto"/>
            <w:vMerge/>
            <w:vAlign w:val="center"/>
            <w:hideMark/>
          </w:tcPr>
          <w:p w14:paraId="40A438A7" w14:textId="77777777" w:rsidR="00664FCA" w:rsidRPr="00BA1271" w:rsidRDefault="00664FCA" w:rsidP="00EE1BC3">
            <w:pPr>
              <w:rPr>
                <w:rFonts w:asciiTheme="minorHAnsi" w:hAnsiTheme="minorHAnsi"/>
                <w:sz w:val="22"/>
                <w:szCs w:val="28"/>
              </w:rPr>
            </w:pPr>
          </w:p>
        </w:tc>
        <w:tc>
          <w:tcPr>
            <w:tcW w:w="2471" w:type="dxa"/>
            <w:vAlign w:val="center"/>
            <w:hideMark/>
          </w:tcPr>
          <w:p w14:paraId="771E2C11"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5B8D7A5D" w14:textId="03217D6E" w:rsidR="00664FCA" w:rsidRPr="00BA1271" w:rsidRDefault="00664FCA" w:rsidP="00BA1271">
            <w:pPr>
              <w:ind w:left="461"/>
              <w:rPr>
                <w:rFonts w:asciiTheme="minorHAnsi" w:hAnsiTheme="minorHAnsi"/>
              </w:rPr>
            </w:pPr>
            <w:r w:rsidRPr="00BA1271">
              <w:rPr>
                <w:rFonts w:asciiTheme="minorHAnsi" w:hAnsiTheme="minorHAnsi"/>
              </w:rPr>
              <w:t>CAL_DIN</w:t>
            </w:r>
          </w:p>
        </w:tc>
      </w:tr>
      <w:tr w:rsidR="00664FCA" w:rsidRPr="00BA1271" w14:paraId="7FC5934C" w14:textId="77777777" w:rsidTr="00BA1271">
        <w:trPr>
          <w:trHeight w:val="360"/>
        </w:trPr>
        <w:tc>
          <w:tcPr>
            <w:tcW w:w="4508" w:type="dxa"/>
            <w:vAlign w:val="center"/>
            <w:hideMark/>
          </w:tcPr>
          <w:p w14:paraId="4D93E47B" w14:textId="77777777" w:rsidR="00664FCA" w:rsidRPr="00BA1271" w:rsidRDefault="00664FCA" w:rsidP="00EE1BC3">
            <w:pPr>
              <w:ind w:left="720"/>
              <w:rPr>
                <w:rFonts w:asciiTheme="minorHAnsi" w:hAnsiTheme="minorHAnsi"/>
                <w:sz w:val="18"/>
                <w:szCs w:val="22"/>
              </w:rPr>
            </w:pPr>
            <w:r w:rsidRPr="00BA1271">
              <w:rPr>
                <w:rFonts w:asciiTheme="minorHAnsi" w:hAnsiTheme="minorHAnsi"/>
                <w:sz w:val="18"/>
                <w:szCs w:val="22"/>
              </w:rPr>
              <w:t>Marking: CAL A</w:t>
            </w:r>
          </w:p>
        </w:tc>
        <w:tc>
          <w:tcPr>
            <w:tcW w:w="2471" w:type="dxa"/>
            <w:vAlign w:val="center"/>
            <w:hideMark/>
          </w:tcPr>
          <w:p w14:paraId="3DB11794" w14:textId="77777777" w:rsidR="00664FCA" w:rsidRPr="00BA1271" w:rsidRDefault="00664FCA" w:rsidP="00EE1BC3">
            <w:pPr>
              <w:ind w:right="144"/>
              <w:jc w:val="center"/>
              <w:rPr>
                <w:rFonts w:asciiTheme="minorHAnsi" w:hAnsiTheme="minorHAnsi"/>
                <w:sz w:val="22"/>
                <w:szCs w:val="28"/>
              </w:rPr>
            </w:pPr>
            <w:r w:rsidRPr="00BA1271">
              <w:rPr>
                <w:rFonts w:asciiTheme="minorHAnsi" w:hAnsiTheme="minorHAnsi"/>
              </w:rPr>
              <w:t>6</w:t>
            </w:r>
          </w:p>
        </w:tc>
        <w:tc>
          <w:tcPr>
            <w:tcW w:w="2471" w:type="dxa"/>
            <w:vAlign w:val="center"/>
            <w:hideMark/>
          </w:tcPr>
          <w:p w14:paraId="4DE25AE3" w14:textId="77777777" w:rsidR="00664FCA" w:rsidRPr="00BA1271" w:rsidRDefault="00664FCA" w:rsidP="00BA1271">
            <w:pPr>
              <w:ind w:left="461"/>
              <w:rPr>
                <w:rFonts w:asciiTheme="minorHAnsi" w:hAnsiTheme="minorHAnsi"/>
              </w:rPr>
            </w:pPr>
            <w:r w:rsidRPr="00BA1271">
              <w:rPr>
                <w:rFonts w:asciiTheme="minorHAnsi" w:hAnsiTheme="minorHAnsi"/>
              </w:rPr>
              <w:t>CAL_DO1</w:t>
            </w:r>
          </w:p>
        </w:tc>
      </w:tr>
    </w:tbl>
    <w:p w14:paraId="59B0CCD5" w14:textId="77777777" w:rsidR="00664FCA" w:rsidRPr="00BA1271" w:rsidRDefault="00664FCA" w:rsidP="00BA1271">
      <w:pPr>
        <w:pStyle w:val="ListParagraph"/>
        <w:numPr>
          <w:ilvl w:val="2"/>
          <w:numId w:val="17"/>
        </w:numPr>
        <w:spacing w:before="120"/>
        <w:rPr>
          <w:rFonts w:asciiTheme="minorHAnsi" w:hAnsiTheme="minorHAnsi"/>
        </w:rPr>
      </w:pPr>
      <w:bookmarkStart w:id="87" w:name="_Toc70421293"/>
      <w:r w:rsidRPr="00BA1271">
        <w:rPr>
          <w:rFonts w:asciiTheme="minorHAnsi" w:hAnsiTheme="minorHAnsi"/>
        </w:rPr>
        <w:t>Caliper Control (CAL B)</w:t>
      </w:r>
      <w:bookmarkEnd w:id="8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76D8A99E" w14:textId="77777777" w:rsidTr="00BA1271">
        <w:trPr>
          <w:trHeight w:val="360"/>
        </w:trPr>
        <w:tc>
          <w:tcPr>
            <w:tcW w:w="4508" w:type="dxa"/>
            <w:vMerge w:val="restart"/>
            <w:vAlign w:val="center"/>
            <w:hideMark/>
          </w:tcPr>
          <w:p w14:paraId="6EAEFBE4" w14:textId="604006DB"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338BA7A5" wp14:editId="4F76FF44">
                  <wp:extent cx="914400" cy="9144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4A0244FA"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541CFB11"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5AAB3733" w14:textId="77777777" w:rsidTr="00BA1271">
        <w:trPr>
          <w:trHeight w:val="360"/>
        </w:trPr>
        <w:tc>
          <w:tcPr>
            <w:tcW w:w="0" w:type="auto"/>
            <w:vMerge/>
            <w:vAlign w:val="center"/>
            <w:hideMark/>
          </w:tcPr>
          <w:p w14:paraId="70F0088F" w14:textId="77777777" w:rsidR="00664FCA" w:rsidRPr="00BA1271" w:rsidRDefault="00664FCA" w:rsidP="00EE1BC3">
            <w:pPr>
              <w:rPr>
                <w:rFonts w:asciiTheme="minorHAnsi" w:hAnsiTheme="minorHAnsi"/>
                <w:sz w:val="22"/>
                <w:szCs w:val="28"/>
              </w:rPr>
            </w:pPr>
          </w:p>
        </w:tc>
        <w:tc>
          <w:tcPr>
            <w:tcW w:w="2471" w:type="dxa"/>
            <w:vAlign w:val="center"/>
            <w:hideMark/>
          </w:tcPr>
          <w:p w14:paraId="43854106"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6A1C4C62" w14:textId="77777777" w:rsidR="00664FCA" w:rsidRPr="00BA1271" w:rsidRDefault="00664FCA" w:rsidP="00BA1271">
            <w:pPr>
              <w:ind w:left="461"/>
              <w:rPr>
                <w:rFonts w:asciiTheme="minorHAnsi" w:hAnsiTheme="minorHAnsi"/>
              </w:rPr>
            </w:pPr>
            <w:r w:rsidRPr="00BA1271">
              <w:rPr>
                <w:rFonts w:asciiTheme="minorHAnsi" w:hAnsiTheme="minorHAnsi"/>
              </w:rPr>
              <w:t>GND</w:t>
            </w:r>
          </w:p>
        </w:tc>
      </w:tr>
      <w:tr w:rsidR="00664FCA" w:rsidRPr="00BA1271" w14:paraId="23AB7926" w14:textId="77777777" w:rsidTr="00BA1271">
        <w:trPr>
          <w:trHeight w:val="360"/>
        </w:trPr>
        <w:tc>
          <w:tcPr>
            <w:tcW w:w="0" w:type="auto"/>
            <w:vMerge/>
            <w:vAlign w:val="center"/>
            <w:hideMark/>
          </w:tcPr>
          <w:p w14:paraId="75717312" w14:textId="77777777" w:rsidR="00664FCA" w:rsidRPr="00BA1271" w:rsidRDefault="00664FCA" w:rsidP="00EE1BC3">
            <w:pPr>
              <w:rPr>
                <w:rFonts w:asciiTheme="minorHAnsi" w:hAnsiTheme="minorHAnsi"/>
                <w:sz w:val="22"/>
                <w:szCs w:val="28"/>
              </w:rPr>
            </w:pPr>
          </w:p>
        </w:tc>
        <w:tc>
          <w:tcPr>
            <w:tcW w:w="2471" w:type="dxa"/>
            <w:vAlign w:val="center"/>
            <w:hideMark/>
          </w:tcPr>
          <w:p w14:paraId="1C5867B0"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068E7F04" w14:textId="77777777" w:rsidR="00664FCA" w:rsidRPr="00BA1271" w:rsidRDefault="00664FCA" w:rsidP="00BA1271">
            <w:pPr>
              <w:ind w:left="461"/>
              <w:rPr>
                <w:rFonts w:asciiTheme="minorHAnsi" w:hAnsiTheme="minorHAnsi"/>
              </w:rPr>
            </w:pPr>
            <w:r w:rsidRPr="00BA1271">
              <w:rPr>
                <w:rFonts w:asciiTheme="minorHAnsi" w:hAnsiTheme="minorHAnsi"/>
              </w:rPr>
              <w:t>CAL_DO2</w:t>
            </w:r>
          </w:p>
        </w:tc>
      </w:tr>
      <w:tr w:rsidR="00664FCA" w:rsidRPr="00BA1271" w14:paraId="2D5AEC64" w14:textId="77777777" w:rsidTr="00BA1271">
        <w:trPr>
          <w:trHeight w:val="360"/>
        </w:trPr>
        <w:tc>
          <w:tcPr>
            <w:tcW w:w="0" w:type="auto"/>
            <w:vMerge/>
            <w:vAlign w:val="center"/>
            <w:hideMark/>
          </w:tcPr>
          <w:p w14:paraId="04535F3B" w14:textId="77777777" w:rsidR="00664FCA" w:rsidRPr="00BA1271" w:rsidRDefault="00664FCA" w:rsidP="00EE1BC3">
            <w:pPr>
              <w:rPr>
                <w:rFonts w:asciiTheme="minorHAnsi" w:hAnsiTheme="minorHAnsi"/>
                <w:sz w:val="22"/>
                <w:szCs w:val="28"/>
              </w:rPr>
            </w:pPr>
          </w:p>
        </w:tc>
        <w:tc>
          <w:tcPr>
            <w:tcW w:w="2471" w:type="dxa"/>
            <w:vAlign w:val="center"/>
            <w:hideMark/>
          </w:tcPr>
          <w:p w14:paraId="0D79054C"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76CCE430" w14:textId="77777777" w:rsidR="00664FCA" w:rsidRPr="00BA1271" w:rsidRDefault="00664FCA" w:rsidP="00BA1271">
            <w:pPr>
              <w:ind w:left="461"/>
              <w:rPr>
                <w:rFonts w:asciiTheme="minorHAnsi" w:hAnsiTheme="minorHAnsi"/>
              </w:rPr>
            </w:pPr>
            <w:r w:rsidRPr="00BA1271">
              <w:rPr>
                <w:rFonts w:asciiTheme="minorHAnsi" w:hAnsiTheme="minorHAnsi"/>
              </w:rPr>
              <w:t>CAL_DO3</w:t>
            </w:r>
          </w:p>
        </w:tc>
      </w:tr>
      <w:tr w:rsidR="00664FCA" w:rsidRPr="00BA1271" w14:paraId="7A4602A4" w14:textId="77777777" w:rsidTr="00BA1271">
        <w:trPr>
          <w:trHeight w:val="360"/>
        </w:trPr>
        <w:tc>
          <w:tcPr>
            <w:tcW w:w="0" w:type="auto"/>
            <w:vMerge/>
            <w:vAlign w:val="center"/>
            <w:hideMark/>
          </w:tcPr>
          <w:p w14:paraId="142B81FC" w14:textId="77777777" w:rsidR="00664FCA" w:rsidRPr="00BA1271" w:rsidRDefault="00664FCA" w:rsidP="00EE1BC3">
            <w:pPr>
              <w:rPr>
                <w:rFonts w:asciiTheme="minorHAnsi" w:hAnsiTheme="minorHAnsi"/>
                <w:sz w:val="22"/>
                <w:szCs w:val="28"/>
              </w:rPr>
            </w:pPr>
          </w:p>
        </w:tc>
        <w:tc>
          <w:tcPr>
            <w:tcW w:w="2471" w:type="dxa"/>
            <w:vAlign w:val="center"/>
            <w:hideMark/>
          </w:tcPr>
          <w:p w14:paraId="6426693A"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309FB741" w14:textId="77777777" w:rsidR="00664FCA" w:rsidRPr="00BA1271" w:rsidRDefault="00664FCA" w:rsidP="00BA1271">
            <w:pPr>
              <w:ind w:left="461"/>
              <w:rPr>
                <w:rFonts w:asciiTheme="minorHAnsi" w:hAnsiTheme="minorHAnsi"/>
              </w:rPr>
            </w:pPr>
            <w:r w:rsidRPr="00BA1271">
              <w:rPr>
                <w:rFonts w:asciiTheme="minorHAnsi" w:hAnsiTheme="minorHAnsi"/>
              </w:rPr>
              <w:t>CAL_DO4</w:t>
            </w:r>
          </w:p>
        </w:tc>
      </w:tr>
      <w:tr w:rsidR="00664FCA" w:rsidRPr="00BA1271" w14:paraId="052DD24F" w14:textId="77777777" w:rsidTr="00BA1271">
        <w:trPr>
          <w:trHeight w:val="360"/>
        </w:trPr>
        <w:tc>
          <w:tcPr>
            <w:tcW w:w="0" w:type="auto"/>
            <w:vMerge/>
            <w:vAlign w:val="center"/>
            <w:hideMark/>
          </w:tcPr>
          <w:p w14:paraId="6AE03919" w14:textId="77777777" w:rsidR="00664FCA" w:rsidRPr="00BA1271" w:rsidRDefault="00664FCA" w:rsidP="00EE1BC3">
            <w:pPr>
              <w:rPr>
                <w:rFonts w:asciiTheme="minorHAnsi" w:hAnsiTheme="minorHAnsi"/>
                <w:sz w:val="22"/>
                <w:szCs w:val="28"/>
              </w:rPr>
            </w:pPr>
          </w:p>
        </w:tc>
        <w:tc>
          <w:tcPr>
            <w:tcW w:w="2471" w:type="dxa"/>
            <w:vAlign w:val="center"/>
            <w:hideMark/>
          </w:tcPr>
          <w:p w14:paraId="36FB6719"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65AEFD07" w14:textId="77777777" w:rsidR="00664FCA" w:rsidRPr="00BA1271" w:rsidRDefault="00664FCA" w:rsidP="00BA1271">
            <w:pPr>
              <w:ind w:left="461"/>
              <w:rPr>
                <w:rFonts w:asciiTheme="minorHAnsi" w:hAnsiTheme="minorHAnsi"/>
              </w:rPr>
            </w:pPr>
            <w:r w:rsidRPr="00BA1271">
              <w:rPr>
                <w:rFonts w:asciiTheme="minorHAnsi" w:hAnsiTheme="minorHAnsi"/>
              </w:rPr>
              <w:t>CAL_DO5</w:t>
            </w:r>
          </w:p>
        </w:tc>
      </w:tr>
      <w:tr w:rsidR="00664FCA" w:rsidRPr="00BA1271" w14:paraId="18EBDB19" w14:textId="77777777" w:rsidTr="00BA1271">
        <w:trPr>
          <w:trHeight w:val="360"/>
        </w:trPr>
        <w:tc>
          <w:tcPr>
            <w:tcW w:w="4508" w:type="dxa"/>
            <w:vAlign w:val="center"/>
            <w:hideMark/>
          </w:tcPr>
          <w:p w14:paraId="49E9CF3B" w14:textId="77777777" w:rsidR="00664FCA" w:rsidRPr="00BA1271" w:rsidRDefault="00664FCA" w:rsidP="00EE1BC3">
            <w:pPr>
              <w:ind w:left="720"/>
              <w:rPr>
                <w:rFonts w:asciiTheme="minorHAnsi" w:hAnsiTheme="minorHAnsi"/>
              </w:rPr>
            </w:pPr>
            <w:r w:rsidRPr="00BA1271">
              <w:rPr>
                <w:rFonts w:asciiTheme="minorHAnsi" w:hAnsiTheme="minorHAnsi"/>
                <w:sz w:val="18"/>
                <w:szCs w:val="22"/>
              </w:rPr>
              <w:t>Marking: CAL B</w:t>
            </w:r>
          </w:p>
        </w:tc>
        <w:tc>
          <w:tcPr>
            <w:tcW w:w="2471" w:type="dxa"/>
            <w:vAlign w:val="center"/>
            <w:hideMark/>
          </w:tcPr>
          <w:p w14:paraId="29BFDC8F" w14:textId="77777777" w:rsidR="00664FCA" w:rsidRPr="00BA1271" w:rsidRDefault="00664FCA" w:rsidP="00EE1BC3">
            <w:pPr>
              <w:ind w:right="144"/>
              <w:jc w:val="center"/>
              <w:rPr>
                <w:rFonts w:asciiTheme="minorHAnsi" w:hAnsiTheme="minorHAnsi"/>
              </w:rPr>
            </w:pPr>
            <w:r w:rsidRPr="00BA1271">
              <w:rPr>
                <w:rFonts w:asciiTheme="minorHAnsi" w:hAnsiTheme="minorHAnsi"/>
              </w:rPr>
              <w:t>6</w:t>
            </w:r>
          </w:p>
        </w:tc>
        <w:tc>
          <w:tcPr>
            <w:tcW w:w="2471" w:type="dxa"/>
            <w:vAlign w:val="center"/>
            <w:hideMark/>
          </w:tcPr>
          <w:p w14:paraId="407D106C" w14:textId="77777777" w:rsidR="00664FCA" w:rsidRPr="00BA1271" w:rsidRDefault="00664FCA" w:rsidP="00BA1271">
            <w:pPr>
              <w:ind w:left="461"/>
              <w:rPr>
                <w:rFonts w:asciiTheme="minorHAnsi" w:hAnsiTheme="minorHAnsi"/>
              </w:rPr>
            </w:pPr>
            <w:r w:rsidRPr="00BA1271">
              <w:rPr>
                <w:rFonts w:asciiTheme="minorHAnsi" w:hAnsiTheme="minorHAnsi"/>
              </w:rPr>
              <w:t>CAL_DO6</w:t>
            </w:r>
          </w:p>
        </w:tc>
      </w:tr>
    </w:tbl>
    <w:p w14:paraId="2B411C15" w14:textId="77777777" w:rsidR="00664FCA" w:rsidRPr="00BA1271" w:rsidRDefault="00664FCA" w:rsidP="00BA1271">
      <w:pPr>
        <w:pStyle w:val="ListParagraph"/>
        <w:numPr>
          <w:ilvl w:val="2"/>
          <w:numId w:val="17"/>
        </w:numPr>
        <w:spacing w:before="120"/>
        <w:rPr>
          <w:rFonts w:asciiTheme="minorHAnsi" w:hAnsiTheme="minorHAnsi"/>
        </w:rPr>
      </w:pPr>
      <w:bookmarkStart w:id="88" w:name="_Toc70421294"/>
      <w:r w:rsidRPr="00BA1271">
        <w:rPr>
          <w:rFonts w:asciiTheme="minorHAnsi" w:hAnsiTheme="minorHAnsi"/>
        </w:rPr>
        <w:t>Caliper Control (CAL C)</w:t>
      </w:r>
      <w:bookmarkEnd w:id="8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23D3CDF1" w14:textId="77777777" w:rsidTr="00BA1271">
        <w:trPr>
          <w:trHeight w:val="360"/>
        </w:trPr>
        <w:tc>
          <w:tcPr>
            <w:tcW w:w="4508" w:type="dxa"/>
            <w:vMerge w:val="restart"/>
            <w:vAlign w:val="center"/>
            <w:hideMark/>
          </w:tcPr>
          <w:p w14:paraId="7BDF2ED6" w14:textId="15666D9F"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0FAB4527" wp14:editId="280E80FC">
                  <wp:extent cx="914400" cy="9144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3C14C672"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040DE340"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4FD06EB2" w14:textId="77777777" w:rsidTr="00BA1271">
        <w:trPr>
          <w:trHeight w:val="360"/>
        </w:trPr>
        <w:tc>
          <w:tcPr>
            <w:tcW w:w="0" w:type="auto"/>
            <w:vMerge/>
            <w:vAlign w:val="center"/>
            <w:hideMark/>
          </w:tcPr>
          <w:p w14:paraId="0F90592A" w14:textId="77777777" w:rsidR="00664FCA" w:rsidRPr="00BA1271" w:rsidRDefault="00664FCA" w:rsidP="00EE1BC3">
            <w:pPr>
              <w:rPr>
                <w:rFonts w:asciiTheme="minorHAnsi" w:hAnsiTheme="minorHAnsi"/>
                <w:sz w:val="22"/>
                <w:szCs w:val="28"/>
              </w:rPr>
            </w:pPr>
          </w:p>
        </w:tc>
        <w:tc>
          <w:tcPr>
            <w:tcW w:w="2471" w:type="dxa"/>
            <w:vAlign w:val="center"/>
            <w:hideMark/>
          </w:tcPr>
          <w:p w14:paraId="2FB96618"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768E6548" w14:textId="77777777" w:rsidR="00664FCA" w:rsidRPr="00BA1271" w:rsidRDefault="00664FCA" w:rsidP="00BA1271">
            <w:pPr>
              <w:ind w:left="461"/>
              <w:rPr>
                <w:rFonts w:asciiTheme="minorHAnsi" w:hAnsiTheme="minorHAnsi"/>
              </w:rPr>
            </w:pPr>
            <w:r w:rsidRPr="00BA1271">
              <w:rPr>
                <w:rFonts w:asciiTheme="minorHAnsi" w:hAnsiTheme="minorHAnsi"/>
              </w:rPr>
              <w:t>GND</w:t>
            </w:r>
          </w:p>
        </w:tc>
      </w:tr>
      <w:tr w:rsidR="00664FCA" w:rsidRPr="00BA1271" w14:paraId="0B157BEE" w14:textId="77777777" w:rsidTr="00BA1271">
        <w:trPr>
          <w:trHeight w:val="360"/>
        </w:trPr>
        <w:tc>
          <w:tcPr>
            <w:tcW w:w="0" w:type="auto"/>
            <w:vMerge/>
            <w:vAlign w:val="center"/>
            <w:hideMark/>
          </w:tcPr>
          <w:p w14:paraId="0A33801A" w14:textId="77777777" w:rsidR="00664FCA" w:rsidRPr="00BA1271" w:rsidRDefault="00664FCA" w:rsidP="00EE1BC3">
            <w:pPr>
              <w:rPr>
                <w:rFonts w:asciiTheme="minorHAnsi" w:hAnsiTheme="minorHAnsi"/>
                <w:sz w:val="22"/>
                <w:szCs w:val="28"/>
              </w:rPr>
            </w:pPr>
          </w:p>
        </w:tc>
        <w:tc>
          <w:tcPr>
            <w:tcW w:w="2471" w:type="dxa"/>
            <w:vAlign w:val="center"/>
            <w:hideMark/>
          </w:tcPr>
          <w:p w14:paraId="74C62C53"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719F65E8" w14:textId="77777777" w:rsidR="00664FCA" w:rsidRPr="00BA1271" w:rsidRDefault="00664FCA" w:rsidP="00BA1271">
            <w:pPr>
              <w:ind w:left="461"/>
              <w:rPr>
                <w:rFonts w:asciiTheme="minorHAnsi" w:hAnsiTheme="minorHAnsi"/>
              </w:rPr>
            </w:pPr>
            <w:r w:rsidRPr="00BA1271">
              <w:rPr>
                <w:rFonts w:asciiTheme="minorHAnsi" w:hAnsiTheme="minorHAnsi"/>
              </w:rPr>
              <w:t>VDD</w:t>
            </w:r>
          </w:p>
        </w:tc>
      </w:tr>
      <w:tr w:rsidR="00664FCA" w:rsidRPr="00BA1271" w14:paraId="19F2C6DF" w14:textId="77777777" w:rsidTr="00BA1271">
        <w:trPr>
          <w:trHeight w:val="360"/>
        </w:trPr>
        <w:tc>
          <w:tcPr>
            <w:tcW w:w="0" w:type="auto"/>
            <w:vMerge/>
            <w:vAlign w:val="center"/>
            <w:hideMark/>
          </w:tcPr>
          <w:p w14:paraId="52401CAC" w14:textId="77777777" w:rsidR="00664FCA" w:rsidRPr="00BA1271" w:rsidRDefault="00664FCA" w:rsidP="00EE1BC3">
            <w:pPr>
              <w:rPr>
                <w:rFonts w:asciiTheme="minorHAnsi" w:hAnsiTheme="minorHAnsi"/>
                <w:sz w:val="22"/>
                <w:szCs w:val="28"/>
              </w:rPr>
            </w:pPr>
          </w:p>
        </w:tc>
        <w:tc>
          <w:tcPr>
            <w:tcW w:w="2471" w:type="dxa"/>
            <w:vAlign w:val="center"/>
            <w:hideMark/>
          </w:tcPr>
          <w:p w14:paraId="0098C9B5"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007EC25B" w14:textId="77777777" w:rsidR="00664FCA" w:rsidRPr="00BA1271" w:rsidRDefault="00664FCA" w:rsidP="00BA1271">
            <w:pPr>
              <w:ind w:left="461"/>
              <w:rPr>
                <w:rFonts w:asciiTheme="minorHAnsi" w:hAnsiTheme="minorHAnsi"/>
              </w:rPr>
            </w:pPr>
            <w:r w:rsidRPr="00BA1271">
              <w:rPr>
                <w:rFonts w:asciiTheme="minorHAnsi" w:hAnsiTheme="minorHAnsi"/>
              </w:rPr>
              <w:t>CAL_DO2</w:t>
            </w:r>
          </w:p>
        </w:tc>
      </w:tr>
      <w:tr w:rsidR="00664FCA" w:rsidRPr="00BA1271" w14:paraId="53DC41A3" w14:textId="77777777" w:rsidTr="00BA1271">
        <w:trPr>
          <w:trHeight w:val="360"/>
        </w:trPr>
        <w:tc>
          <w:tcPr>
            <w:tcW w:w="0" w:type="auto"/>
            <w:vMerge/>
            <w:vAlign w:val="center"/>
            <w:hideMark/>
          </w:tcPr>
          <w:p w14:paraId="11C425A0" w14:textId="77777777" w:rsidR="00664FCA" w:rsidRPr="00BA1271" w:rsidRDefault="00664FCA" w:rsidP="00EE1BC3">
            <w:pPr>
              <w:rPr>
                <w:rFonts w:asciiTheme="minorHAnsi" w:hAnsiTheme="minorHAnsi"/>
                <w:sz w:val="22"/>
                <w:szCs w:val="28"/>
              </w:rPr>
            </w:pPr>
          </w:p>
        </w:tc>
        <w:tc>
          <w:tcPr>
            <w:tcW w:w="2471" w:type="dxa"/>
            <w:vAlign w:val="center"/>
            <w:hideMark/>
          </w:tcPr>
          <w:p w14:paraId="2CE436B1"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4A12F20A" w14:textId="77777777" w:rsidR="00664FCA" w:rsidRPr="00BA1271" w:rsidRDefault="00664FCA" w:rsidP="00BA1271">
            <w:pPr>
              <w:ind w:left="461"/>
              <w:rPr>
                <w:rFonts w:asciiTheme="minorHAnsi" w:hAnsiTheme="minorHAnsi"/>
              </w:rPr>
            </w:pPr>
            <w:r w:rsidRPr="00BA1271">
              <w:rPr>
                <w:rFonts w:asciiTheme="minorHAnsi" w:hAnsiTheme="minorHAnsi"/>
              </w:rPr>
              <w:t>ODO1</w:t>
            </w:r>
          </w:p>
        </w:tc>
      </w:tr>
      <w:tr w:rsidR="00664FCA" w:rsidRPr="00BA1271" w14:paraId="592E9F31" w14:textId="77777777" w:rsidTr="00BA1271">
        <w:trPr>
          <w:trHeight w:val="360"/>
        </w:trPr>
        <w:tc>
          <w:tcPr>
            <w:tcW w:w="0" w:type="auto"/>
            <w:vMerge/>
            <w:vAlign w:val="center"/>
            <w:hideMark/>
          </w:tcPr>
          <w:p w14:paraId="43CEDDD6" w14:textId="77777777" w:rsidR="00664FCA" w:rsidRPr="00BA1271" w:rsidRDefault="00664FCA" w:rsidP="00EE1BC3">
            <w:pPr>
              <w:rPr>
                <w:rFonts w:asciiTheme="minorHAnsi" w:hAnsiTheme="minorHAnsi"/>
                <w:sz w:val="22"/>
                <w:szCs w:val="28"/>
              </w:rPr>
            </w:pPr>
          </w:p>
        </w:tc>
        <w:tc>
          <w:tcPr>
            <w:tcW w:w="2471" w:type="dxa"/>
            <w:vAlign w:val="center"/>
            <w:hideMark/>
          </w:tcPr>
          <w:p w14:paraId="7221297D"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7D419CF0" w14:textId="77777777" w:rsidR="00664FCA" w:rsidRPr="00BA1271" w:rsidRDefault="00664FCA" w:rsidP="00BA1271">
            <w:pPr>
              <w:ind w:left="461"/>
              <w:rPr>
                <w:rFonts w:asciiTheme="minorHAnsi" w:hAnsiTheme="minorHAnsi"/>
              </w:rPr>
            </w:pPr>
            <w:r w:rsidRPr="00BA1271">
              <w:rPr>
                <w:rFonts w:asciiTheme="minorHAnsi" w:hAnsiTheme="minorHAnsi"/>
              </w:rPr>
              <w:t>ODO2</w:t>
            </w:r>
          </w:p>
        </w:tc>
      </w:tr>
      <w:tr w:rsidR="00664FCA" w:rsidRPr="00BA1271" w14:paraId="41C7E29E" w14:textId="77777777" w:rsidTr="00BA1271">
        <w:trPr>
          <w:trHeight w:val="360"/>
        </w:trPr>
        <w:tc>
          <w:tcPr>
            <w:tcW w:w="4508" w:type="dxa"/>
            <w:vAlign w:val="center"/>
            <w:hideMark/>
          </w:tcPr>
          <w:p w14:paraId="6C9E0C51" w14:textId="77777777" w:rsidR="00664FCA" w:rsidRPr="00BA1271" w:rsidRDefault="00664FCA" w:rsidP="00EE1BC3">
            <w:pPr>
              <w:ind w:left="720"/>
              <w:rPr>
                <w:rFonts w:asciiTheme="minorHAnsi" w:hAnsiTheme="minorHAnsi"/>
              </w:rPr>
            </w:pPr>
            <w:r w:rsidRPr="00BA1271">
              <w:rPr>
                <w:rFonts w:asciiTheme="minorHAnsi" w:hAnsiTheme="minorHAnsi"/>
                <w:sz w:val="18"/>
                <w:szCs w:val="22"/>
              </w:rPr>
              <w:t>Marking: CAL C</w:t>
            </w:r>
          </w:p>
        </w:tc>
        <w:tc>
          <w:tcPr>
            <w:tcW w:w="2471" w:type="dxa"/>
            <w:vAlign w:val="center"/>
            <w:hideMark/>
          </w:tcPr>
          <w:p w14:paraId="064B6063" w14:textId="77777777" w:rsidR="00664FCA" w:rsidRPr="00BA1271" w:rsidRDefault="00664FCA" w:rsidP="00EE1BC3">
            <w:pPr>
              <w:ind w:right="144"/>
              <w:jc w:val="center"/>
              <w:rPr>
                <w:rFonts w:asciiTheme="minorHAnsi" w:hAnsiTheme="minorHAnsi"/>
              </w:rPr>
            </w:pPr>
            <w:r w:rsidRPr="00BA1271">
              <w:rPr>
                <w:rFonts w:asciiTheme="minorHAnsi" w:hAnsiTheme="minorHAnsi"/>
              </w:rPr>
              <w:t>6</w:t>
            </w:r>
          </w:p>
        </w:tc>
        <w:tc>
          <w:tcPr>
            <w:tcW w:w="2471" w:type="dxa"/>
            <w:vAlign w:val="center"/>
            <w:hideMark/>
          </w:tcPr>
          <w:p w14:paraId="14BD6B3E" w14:textId="77777777" w:rsidR="00664FCA" w:rsidRPr="00BA1271" w:rsidRDefault="00664FCA" w:rsidP="00BA1271">
            <w:pPr>
              <w:ind w:left="461"/>
              <w:rPr>
                <w:rFonts w:asciiTheme="minorHAnsi" w:hAnsiTheme="minorHAnsi"/>
              </w:rPr>
            </w:pPr>
            <w:r w:rsidRPr="00BA1271">
              <w:rPr>
                <w:rFonts w:asciiTheme="minorHAnsi" w:hAnsiTheme="minorHAnsi"/>
              </w:rPr>
              <w:t>ODO3</w:t>
            </w:r>
          </w:p>
        </w:tc>
      </w:tr>
    </w:tbl>
    <w:p w14:paraId="07CF3C42" w14:textId="77777777" w:rsidR="00BA1271" w:rsidRPr="003B48AE" w:rsidRDefault="00BA1271" w:rsidP="003B48AE">
      <w:pPr>
        <w:spacing w:before="120"/>
        <w:rPr>
          <w:rFonts w:asciiTheme="minorHAnsi" w:hAnsiTheme="minorHAnsi"/>
        </w:rPr>
      </w:pPr>
      <w:bookmarkStart w:id="89" w:name="_Toc70421295"/>
      <w:r w:rsidRPr="003B48AE">
        <w:rPr>
          <w:rFonts w:asciiTheme="minorHAnsi" w:hAnsiTheme="minorHAnsi"/>
        </w:rPr>
        <w:br w:type="page"/>
      </w:r>
    </w:p>
    <w:p w14:paraId="2C4DB0F9" w14:textId="01572912" w:rsidR="00664FCA" w:rsidRPr="00BA1271" w:rsidRDefault="00664FCA" w:rsidP="00BA1271">
      <w:pPr>
        <w:pStyle w:val="ListParagraph"/>
        <w:numPr>
          <w:ilvl w:val="2"/>
          <w:numId w:val="17"/>
        </w:numPr>
        <w:spacing w:before="120"/>
        <w:rPr>
          <w:rFonts w:asciiTheme="minorHAnsi" w:hAnsiTheme="minorHAnsi"/>
        </w:rPr>
      </w:pPr>
      <w:r w:rsidRPr="00BA1271">
        <w:rPr>
          <w:rFonts w:asciiTheme="minorHAnsi" w:hAnsiTheme="minorHAnsi"/>
        </w:rPr>
        <w:lastRenderedPageBreak/>
        <w:t>Caliper Control (CAL D)</w:t>
      </w:r>
      <w:bookmarkEnd w:id="8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75A527FC" w14:textId="77777777" w:rsidTr="00BA1271">
        <w:trPr>
          <w:trHeight w:val="360"/>
        </w:trPr>
        <w:tc>
          <w:tcPr>
            <w:tcW w:w="4508" w:type="dxa"/>
            <w:vMerge w:val="restart"/>
            <w:vAlign w:val="center"/>
            <w:hideMark/>
          </w:tcPr>
          <w:p w14:paraId="3B8B17AD" w14:textId="350C4C3F"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3888A556" wp14:editId="076425E5">
                  <wp:extent cx="914400" cy="9144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62180BCE"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4F89D45F"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38522555" w14:textId="77777777" w:rsidTr="00BA1271">
        <w:trPr>
          <w:trHeight w:val="360"/>
        </w:trPr>
        <w:tc>
          <w:tcPr>
            <w:tcW w:w="0" w:type="auto"/>
            <w:vMerge/>
            <w:vAlign w:val="center"/>
            <w:hideMark/>
          </w:tcPr>
          <w:p w14:paraId="5BFBE8D4" w14:textId="77777777" w:rsidR="00664FCA" w:rsidRPr="00BA1271" w:rsidRDefault="00664FCA" w:rsidP="00EE1BC3">
            <w:pPr>
              <w:rPr>
                <w:rFonts w:asciiTheme="minorHAnsi" w:hAnsiTheme="minorHAnsi"/>
                <w:sz w:val="22"/>
                <w:szCs w:val="28"/>
              </w:rPr>
            </w:pPr>
          </w:p>
        </w:tc>
        <w:tc>
          <w:tcPr>
            <w:tcW w:w="2471" w:type="dxa"/>
            <w:vAlign w:val="center"/>
            <w:hideMark/>
          </w:tcPr>
          <w:p w14:paraId="6A1FF7A3"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676C1442" w14:textId="77777777" w:rsidR="00664FCA" w:rsidRPr="00BA1271" w:rsidRDefault="00664FCA" w:rsidP="00BA1271">
            <w:pPr>
              <w:ind w:left="461"/>
              <w:rPr>
                <w:rFonts w:asciiTheme="minorHAnsi" w:hAnsiTheme="minorHAnsi"/>
              </w:rPr>
            </w:pPr>
            <w:r w:rsidRPr="00BA1271">
              <w:rPr>
                <w:rFonts w:asciiTheme="minorHAnsi" w:hAnsiTheme="minorHAnsi"/>
              </w:rPr>
              <w:t>GND</w:t>
            </w:r>
          </w:p>
        </w:tc>
      </w:tr>
      <w:tr w:rsidR="00664FCA" w:rsidRPr="00BA1271" w14:paraId="1A71A63C" w14:textId="77777777" w:rsidTr="00BA1271">
        <w:trPr>
          <w:trHeight w:val="360"/>
        </w:trPr>
        <w:tc>
          <w:tcPr>
            <w:tcW w:w="0" w:type="auto"/>
            <w:vMerge/>
            <w:vAlign w:val="center"/>
            <w:hideMark/>
          </w:tcPr>
          <w:p w14:paraId="426F034C" w14:textId="77777777" w:rsidR="00664FCA" w:rsidRPr="00BA1271" w:rsidRDefault="00664FCA" w:rsidP="00EE1BC3">
            <w:pPr>
              <w:rPr>
                <w:rFonts w:asciiTheme="minorHAnsi" w:hAnsiTheme="minorHAnsi"/>
                <w:sz w:val="22"/>
                <w:szCs w:val="28"/>
              </w:rPr>
            </w:pPr>
          </w:p>
        </w:tc>
        <w:tc>
          <w:tcPr>
            <w:tcW w:w="2471" w:type="dxa"/>
            <w:vAlign w:val="center"/>
            <w:hideMark/>
          </w:tcPr>
          <w:p w14:paraId="37DE5726"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67C20CCB" w14:textId="77777777" w:rsidR="00664FCA" w:rsidRPr="00BA1271" w:rsidRDefault="00664FCA" w:rsidP="00BA1271">
            <w:pPr>
              <w:ind w:left="461"/>
              <w:rPr>
                <w:rFonts w:asciiTheme="minorHAnsi" w:hAnsiTheme="minorHAnsi"/>
              </w:rPr>
            </w:pPr>
            <w:r w:rsidRPr="00BA1271">
              <w:rPr>
                <w:rFonts w:asciiTheme="minorHAnsi" w:hAnsiTheme="minorHAnsi"/>
              </w:rPr>
              <w:t>VIN, VCC</w:t>
            </w:r>
          </w:p>
        </w:tc>
      </w:tr>
      <w:tr w:rsidR="00664FCA" w:rsidRPr="00BA1271" w14:paraId="17D0BD0A" w14:textId="77777777" w:rsidTr="00BA1271">
        <w:trPr>
          <w:trHeight w:val="360"/>
        </w:trPr>
        <w:tc>
          <w:tcPr>
            <w:tcW w:w="0" w:type="auto"/>
            <w:vMerge/>
            <w:vAlign w:val="center"/>
            <w:hideMark/>
          </w:tcPr>
          <w:p w14:paraId="15030126" w14:textId="77777777" w:rsidR="00664FCA" w:rsidRPr="00BA1271" w:rsidRDefault="00664FCA" w:rsidP="00EE1BC3">
            <w:pPr>
              <w:rPr>
                <w:rFonts w:asciiTheme="minorHAnsi" w:hAnsiTheme="minorHAnsi"/>
                <w:sz w:val="22"/>
                <w:szCs w:val="28"/>
              </w:rPr>
            </w:pPr>
          </w:p>
        </w:tc>
        <w:tc>
          <w:tcPr>
            <w:tcW w:w="2471" w:type="dxa"/>
            <w:vAlign w:val="center"/>
            <w:hideMark/>
          </w:tcPr>
          <w:p w14:paraId="2F4FCEDF"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23C0001A" w14:textId="77777777" w:rsidR="00664FCA" w:rsidRPr="00BA1271" w:rsidRDefault="00664FCA" w:rsidP="00BA1271">
            <w:pPr>
              <w:ind w:left="461"/>
              <w:rPr>
                <w:rFonts w:asciiTheme="minorHAnsi" w:hAnsiTheme="minorHAnsi"/>
              </w:rPr>
            </w:pPr>
            <w:r w:rsidRPr="00BA1271">
              <w:rPr>
                <w:rFonts w:asciiTheme="minorHAnsi" w:hAnsiTheme="minorHAnsi"/>
              </w:rPr>
              <w:t>VDD</w:t>
            </w:r>
          </w:p>
        </w:tc>
      </w:tr>
      <w:tr w:rsidR="00664FCA" w:rsidRPr="00BA1271" w14:paraId="2D7D9B3A" w14:textId="77777777" w:rsidTr="00BA1271">
        <w:trPr>
          <w:trHeight w:val="360"/>
        </w:trPr>
        <w:tc>
          <w:tcPr>
            <w:tcW w:w="0" w:type="auto"/>
            <w:vMerge/>
            <w:vAlign w:val="center"/>
            <w:hideMark/>
          </w:tcPr>
          <w:p w14:paraId="3DF0E912" w14:textId="77777777" w:rsidR="00664FCA" w:rsidRPr="00BA1271" w:rsidRDefault="00664FCA" w:rsidP="00EE1BC3">
            <w:pPr>
              <w:rPr>
                <w:rFonts w:asciiTheme="minorHAnsi" w:hAnsiTheme="minorHAnsi"/>
                <w:sz w:val="22"/>
                <w:szCs w:val="28"/>
              </w:rPr>
            </w:pPr>
          </w:p>
        </w:tc>
        <w:tc>
          <w:tcPr>
            <w:tcW w:w="2471" w:type="dxa"/>
            <w:vAlign w:val="center"/>
            <w:hideMark/>
          </w:tcPr>
          <w:p w14:paraId="5E2A3978"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14EB99F2" w14:textId="77777777" w:rsidR="00664FCA" w:rsidRPr="00BA1271" w:rsidRDefault="00664FCA" w:rsidP="00BA1271">
            <w:pPr>
              <w:ind w:left="461"/>
              <w:rPr>
                <w:rFonts w:asciiTheme="minorHAnsi" w:hAnsiTheme="minorHAnsi"/>
              </w:rPr>
            </w:pPr>
            <w:r w:rsidRPr="00BA1271">
              <w:rPr>
                <w:rFonts w:asciiTheme="minorHAnsi" w:hAnsiTheme="minorHAnsi"/>
              </w:rPr>
              <w:t>CAL_CLK</w:t>
            </w:r>
          </w:p>
        </w:tc>
      </w:tr>
      <w:tr w:rsidR="00664FCA" w:rsidRPr="00664FCA" w14:paraId="0636BB67" w14:textId="77777777" w:rsidTr="00BA1271">
        <w:trPr>
          <w:trHeight w:val="360"/>
        </w:trPr>
        <w:tc>
          <w:tcPr>
            <w:tcW w:w="0" w:type="auto"/>
            <w:vMerge/>
            <w:vAlign w:val="center"/>
            <w:hideMark/>
          </w:tcPr>
          <w:p w14:paraId="46B8D065" w14:textId="77777777" w:rsidR="00664FCA" w:rsidRPr="00664FCA" w:rsidRDefault="00664FCA" w:rsidP="00EE1BC3">
            <w:pPr>
              <w:rPr>
                <w:rFonts w:asciiTheme="minorHAnsi" w:hAnsiTheme="minorHAnsi"/>
                <w:sz w:val="22"/>
                <w:szCs w:val="28"/>
              </w:rPr>
            </w:pPr>
          </w:p>
        </w:tc>
        <w:tc>
          <w:tcPr>
            <w:tcW w:w="2471" w:type="dxa"/>
            <w:vAlign w:val="center"/>
            <w:hideMark/>
          </w:tcPr>
          <w:p w14:paraId="3B1F81BE" w14:textId="77777777" w:rsidR="00664FCA" w:rsidRPr="00664FCA" w:rsidRDefault="00664FCA" w:rsidP="00EE1BC3">
            <w:pPr>
              <w:ind w:right="144"/>
              <w:jc w:val="center"/>
              <w:rPr>
                <w:rFonts w:asciiTheme="minorHAnsi" w:hAnsiTheme="minorHAnsi"/>
              </w:rPr>
            </w:pPr>
            <w:r w:rsidRPr="00664FCA">
              <w:rPr>
                <w:rFonts w:asciiTheme="minorHAnsi" w:hAnsiTheme="minorHAnsi"/>
              </w:rPr>
              <w:t>5</w:t>
            </w:r>
          </w:p>
        </w:tc>
        <w:tc>
          <w:tcPr>
            <w:tcW w:w="2471" w:type="dxa"/>
            <w:vAlign w:val="center"/>
            <w:hideMark/>
          </w:tcPr>
          <w:p w14:paraId="42C121B3" w14:textId="77777777" w:rsidR="00664FCA" w:rsidRPr="00664FCA" w:rsidRDefault="00664FCA" w:rsidP="00BA1271">
            <w:pPr>
              <w:ind w:left="461"/>
              <w:rPr>
                <w:rFonts w:asciiTheme="minorHAnsi" w:hAnsiTheme="minorHAnsi"/>
              </w:rPr>
            </w:pPr>
            <w:r w:rsidRPr="00664FCA">
              <w:rPr>
                <w:rFonts w:asciiTheme="minorHAnsi" w:hAnsiTheme="minorHAnsi"/>
              </w:rPr>
              <w:t>CAL_DIN</w:t>
            </w:r>
          </w:p>
        </w:tc>
      </w:tr>
      <w:tr w:rsidR="00664FCA" w:rsidRPr="00664FCA" w14:paraId="3B150B3B" w14:textId="77777777" w:rsidTr="00BA1271">
        <w:trPr>
          <w:trHeight w:val="360"/>
        </w:trPr>
        <w:tc>
          <w:tcPr>
            <w:tcW w:w="4508" w:type="dxa"/>
            <w:vAlign w:val="center"/>
            <w:hideMark/>
          </w:tcPr>
          <w:p w14:paraId="7CC01D0E" w14:textId="77777777" w:rsidR="00664FCA" w:rsidRPr="00664FCA" w:rsidRDefault="00664FCA" w:rsidP="00EE1BC3">
            <w:pPr>
              <w:ind w:left="720"/>
              <w:rPr>
                <w:rFonts w:asciiTheme="minorHAnsi" w:hAnsiTheme="minorHAnsi"/>
                <w:sz w:val="18"/>
                <w:szCs w:val="22"/>
              </w:rPr>
            </w:pPr>
            <w:r w:rsidRPr="00664FCA">
              <w:rPr>
                <w:rFonts w:asciiTheme="minorHAnsi" w:hAnsiTheme="minorHAnsi"/>
                <w:sz w:val="18"/>
                <w:szCs w:val="22"/>
              </w:rPr>
              <w:t>Marking: CAL D</w:t>
            </w:r>
          </w:p>
        </w:tc>
        <w:tc>
          <w:tcPr>
            <w:tcW w:w="2471" w:type="dxa"/>
            <w:vAlign w:val="center"/>
            <w:hideMark/>
          </w:tcPr>
          <w:p w14:paraId="71279C97" w14:textId="77777777" w:rsidR="00664FCA" w:rsidRPr="00664FCA" w:rsidRDefault="00664FCA" w:rsidP="00EE1BC3">
            <w:pPr>
              <w:ind w:right="144"/>
              <w:jc w:val="center"/>
              <w:rPr>
                <w:rFonts w:asciiTheme="minorHAnsi" w:hAnsiTheme="minorHAnsi"/>
                <w:sz w:val="22"/>
                <w:szCs w:val="28"/>
              </w:rPr>
            </w:pPr>
            <w:r w:rsidRPr="00664FCA">
              <w:rPr>
                <w:rFonts w:asciiTheme="minorHAnsi" w:hAnsiTheme="minorHAnsi"/>
              </w:rPr>
              <w:t>6</w:t>
            </w:r>
          </w:p>
        </w:tc>
        <w:tc>
          <w:tcPr>
            <w:tcW w:w="2471" w:type="dxa"/>
            <w:vAlign w:val="center"/>
            <w:hideMark/>
          </w:tcPr>
          <w:p w14:paraId="17AF4C76" w14:textId="77777777" w:rsidR="00664FCA" w:rsidRPr="00664FCA" w:rsidRDefault="00664FCA" w:rsidP="00BA1271">
            <w:pPr>
              <w:ind w:left="461"/>
              <w:rPr>
                <w:rFonts w:asciiTheme="minorHAnsi" w:hAnsiTheme="minorHAnsi"/>
              </w:rPr>
            </w:pPr>
            <w:r w:rsidRPr="00664FCA">
              <w:rPr>
                <w:rFonts w:asciiTheme="minorHAnsi" w:hAnsiTheme="minorHAnsi"/>
              </w:rPr>
              <w:t>CAL_CSB</w:t>
            </w:r>
          </w:p>
        </w:tc>
      </w:tr>
    </w:tbl>
    <w:p w14:paraId="4C0E5D29" w14:textId="77777777" w:rsidR="00664FCA" w:rsidRPr="00BA1271" w:rsidRDefault="00664FCA" w:rsidP="00BA1271">
      <w:pPr>
        <w:pStyle w:val="ListParagraph"/>
        <w:numPr>
          <w:ilvl w:val="2"/>
          <w:numId w:val="17"/>
        </w:numPr>
        <w:spacing w:before="120"/>
        <w:rPr>
          <w:rFonts w:asciiTheme="minorHAnsi" w:hAnsiTheme="minorHAnsi"/>
        </w:rPr>
      </w:pPr>
      <w:bookmarkStart w:id="90" w:name="_Toc70421296"/>
      <w:r w:rsidRPr="00BA1271">
        <w:rPr>
          <w:rFonts w:asciiTheme="minorHAnsi" w:hAnsiTheme="minorHAnsi"/>
        </w:rPr>
        <w:t>Caliper Control (CAL E)</w:t>
      </w:r>
      <w:bookmarkEnd w:id="9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7530798E" w14:textId="77777777" w:rsidTr="00BA1271">
        <w:trPr>
          <w:trHeight w:val="360"/>
        </w:trPr>
        <w:tc>
          <w:tcPr>
            <w:tcW w:w="4508" w:type="dxa"/>
            <w:vMerge w:val="restart"/>
            <w:vAlign w:val="center"/>
            <w:hideMark/>
          </w:tcPr>
          <w:p w14:paraId="5E18D631" w14:textId="754EE020"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6D3BA89C" wp14:editId="5138B427">
                  <wp:extent cx="914400" cy="9144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79DE1001"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57190061"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323B7482" w14:textId="77777777" w:rsidTr="00BA1271">
        <w:trPr>
          <w:trHeight w:val="360"/>
        </w:trPr>
        <w:tc>
          <w:tcPr>
            <w:tcW w:w="0" w:type="auto"/>
            <w:vMerge/>
            <w:vAlign w:val="center"/>
            <w:hideMark/>
          </w:tcPr>
          <w:p w14:paraId="5FB42123" w14:textId="77777777" w:rsidR="00664FCA" w:rsidRPr="00BA1271" w:rsidRDefault="00664FCA" w:rsidP="00EE1BC3">
            <w:pPr>
              <w:rPr>
                <w:rFonts w:asciiTheme="minorHAnsi" w:hAnsiTheme="minorHAnsi"/>
                <w:sz w:val="22"/>
                <w:szCs w:val="28"/>
              </w:rPr>
            </w:pPr>
          </w:p>
        </w:tc>
        <w:tc>
          <w:tcPr>
            <w:tcW w:w="2471" w:type="dxa"/>
            <w:vAlign w:val="center"/>
            <w:hideMark/>
          </w:tcPr>
          <w:p w14:paraId="1C6832EE"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6476878F" w14:textId="77777777" w:rsidR="00664FCA" w:rsidRPr="00BA1271" w:rsidRDefault="00664FCA" w:rsidP="00BA1271">
            <w:pPr>
              <w:ind w:left="461"/>
              <w:rPr>
                <w:rFonts w:asciiTheme="minorHAnsi" w:hAnsiTheme="minorHAnsi"/>
              </w:rPr>
            </w:pPr>
            <w:r w:rsidRPr="00BA1271">
              <w:rPr>
                <w:rFonts w:asciiTheme="minorHAnsi" w:hAnsiTheme="minorHAnsi"/>
              </w:rPr>
              <w:t>CAL_DO0</w:t>
            </w:r>
          </w:p>
        </w:tc>
      </w:tr>
      <w:tr w:rsidR="00664FCA" w:rsidRPr="00BA1271" w14:paraId="560CBFA9" w14:textId="77777777" w:rsidTr="00BA1271">
        <w:trPr>
          <w:trHeight w:val="360"/>
        </w:trPr>
        <w:tc>
          <w:tcPr>
            <w:tcW w:w="0" w:type="auto"/>
            <w:vMerge/>
            <w:vAlign w:val="center"/>
            <w:hideMark/>
          </w:tcPr>
          <w:p w14:paraId="2DF166DC" w14:textId="77777777" w:rsidR="00664FCA" w:rsidRPr="00BA1271" w:rsidRDefault="00664FCA" w:rsidP="00EE1BC3">
            <w:pPr>
              <w:rPr>
                <w:rFonts w:asciiTheme="minorHAnsi" w:hAnsiTheme="minorHAnsi"/>
                <w:sz w:val="22"/>
                <w:szCs w:val="28"/>
              </w:rPr>
            </w:pPr>
          </w:p>
        </w:tc>
        <w:tc>
          <w:tcPr>
            <w:tcW w:w="2471" w:type="dxa"/>
            <w:vAlign w:val="center"/>
            <w:hideMark/>
          </w:tcPr>
          <w:p w14:paraId="2103D247"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2AA6A4CB" w14:textId="77777777" w:rsidR="00664FCA" w:rsidRPr="00BA1271" w:rsidRDefault="00664FCA" w:rsidP="00BA1271">
            <w:pPr>
              <w:ind w:left="461"/>
              <w:rPr>
                <w:rFonts w:asciiTheme="minorHAnsi" w:hAnsiTheme="minorHAnsi"/>
              </w:rPr>
            </w:pPr>
            <w:r w:rsidRPr="00BA1271">
              <w:rPr>
                <w:rFonts w:asciiTheme="minorHAnsi" w:hAnsiTheme="minorHAnsi"/>
              </w:rPr>
              <w:t>CAL_DO1</w:t>
            </w:r>
          </w:p>
        </w:tc>
      </w:tr>
      <w:tr w:rsidR="00664FCA" w:rsidRPr="00BA1271" w14:paraId="24BA367D" w14:textId="77777777" w:rsidTr="00BA1271">
        <w:trPr>
          <w:trHeight w:val="360"/>
        </w:trPr>
        <w:tc>
          <w:tcPr>
            <w:tcW w:w="0" w:type="auto"/>
            <w:vMerge/>
            <w:vAlign w:val="center"/>
            <w:hideMark/>
          </w:tcPr>
          <w:p w14:paraId="42218DE9" w14:textId="77777777" w:rsidR="00664FCA" w:rsidRPr="00BA1271" w:rsidRDefault="00664FCA" w:rsidP="00EE1BC3">
            <w:pPr>
              <w:rPr>
                <w:rFonts w:asciiTheme="minorHAnsi" w:hAnsiTheme="minorHAnsi"/>
                <w:sz w:val="22"/>
                <w:szCs w:val="28"/>
              </w:rPr>
            </w:pPr>
          </w:p>
        </w:tc>
        <w:tc>
          <w:tcPr>
            <w:tcW w:w="2471" w:type="dxa"/>
            <w:vAlign w:val="center"/>
            <w:hideMark/>
          </w:tcPr>
          <w:p w14:paraId="1C4E037B"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77E8455F" w14:textId="77777777" w:rsidR="00664FCA" w:rsidRPr="00BA1271" w:rsidRDefault="00664FCA" w:rsidP="00BA1271">
            <w:pPr>
              <w:ind w:left="461"/>
              <w:rPr>
                <w:rFonts w:asciiTheme="minorHAnsi" w:hAnsiTheme="minorHAnsi"/>
              </w:rPr>
            </w:pPr>
            <w:r w:rsidRPr="00BA1271">
              <w:rPr>
                <w:rFonts w:asciiTheme="minorHAnsi" w:hAnsiTheme="minorHAnsi"/>
              </w:rPr>
              <w:t>CAL_DO2</w:t>
            </w:r>
          </w:p>
        </w:tc>
      </w:tr>
      <w:tr w:rsidR="00664FCA" w:rsidRPr="00BA1271" w14:paraId="4899E5EA" w14:textId="77777777" w:rsidTr="00BA1271">
        <w:trPr>
          <w:trHeight w:val="360"/>
        </w:trPr>
        <w:tc>
          <w:tcPr>
            <w:tcW w:w="0" w:type="auto"/>
            <w:vMerge/>
            <w:vAlign w:val="center"/>
            <w:hideMark/>
          </w:tcPr>
          <w:p w14:paraId="16C91F52" w14:textId="77777777" w:rsidR="00664FCA" w:rsidRPr="00BA1271" w:rsidRDefault="00664FCA" w:rsidP="00EE1BC3">
            <w:pPr>
              <w:rPr>
                <w:rFonts w:asciiTheme="minorHAnsi" w:hAnsiTheme="minorHAnsi"/>
                <w:sz w:val="22"/>
                <w:szCs w:val="28"/>
              </w:rPr>
            </w:pPr>
          </w:p>
        </w:tc>
        <w:tc>
          <w:tcPr>
            <w:tcW w:w="2471" w:type="dxa"/>
            <w:vAlign w:val="center"/>
            <w:hideMark/>
          </w:tcPr>
          <w:p w14:paraId="3CC35253"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2C3A0335" w14:textId="77777777" w:rsidR="00664FCA" w:rsidRPr="00BA1271" w:rsidRDefault="00664FCA" w:rsidP="00BA1271">
            <w:pPr>
              <w:ind w:left="461"/>
              <w:rPr>
                <w:rFonts w:asciiTheme="minorHAnsi" w:hAnsiTheme="minorHAnsi"/>
              </w:rPr>
            </w:pPr>
            <w:r w:rsidRPr="00BA1271">
              <w:rPr>
                <w:rFonts w:asciiTheme="minorHAnsi" w:hAnsiTheme="minorHAnsi"/>
              </w:rPr>
              <w:t>CAL_DO3</w:t>
            </w:r>
          </w:p>
        </w:tc>
      </w:tr>
      <w:tr w:rsidR="00664FCA" w:rsidRPr="00BA1271" w14:paraId="30F8741D" w14:textId="77777777" w:rsidTr="00BA1271">
        <w:trPr>
          <w:trHeight w:val="360"/>
        </w:trPr>
        <w:tc>
          <w:tcPr>
            <w:tcW w:w="0" w:type="auto"/>
            <w:vMerge/>
            <w:vAlign w:val="center"/>
            <w:hideMark/>
          </w:tcPr>
          <w:p w14:paraId="53161DCB" w14:textId="77777777" w:rsidR="00664FCA" w:rsidRPr="00BA1271" w:rsidRDefault="00664FCA" w:rsidP="00EE1BC3">
            <w:pPr>
              <w:rPr>
                <w:rFonts w:asciiTheme="minorHAnsi" w:hAnsiTheme="minorHAnsi"/>
                <w:sz w:val="22"/>
                <w:szCs w:val="28"/>
              </w:rPr>
            </w:pPr>
          </w:p>
        </w:tc>
        <w:tc>
          <w:tcPr>
            <w:tcW w:w="2471" w:type="dxa"/>
            <w:vAlign w:val="center"/>
            <w:hideMark/>
          </w:tcPr>
          <w:p w14:paraId="1281E225"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1BCD606A" w14:textId="77777777" w:rsidR="00664FCA" w:rsidRPr="00BA1271" w:rsidRDefault="00664FCA" w:rsidP="00BA1271">
            <w:pPr>
              <w:ind w:left="461"/>
              <w:rPr>
                <w:rFonts w:asciiTheme="minorHAnsi" w:hAnsiTheme="minorHAnsi"/>
              </w:rPr>
            </w:pPr>
            <w:r w:rsidRPr="00BA1271">
              <w:rPr>
                <w:rFonts w:asciiTheme="minorHAnsi" w:hAnsiTheme="minorHAnsi"/>
              </w:rPr>
              <w:t>CAL_DO4</w:t>
            </w:r>
          </w:p>
        </w:tc>
      </w:tr>
      <w:tr w:rsidR="00664FCA" w:rsidRPr="00BA1271" w14:paraId="4A6FFD35" w14:textId="77777777" w:rsidTr="00BA1271">
        <w:trPr>
          <w:trHeight w:val="360"/>
        </w:trPr>
        <w:tc>
          <w:tcPr>
            <w:tcW w:w="4508" w:type="dxa"/>
            <w:vAlign w:val="center"/>
            <w:hideMark/>
          </w:tcPr>
          <w:p w14:paraId="468B3974" w14:textId="77777777" w:rsidR="00664FCA" w:rsidRPr="00BA1271" w:rsidRDefault="00664FCA" w:rsidP="00EE1BC3">
            <w:pPr>
              <w:ind w:left="720"/>
              <w:rPr>
                <w:rFonts w:asciiTheme="minorHAnsi" w:hAnsiTheme="minorHAnsi"/>
                <w:sz w:val="18"/>
                <w:szCs w:val="22"/>
              </w:rPr>
            </w:pPr>
            <w:r w:rsidRPr="00BA1271">
              <w:rPr>
                <w:rFonts w:asciiTheme="minorHAnsi" w:hAnsiTheme="minorHAnsi"/>
                <w:sz w:val="18"/>
                <w:szCs w:val="22"/>
              </w:rPr>
              <w:t>Marking: CAL E</w:t>
            </w:r>
          </w:p>
        </w:tc>
        <w:tc>
          <w:tcPr>
            <w:tcW w:w="2471" w:type="dxa"/>
            <w:vAlign w:val="center"/>
            <w:hideMark/>
          </w:tcPr>
          <w:p w14:paraId="6627E477" w14:textId="77777777" w:rsidR="00664FCA" w:rsidRPr="00BA1271" w:rsidRDefault="00664FCA" w:rsidP="00EE1BC3">
            <w:pPr>
              <w:ind w:right="144"/>
              <w:jc w:val="center"/>
              <w:rPr>
                <w:rFonts w:asciiTheme="minorHAnsi" w:hAnsiTheme="minorHAnsi"/>
                <w:sz w:val="22"/>
                <w:szCs w:val="28"/>
              </w:rPr>
            </w:pPr>
            <w:r w:rsidRPr="00BA1271">
              <w:rPr>
                <w:rFonts w:asciiTheme="minorHAnsi" w:hAnsiTheme="minorHAnsi"/>
              </w:rPr>
              <w:t>6</w:t>
            </w:r>
          </w:p>
        </w:tc>
        <w:tc>
          <w:tcPr>
            <w:tcW w:w="2471" w:type="dxa"/>
            <w:vAlign w:val="center"/>
            <w:hideMark/>
          </w:tcPr>
          <w:p w14:paraId="23749474" w14:textId="77777777" w:rsidR="00664FCA" w:rsidRPr="00BA1271" w:rsidRDefault="00664FCA" w:rsidP="00BA1271">
            <w:pPr>
              <w:ind w:left="461"/>
              <w:rPr>
                <w:rFonts w:asciiTheme="minorHAnsi" w:hAnsiTheme="minorHAnsi"/>
              </w:rPr>
            </w:pPr>
            <w:r w:rsidRPr="00BA1271">
              <w:rPr>
                <w:rFonts w:asciiTheme="minorHAnsi" w:hAnsiTheme="minorHAnsi"/>
              </w:rPr>
              <w:t>CAL_DO5</w:t>
            </w:r>
          </w:p>
        </w:tc>
      </w:tr>
    </w:tbl>
    <w:p w14:paraId="4551B6A4" w14:textId="77777777" w:rsidR="00664FCA" w:rsidRPr="00BA1271" w:rsidRDefault="00664FCA" w:rsidP="00BA1271">
      <w:pPr>
        <w:pStyle w:val="ListParagraph"/>
        <w:numPr>
          <w:ilvl w:val="2"/>
          <w:numId w:val="17"/>
        </w:numPr>
        <w:spacing w:before="120"/>
        <w:rPr>
          <w:rFonts w:asciiTheme="minorHAnsi" w:hAnsiTheme="minorHAnsi"/>
        </w:rPr>
      </w:pPr>
      <w:bookmarkStart w:id="91" w:name="_Toc70421297"/>
      <w:r w:rsidRPr="00BA1271">
        <w:rPr>
          <w:rFonts w:asciiTheme="minorHAnsi" w:hAnsiTheme="minorHAnsi"/>
        </w:rPr>
        <w:t>UTM Multiplexer (MUX A)</w:t>
      </w:r>
      <w:bookmarkEnd w:id="9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47DD78B5" w14:textId="77777777" w:rsidTr="00BA1271">
        <w:trPr>
          <w:trHeight w:val="360"/>
        </w:trPr>
        <w:tc>
          <w:tcPr>
            <w:tcW w:w="4508" w:type="dxa"/>
            <w:vMerge w:val="restart"/>
            <w:vAlign w:val="center"/>
            <w:hideMark/>
          </w:tcPr>
          <w:p w14:paraId="6AD889FE" w14:textId="0C21F2D8"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24C056BE" wp14:editId="1B561A39">
                  <wp:extent cx="914400" cy="9144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1032BC01"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0563270B"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7F760F8C" w14:textId="77777777" w:rsidTr="00BA1271">
        <w:trPr>
          <w:trHeight w:val="360"/>
        </w:trPr>
        <w:tc>
          <w:tcPr>
            <w:tcW w:w="0" w:type="auto"/>
            <w:vMerge/>
            <w:vAlign w:val="center"/>
            <w:hideMark/>
          </w:tcPr>
          <w:p w14:paraId="166C9BF0" w14:textId="77777777" w:rsidR="00664FCA" w:rsidRPr="00BA1271" w:rsidRDefault="00664FCA" w:rsidP="00EE1BC3">
            <w:pPr>
              <w:rPr>
                <w:rFonts w:asciiTheme="minorHAnsi" w:hAnsiTheme="minorHAnsi"/>
                <w:sz w:val="22"/>
                <w:szCs w:val="28"/>
              </w:rPr>
            </w:pPr>
          </w:p>
        </w:tc>
        <w:tc>
          <w:tcPr>
            <w:tcW w:w="2471" w:type="dxa"/>
            <w:vAlign w:val="center"/>
            <w:hideMark/>
          </w:tcPr>
          <w:p w14:paraId="5FA6F40B"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22ED2A22" w14:textId="77777777" w:rsidR="00664FCA" w:rsidRPr="00BA1271" w:rsidRDefault="00664FCA" w:rsidP="00BA1271">
            <w:pPr>
              <w:ind w:left="461"/>
              <w:rPr>
                <w:rFonts w:asciiTheme="minorHAnsi" w:hAnsiTheme="minorHAnsi"/>
              </w:rPr>
            </w:pPr>
            <w:r w:rsidRPr="00BA1271">
              <w:rPr>
                <w:rFonts w:asciiTheme="minorHAnsi" w:hAnsiTheme="minorHAnsi"/>
              </w:rPr>
              <w:t>GND</w:t>
            </w:r>
          </w:p>
        </w:tc>
      </w:tr>
      <w:tr w:rsidR="00664FCA" w:rsidRPr="00BA1271" w14:paraId="3A82881A" w14:textId="77777777" w:rsidTr="00BA1271">
        <w:trPr>
          <w:trHeight w:val="360"/>
        </w:trPr>
        <w:tc>
          <w:tcPr>
            <w:tcW w:w="0" w:type="auto"/>
            <w:vMerge/>
            <w:vAlign w:val="center"/>
            <w:hideMark/>
          </w:tcPr>
          <w:p w14:paraId="6F3F6CB6" w14:textId="77777777" w:rsidR="00664FCA" w:rsidRPr="00BA1271" w:rsidRDefault="00664FCA" w:rsidP="00EE1BC3">
            <w:pPr>
              <w:rPr>
                <w:rFonts w:asciiTheme="minorHAnsi" w:hAnsiTheme="minorHAnsi"/>
                <w:sz w:val="22"/>
                <w:szCs w:val="28"/>
              </w:rPr>
            </w:pPr>
          </w:p>
        </w:tc>
        <w:tc>
          <w:tcPr>
            <w:tcW w:w="2471" w:type="dxa"/>
            <w:vAlign w:val="center"/>
            <w:hideMark/>
          </w:tcPr>
          <w:p w14:paraId="6F3A6FE2"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2FE3355A" w14:textId="77777777" w:rsidR="00664FCA" w:rsidRPr="00BA1271" w:rsidRDefault="00664FCA" w:rsidP="00BA1271">
            <w:pPr>
              <w:ind w:left="461"/>
              <w:rPr>
                <w:rFonts w:asciiTheme="minorHAnsi" w:hAnsiTheme="minorHAnsi"/>
              </w:rPr>
            </w:pPr>
            <w:r w:rsidRPr="00BA1271">
              <w:rPr>
                <w:rFonts w:asciiTheme="minorHAnsi" w:hAnsiTheme="minorHAnsi"/>
              </w:rPr>
              <w:t>VCC</w:t>
            </w:r>
          </w:p>
        </w:tc>
      </w:tr>
      <w:tr w:rsidR="00664FCA" w:rsidRPr="00BA1271" w14:paraId="281CD689" w14:textId="77777777" w:rsidTr="00BA1271">
        <w:trPr>
          <w:trHeight w:val="360"/>
        </w:trPr>
        <w:tc>
          <w:tcPr>
            <w:tcW w:w="0" w:type="auto"/>
            <w:vMerge/>
            <w:vAlign w:val="center"/>
            <w:hideMark/>
          </w:tcPr>
          <w:p w14:paraId="3CAC0F15" w14:textId="77777777" w:rsidR="00664FCA" w:rsidRPr="00BA1271" w:rsidRDefault="00664FCA" w:rsidP="00EE1BC3">
            <w:pPr>
              <w:rPr>
                <w:rFonts w:asciiTheme="minorHAnsi" w:hAnsiTheme="minorHAnsi"/>
                <w:sz w:val="22"/>
                <w:szCs w:val="28"/>
              </w:rPr>
            </w:pPr>
          </w:p>
        </w:tc>
        <w:tc>
          <w:tcPr>
            <w:tcW w:w="2471" w:type="dxa"/>
            <w:vAlign w:val="center"/>
            <w:hideMark/>
          </w:tcPr>
          <w:p w14:paraId="2FCB76F7"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2B9FAF82" w14:textId="77777777" w:rsidR="00664FCA" w:rsidRPr="00BA1271" w:rsidRDefault="00664FCA" w:rsidP="00BA1271">
            <w:pPr>
              <w:ind w:left="461"/>
              <w:rPr>
                <w:rFonts w:asciiTheme="minorHAnsi" w:hAnsiTheme="minorHAnsi"/>
              </w:rPr>
            </w:pPr>
            <w:r w:rsidRPr="00BA1271">
              <w:rPr>
                <w:rFonts w:asciiTheme="minorHAnsi" w:hAnsiTheme="minorHAnsi"/>
              </w:rPr>
              <w:t>HVN</w:t>
            </w:r>
          </w:p>
        </w:tc>
      </w:tr>
      <w:tr w:rsidR="00664FCA" w:rsidRPr="00BA1271" w14:paraId="14EA9F1B" w14:textId="77777777" w:rsidTr="00BA1271">
        <w:trPr>
          <w:trHeight w:val="360"/>
        </w:trPr>
        <w:tc>
          <w:tcPr>
            <w:tcW w:w="0" w:type="auto"/>
            <w:vMerge/>
            <w:vAlign w:val="center"/>
            <w:hideMark/>
          </w:tcPr>
          <w:p w14:paraId="755F041B" w14:textId="77777777" w:rsidR="00664FCA" w:rsidRPr="00BA1271" w:rsidRDefault="00664FCA" w:rsidP="00EE1BC3">
            <w:pPr>
              <w:rPr>
                <w:rFonts w:asciiTheme="minorHAnsi" w:hAnsiTheme="minorHAnsi"/>
                <w:sz w:val="22"/>
                <w:szCs w:val="28"/>
              </w:rPr>
            </w:pPr>
          </w:p>
        </w:tc>
        <w:tc>
          <w:tcPr>
            <w:tcW w:w="2471" w:type="dxa"/>
            <w:vAlign w:val="center"/>
            <w:hideMark/>
          </w:tcPr>
          <w:p w14:paraId="592D84CE"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424CBC8F" w14:textId="77777777" w:rsidR="00664FCA" w:rsidRPr="00BA1271" w:rsidRDefault="00664FCA" w:rsidP="00BA1271">
            <w:pPr>
              <w:ind w:left="461"/>
              <w:rPr>
                <w:rFonts w:asciiTheme="minorHAnsi" w:hAnsiTheme="minorHAnsi"/>
              </w:rPr>
            </w:pPr>
            <w:r w:rsidRPr="00BA1271">
              <w:rPr>
                <w:rFonts w:asciiTheme="minorHAnsi" w:hAnsiTheme="minorHAnsi"/>
              </w:rPr>
              <w:t>UTM_LEB</w:t>
            </w:r>
          </w:p>
        </w:tc>
      </w:tr>
      <w:tr w:rsidR="00664FCA" w:rsidRPr="00BA1271" w14:paraId="4C6C4554" w14:textId="77777777" w:rsidTr="00BA1271">
        <w:trPr>
          <w:trHeight w:val="360"/>
        </w:trPr>
        <w:tc>
          <w:tcPr>
            <w:tcW w:w="0" w:type="auto"/>
            <w:vMerge/>
            <w:vAlign w:val="center"/>
            <w:hideMark/>
          </w:tcPr>
          <w:p w14:paraId="07E68A88" w14:textId="77777777" w:rsidR="00664FCA" w:rsidRPr="00BA1271" w:rsidRDefault="00664FCA" w:rsidP="00EE1BC3">
            <w:pPr>
              <w:rPr>
                <w:rFonts w:asciiTheme="minorHAnsi" w:hAnsiTheme="minorHAnsi"/>
                <w:sz w:val="22"/>
                <w:szCs w:val="28"/>
              </w:rPr>
            </w:pPr>
          </w:p>
        </w:tc>
        <w:tc>
          <w:tcPr>
            <w:tcW w:w="2471" w:type="dxa"/>
            <w:vAlign w:val="center"/>
            <w:hideMark/>
          </w:tcPr>
          <w:p w14:paraId="325D2DF7"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3BB93D2A" w14:textId="77777777" w:rsidR="00664FCA" w:rsidRPr="00BA1271" w:rsidRDefault="00664FCA" w:rsidP="00BA1271">
            <w:pPr>
              <w:ind w:left="461"/>
              <w:rPr>
                <w:rFonts w:asciiTheme="minorHAnsi" w:hAnsiTheme="minorHAnsi"/>
              </w:rPr>
            </w:pPr>
            <w:r w:rsidRPr="00BA1271">
              <w:rPr>
                <w:rFonts w:asciiTheme="minorHAnsi" w:hAnsiTheme="minorHAnsi"/>
              </w:rPr>
              <w:t>UTM_CLK</w:t>
            </w:r>
          </w:p>
        </w:tc>
      </w:tr>
      <w:tr w:rsidR="00664FCA" w:rsidRPr="00BA1271" w14:paraId="3849B1F0" w14:textId="77777777" w:rsidTr="00BA1271">
        <w:trPr>
          <w:trHeight w:val="360"/>
        </w:trPr>
        <w:tc>
          <w:tcPr>
            <w:tcW w:w="4508" w:type="dxa"/>
            <w:vAlign w:val="center"/>
            <w:hideMark/>
          </w:tcPr>
          <w:p w14:paraId="70AC95E2" w14:textId="77777777" w:rsidR="00664FCA" w:rsidRPr="00BA1271" w:rsidRDefault="00664FCA" w:rsidP="00EE1BC3">
            <w:pPr>
              <w:ind w:left="720"/>
              <w:rPr>
                <w:rFonts w:asciiTheme="minorHAnsi" w:hAnsiTheme="minorHAnsi"/>
              </w:rPr>
            </w:pPr>
            <w:r w:rsidRPr="00BA1271">
              <w:rPr>
                <w:rFonts w:asciiTheme="minorHAnsi" w:hAnsiTheme="minorHAnsi"/>
                <w:sz w:val="18"/>
                <w:szCs w:val="22"/>
              </w:rPr>
              <w:t>Marking: MUX A</w:t>
            </w:r>
          </w:p>
        </w:tc>
        <w:tc>
          <w:tcPr>
            <w:tcW w:w="2471" w:type="dxa"/>
            <w:vAlign w:val="center"/>
            <w:hideMark/>
          </w:tcPr>
          <w:p w14:paraId="27FEEE4C" w14:textId="77777777" w:rsidR="00664FCA" w:rsidRPr="00BA1271" w:rsidRDefault="00664FCA" w:rsidP="00EE1BC3">
            <w:pPr>
              <w:ind w:right="144"/>
              <w:jc w:val="center"/>
              <w:rPr>
                <w:rFonts w:asciiTheme="minorHAnsi" w:hAnsiTheme="minorHAnsi"/>
              </w:rPr>
            </w:pPr>
            <w:r w:rsidRPr="00BA1271">
              <w:rPr>
                <w:rFonts w:asciiTheme="minorHAnsi" w:hAnsiTheme="minorHAnsi"/>
              </w:rPr>
              <w:t>6</w:t>
            </w:r>
          </w:p>
        </w:tc>
        <w:tc>
          <w:tcPr>
            <w:tcW w:w="2471" w:type="dxa"/>
            <w:vAlign w:val="center"/>
            <w:hideMark/>
          </w:tcPr>
          <w:p w14:paraId="7A08A25D" w14:textId="77777777" w:rsidR="00664FCA" w:rsidRPr="00BA1271" w:rsidRDefault="00664FCA" w:rsidP="00BA1271">
            <w:pPr>
              <w:ind w:left="461"/>
              <w:rPr>
                <w:rFonts w:asciiTheme="minorHAnsi" w:hAnsiTheme="minorHAnsi"/>
              </w:rPr>
            </w:pPr>
            <w:r w:rsidRPr="00BA1271">
              <w:rPr>
                <w:rFonts w:asciiTheme="minorHAnsi" w:hAnsiTheme="minorHAnsi"/>
              </w:rPr>
              <w:t>UTM_DI1</w:t>
            </w:r>
          </w:p>
        </w:tc>
      </w:tr>
    </w:tbl>
    <w:p w14:paraId="7E3C0A3E" w14:textId="77777777" w:rsidR="00664FCA" w:rsidRPr="00BA1271" w:rsidRDefault="00664FCA" w:rsidP="00BA1271">
      <w:pPr>
        <w:pStyle w:val="ListParagraph"/>
        <w:numPr>
          <w:ilvl w:val="2"/>
          <w:numId w:val="17"/>
        </w:numPr>
        <w:spacing w:before="120"/>
        <w:rPr>
          <w:rFonts w:asciiTheme="minorHAnsi" w:hAnsiTheme="minorHAnsi"/>
        </w:rPr>
      </w:pPr>
      <w:bookmarkStart w:id="92" w:name="_Toc70421298"/>
      <w:r w:rsidRPr="00BA1271">
        <w:rPr>
          <w:rFonts w:asciiTheme="minorHAnsi" w:hAnsiTheme="minorHAnsi"/>
        </w:rPr>
        <w:t>UTM Multiplexer (MUX B)</w:t>
      </w:r>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528C5DC7" w14:textId="77777777" w:rsidTr="00BA1271">
        <w:trPr>
          <w:trHeight w:val="360"/>
        </w:trPr>
        <w:tc>
          <w:tcPr>
            <w:tcW w:w="4508" w:type="dxa"/>
            <w:vMerge w:val="restart"/>
            <w:vAlign w:val="center"/>
            <w:hideMark/>
          </w:tcPr>
          <w:p w14:paraId="6061E65B" w14:textId="1CEAEC5B"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01CC8A6C" wp14:editId="4B79D10F">
                  <wp:extent cx="914400" cy="9144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26CF1863"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71E753F2"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2E4764B7" w14:textId="77777777" w:rsidTr="00BA1271">
        <w:trPr>
          <w:trHeight w:val="360"/>
        </w:trPr>
        <w:tc>
          <w:tcPr>
            <w:tcW w:w="0" w:type="auto"/>
            <w:vMerge/>
            <w:vAlign w:val="center"/>
            <w:hideMark/>
          </w:tcPr>
          <w:p w14:paraId="6DF686AA" w14:textId="77777777" w:rsidR="00664FCA" w:rsidRPr="00BA1271" w:rsidRDefault="00664FCA" w:rsidP="00EE1BC3">
            <w:pPr>
              <w:rPr>
                <w:rFonts w:asciiTheme="minorHAnsi" w:hAnsiTheme="minorHAnsi"/>
                <w:sz w:val="22"/>
                <w:szCs w:val="28"/>
              </w:rPr>
            </w:pPr>
          </w:p>
        </w:tc>
        <w:tc>
          <w:tcPr>
            <w:tcW w:w="2471" w:type="dxa"/>
            <w:vAlign w:val="center"/>
            <w:hideMark/>
          </w:tcPr>
          <w:p w14:paraId="25990CC3"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7B8B68FB" w14:textId="77777777" w:rsidR="00664FCA" w:rsidRPr="00BA1271" w:rsidRDefault="00664FCA" w:rsidP="00BA1271">
            <w:pPr>
              <w:ind w:left="461"/>
              <w:rPr>
                <w:rFonts w:asciiTheme="minorHAnsi" w:hAnsiTheme="minorHAnsi"/>
              </w:rPr>
            </w:pPr>
            <w:r w:rsidRPr="00BA1271">
              <w:rPr>
                <w:rFonts w:asciiTheme="minorHAnsi" w:hAnsiTheme="minorHAnsi"/>
              </w:rPr>
              <w:t>GND</w:t>
            </w:r>
          </w:p>
        </w:tc>
      </w:tr>
      <w:tr w:rsidR="00664FCA" w:rsidRPr="00BA1271" w14:paraId="1339F79C" w14:textId="77777777" w:rsidTr="00BA1271">
        <w:trPr>
          <w:trHeight w:val="360"/>
        </w:trPr>
        <w:tc>
          <w:tcPr>
            <w:tcW w:w="0" w:type="auto"/>
            <w:vMerge/>
            <w:vAlign w:val="center"/>
            <w:hideMark/>
          </w:tcPr>
          <w:p w14:paraId="03EF79F4" w14:textId="77777777" w:rsidR="00664FCA" w:rsidRPr="00BA1271" w:rsidRDefault="00664FCA" w:rsidP="00EE1BC3">
            <w:pPr>
              <w:rPr>
                <w:rFonts w:asciiTheme="minorHAnsi" w:hAnsiTheme="minorHAnsi"/>
                <w:sz w:val="22"/>
                <w:szCs w:val="28"/>
              </w:rPr>
            </w:pPr>
          </w:p>
        </w:tc>
        <w:tc>
          <w:tcPr>
            <w:tcW w:w="2471" w:type="dxa"/>
            <w:vAlign w:val="center"/>
            <w:hideMark/>
          </w:tcPr>
          <w:p w14:paraId="15264555"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783E907D" w14:textId="77777777" w:rsidR="00664FCA" w:rsidRPr="00BA1271" w:rsidRDefault="00664FCA" w:rsidP="00BA1271">
            <w:pPr>
              <w:ind w:left="461"/>
              <w:rPr>
                <w:rFonts w:asciiTheme="minorHAnsi" w:hAnsiTheme="minorHAnsi"/>
              </w:rPr>
            </w:pPr>
            <w:r w:rsidRPr="00BA1271">
              <w:rPr>
                <w:rFonts w:asciiTheme="minorHAnsi" w:hAnsiTheme="minorHAnsi"/>
              </w:rPr>
              <w:t>UTM_DI2</w:t>
            </w:r>
          </w:p>
        </w:tc>
      </w:tr>
      <w:tr w:rsidR="00664FCA" w:rsidRPr="00BA1271" w14:paraId="3DC3555A" w14:textId="77777777" w:rsidTr="00BA1271">
        <w:trPr>
          <w:trHeight w:val="360"/>
        </w:trPr>
        <w:tc>
          <w:tcPr>
            <w:tcW w:w="0" w:type="auto"/>
            <w:vMerge/>
            <w:vAlign w:val="center"/>
            <w:hideMark/>
          </w:tcPr>
          <w:p w14:paraId="31DCDA3D" w14:textId="77777777" w:rsidR="00664FCA" w:rsidRPr="00BA1271" w:rsidRDefault="00664FCA" w:rsidP="00EE1BC3">
            <w:pPr>
              <w:rPr>
                <w:rFonts w:asciiTheme="minorHAnsi" w:hAnsiTheme="minorHAnsi"/>
                <w:sz w:val="22"/>
                <w:szCs w:val="28"/>
              </w:rPr>
            </w:pPr>
          </w:p>
        </w:tc>
        <w:tc>
          <w:tcPr>
            <w:tcW w:w="2471" w:type="dxa"/>
            <w:vAlign w:val="center"/>
            <w:hideMark/>
          </w:tcPr>
          <w:p w14:paraId="00AD2357"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0D317788" w14:textId="77777777" w:rsidR="00664FCA" w:rsidRPr="00BA1271" w:rsidRDefault="00664FCA" w:rsidP="00BA1271">
            <w:pPr>
              <w:ind w:left="461"/>
              <w:rPr>
                <w:rFonts w:asciiTheme="minorHAnsi" w:hAnsiTheme="minorHAnsi"/>
              </w:rPr>
            </w:pPr>
            <w:r w:rsidRPr="00BA1271">
              <w:rPr>
                <w:rFonts w:asciiTheme="minorHAnsi" w:hAnsiTheme="minorHAnsi"/>
              </w:rPr>
              <w:t>UTM_DI3</w:t>
            </w:r>
          </w:p>
        </w:tc>
      </w:tr>
      <w:tr w:rsidR="00664FCA" w:rsidRPr="00BA1271" w14:paraId="146F2A4A" w14:textId="77777777" w:rsidTr="00BA1271">
        <w:trPr>
          <w:trHeight w:val="360"/>
        </w:trPr>
        <w:tc>
          <w:tcPr>
            <w:tcW w:w="0" w:type="auto"/>
            <w:vMerge/>
            <w:vAlign w:val="center"/>
            <w:hideMark/>
          </w:tcPr>
          <w:p w14:paraId="09AE44D6" w14:textId="77777777" w:rsidR="00664FCA" w:rsidRPr="00BA1271" w:rsidRDefault="00664FCA" w:rsidP="00EE1BC3">
            <w:pPr>
              <w:rPr>
                <w:rFonts w:asciiTheme="minorHAnsi" w:hAnsiTheme="minorHAnsi"/>
                <w:sz w:val="22"/>
                <w:szCs w:val="28"/>
              </w:rPr>
            </w:pPr>
          </w:p>
        </w:tc>
        <w:tc>
          <w:tcPr>
            <w:tcW w:w="2471" w:type="dxa"/>
            <w:vAlign w:val="center"/>
            <w:hideMark/>
          </w:tcPr>
          <w:p w14:paraId="7D938D85"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20A927F8" w14:textId="77777777" w:rsidR="00664FCA" w:rsidRPr="00BA1271" w:rsidRDefault="00664FCA" w:rsidP="00BA1271">
            <w:pPr>
              <w:ind w:left="461"/>
              <w:rPr>
                <w:rFonts w:asciiTheme="minorHAnsi" w:hAnsiTheme="minorHAnsi"/>
              </w:rPr>
            </w:pPr>
            <w:r w:rsidRPr="00BA1271">
              <w:rPr>
                <w:rFonts w:asciiTheme="minorHAnsi" w:hAnsiTheme="minorHAnsi"/>
              </w:rPr>
              <w:t>UTM_DI4</w:t>
            </w:r>
          </w:p>
        </w:tc>
      </w:tr>
      <w:tr w:rsidR="00664FCA" w:rsidRPr="00BA1271" w14:paraId="2D67A018" w14:textId="77777777" w:rsidTr="00BA1271">
        <w:trPr>
          <w:trHeight w:val="360"/>
        </w:trPr>
        <w:tc>
          <w:tcPr>
            <w:tcW w:w="0" w:type="auto"/>
            <w:vMerge/>
            <w:vAlign w:val="center"/>
            <w:hideMark/>
          </w:tcPr>
          <w:p w14:paraId="07B62085" w14:textId="77777777" w:rsidR="00664FCA" w:rsidRPr="00BA1271" w:rsidRDefault="00664FCA" w:rsidP="00EE1BC3">
            <w:pPr>
              <w:rPr>
                <w:rFonts w:asciiTheme="minorHAnsi" w:hAnsiTheme="minorHAnsi"/>
                <w:sz w:val="22"/>
                <w:szCs w:val="28"/>
              </w:rPr>
            </w:pPr>
          </w:p>
        </w:tc>
        <w:tc>
          <w:tcPr>
            <w:tcW w:w="2471" w:type="dxa"/>
            <w:vAlign w:val="center"/>
            <w:hideMark/>
          </w:tcPr>
          <w:p w14:paraId="710A344D"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2F8571B3" w14:textId="77777777" w:rsidR="00664FCA" w:rsidRPr="00BA1271" w:rsidRDefault="00664FCA" w:rsidP="00BA1271">
            <w:pPr>
              <w:ind w:left="461"/>
              <w:rPr>
                <w:rFonts w:asciiTheme="minorHAnsi" w:hAnsiTheme="minorHAnsi"/>
              </w:rPr>
            </w:pPr>
            <w:r w:rsidRPr="00BA1271">
              <w:rPr>
                <w:rFonts w:asciiTheme="minorHAnsi" w:hAnsiTheme="minorHAnsi"/>
              </w:rPr>
              <w:t>UTM_DI5</w:t>
            </w:r>
          </w:p>
        </w:tc>
      </w:tr>
      <w:tr w:rsidR="00664FCA" w:rsidRPr="00BA1271" w14:paraId="006CD7E1" w14:textId="77777777" w:rsidTr="00BA1271">
        <w:trPr>
          <w:trHeight w:val="360"/>
        </w:trPr>
        <w:tc>
          <w:tcPr>
            <w:tcW w:w="4508" w:type="dxa"/>
            <w:vAlign w:val="center"/>
            <w:hideMark/>
          </w:tcPr>
          <w:p w14:paraId="7B7577CE" w14:textId="77777777" w:rsidR="00664FCA" w:rsidRPr="00BA1271" w:rsidRDefault="00664FCA" w:rsidP="00EE1BC3">
            <w:pPr>
              <w:ind w:left="720"/>
              <w:rPr>
                <w:rFonts w:asciiTheme="minorHAnsi" w:hAnsiTheme="minorHAnsi"/>
              </w:rPr>
            </w:pPr>
            <w:r w:rsidRPr="00BA1271">
              <w:rPr>
                <w:rFonts w:asciiTheme="minorHAnsi" w:hAnsiTheme="minorHAnsi"/>
                <w:sz w:val="18"/>
                <w:szCs w:val="22"/>
              </w:rPr>
              <w:t>Marking: MUX B</w:t>
            </w:r>
          </w:p>
        </w:tc>
        <w:tc>
          <w:tcPr>
            <w:tcW w:w="2471" w:type="dxa"/>
            <w:vAlign w:val="center"/>
            <w:hideMark/>
          </w:tcPr>
          <w:p w14:paraId="648217CA" w14:textId="77777777" w:rsidR="00664FCA" w:rsidRPr="00BA1271" w:rsidRDefault="00664FCA" w:rsidP="00EE1BC3">
            <w:pPr>
              <w:ind w:right="144"/>
              <w:jc w:val="center"/>
              <w:rPr>
                <w:rFonts w:asciiTheme="minorHAnsi" w:hAnsiTheme="minorHAnsi"/>
              </w:rPr>
            </w:pPr>
            <w:r w:rsidRPr="00BA1271">
              <w:rPr>
                <w:rFonts w:asciiTheme="minorHAnsi" w:hAnsiTheme="minorHAnsi"/>
              </w:rPr>
              <w:t>6</w:t>
            </w:r>
          </w:p>
        </w:tc>
        <w:tc>
          <w:tcPr>
            <w:tcW w:w="2471" w:type="dxa"/>
            <w:vAlign w:val="center"/>
            <w:hideMark/>
          </w:tcPr>
          <w:p w14:paraId="6DD78742" w14:textId="77777777" w:rsidR="00664FCA" w:rsidRPr="00BA1271" w:rsidRDefault="00664FCA" w:rsidP="00BA1271">
            <w:pPr>
              <w:ind w:left="461"/>
              <w:rPr>
                <w:rFonts w:asciiTheme="minorHAnsi" w:hAnsiTheme="minorHAnsi"/>
              </w:rPr>
            </w:pPr>
            <w:r w:rsidRPr="00BA1271">
              <w:rPr>
                <w:rFonts w:asciiTheme="minorHAnsi" w:hAnsiTheme="minorHAnsi"/>
              </w:rPr>
              <w:t>UTM_DI6</w:t>
            </w:r>
          </w:p>
        </w:tc>
      </w:tr>
    </w:tbl>
    <w:p w14:paraId="14C92EC6" w14:textId="77777777" w:rsidR="00BA1271" w:rsidRPr="003B48AE" w:rsidRDefault="00BA1271" w:rsidP="003B48AE">
      <w:pPr>
        <w:spacing w:before="120"/>
        <w:rPr>
          <w:rFonts w:asciiTheme="minorHAnsi" w:hAnsiTheme="minorHAnsi"/>
        </w:rPr>
      </w:pPr>
      <w:bookmarkStart w:id="93" w:name="_Toc70421299"/>
      <w:r w:rsidRPr="003B48AE">
        <w:rPr>
          <w:rFonts w:asciiTheme="minorHAnsi" w:hAnsiTheme="minorHAnsi"/>
        </w:rPr>
        <w:br w:type="page"/>
      </w:r>
    </w:p>
    <w:p w14:paraId="6AA2919A" w14:textId="7EF4EA30" w:rsidR="00664FCA" w:rsidRPr="00BA1271" w:rsidRDefault="00664FCA" w:rsidP="00BA1271">
      <w:pPr>
        <w:pStyle w:val="ListParagraph"/>
        <w:numPr>
          <w:ilvl w:val="2"/>
          <w:numId w:val="17"/>
        </w:numPr>
        <w:spacing w:before="120"/>
        <w:rPr>
          <w:rFonts w:asciiTheme="minorHAnsi" w:hAnsiTheme="minorHAnsi"/>
        </w:rPr>
      </w:pPr>
      <w:r w:rsidRPr="00BA1271">
        <w:rPr>
          <w:rFonts w:asciiTheme="minorHAnsi" w:hAnsiTheme="minorHAnsi"/>
        </w:rPr>
        <w:lastRenderedPageBreak/>
        <w:t>UTM Multiplexer (MUX C</w:t>
      </w:r>
      <w:r w:rsidRPr="00BA1271">
        <w:rPr>
          <w:rStyle w:val="FootnoteReference"/>
          <w:rFonts w:asciiTheme="minorHAnsi" w:hAnsiTheme="minorHAnsi" w:cstheme="minorHAnsi"/>
          <w:color w:val="auto"/>
          <w:sz w:val="22"/>
          <w:szCs w:val="22"/>
        </w:rPr>
        <w:footnoteReference w:id="10"/>
      </w:r>
      <w:r w:rsidRPr="00BA1271">
        <w:rPr>
          <w:rFonts w:asciiTheme="minorHAnsi" w:hAnsiTheme="minorHAnsi"/>
        </w:rPr>
        <w:t>)</w:t>
      </w:r>
      <w:bookmarkEnd w:id="9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74FEEBB3" w14:textId="77777777" w:rsidTr="00BA1271">
        <w:trPr>
          <w:trHeight w:val="360"/>
        </w:trPr>
        <w:tc>
          <w:tcPr>
            <w:tcW w:w="4508" w:type="dxa"/>
            <w:vMerge w:val="restart"/>
            <w:vAlign w:val="center"/>
            <w:hideMark/>
          </w:tcPr>
          <w:p w14:paraId="79B8A9FE" w14:textId="43394291"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1EE70B15" wp14:editId="56D1A1CE">
                  <wp:extent cx="914400" cy="9144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3C5E73E7"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0E913DDC"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7743AD7D" w14:textId="77777777" w:rsidTr="00BA1271">
        <w:trPr>
          <w:trHeight w:val="360"/>
        </w:trPr>
        <w:tc>
          <w:tcPr>
            <w:tcW w:w="0" w:type="auto"/>
            <w:vMerge/>
            <w:vAlign w:val="center"/>
            <w:hideMark/>
          </w:tcPr>
          <w:p w14:paraId="72A51681" w14:textId="77777777" w:rsidR="00664FCA" w:rsidRPr="00BA1271" w:rsidRDefault="00664FCA" w:rsidP="00EE1BC3">
            <w:pPr>
              <w:rPr>
                <w:rFonts w:asciiTheme="minorHAnsi" w:hAnsiTheme="minorHAnsi"/>
                <w:sz w:val="22"/>
                <w:szCs w:val="28"/>
              </w:rPr>
            </w:pPr>
          </w:p>
        </w:tc>
        <w:tc>
          <w:tcPr>
            <w:tcW w:w="2471" w:type="dxa"/>
            <w:vAlign w:val="center"/>
            <w:hideMark/>
          </w:tcPr>
          <w:p w14:paraId="425D4308"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0EE1609A" w14:textId="77777777" w:rsidR="00664FCA" w:rsidRPr="00BA1271" w:rsidRDefault="00664FCA" w:rsidP="00BA1271">
            <w:pPr>
              <w:ind w:left="461"/>
              <w:rPr>
                <w:rFonts w:asciiTheme="minorHAnsi" w:hAnsiTheme="minorHAnsi"/>
              </w:rPr>
            </w:pPr>
            <w:r w:rsidRPr="00BA1271">
              <w:rPr>
                <w:rFonts w:asciiTheme="minorHAnsi" w:hAnsiTheme="minorHAnsi"/>
              </w:rPr>
              <w:t>GND (Shield)</w:t>
            </w:r>
          </w:p>
        </w:tc>
      </w:tr>
      <w:tr w:rsidR="00664FCA" w:rsidRPr="00BA1271" w14:paraId="0199E086" w14:textId="77777777" w:rsidTr="00BA1271">
        <w:trPr>
          <w:trHeight w:val="360"/>
        </w:trPr>
        <w:tc>
          <w:tcPr>
            <w:tcW w:w="0" w:type="auto"/>
            <w:vMerge/>
            <w:vAlign w:val="center"/>
            <w:hideMark/>
          </w:tcPr>
          <w:p w14:paraId="7A63816D" w14:textId="77777777" w:rsidR="00664FCA" w:rsidRPr="00BA1271" w:rsidRDefault="00664FCA" w:rsidP="00EE1BC3">
            <w:pPr>
              <w:rPr>
                <w:rFonts w:asciiTheme="minorHAnsi" w:hAnsiTheme="minorHAnsi"/>
                <w:sz w:val="22"/>
                <w:szCs w:val="28"/>
              </w:rPr>
            </w:pPr>
          </w:p>
        </w:tc>
        <w:tc>
          <w:tcPr>
            <w:tcW w:w="2471" w:type="dxa"/>
            <w:vAlign w:val="center"/>
            <w:hideMark/>
          </w:tcPr>
          <w:p w14:paraId="56693DE3"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1E782115" w14:textId="77777777" w:rsidR="00664FCA" w:rsidRPr="00BA1271" w:rsidRDefault="00664FCA" w:rsidP="00BA1271">
            <w:pPr>
              <w:ind w:left="461"/>
              <w:rPr>
                <w:rFonts w:asciiTheme="minorHAnsi" w:hAnsiTheme="minorHAnsi"/>
              </w:rPr>
            </w:pPr>
            <w:r w:rsidRPr="00BA1271">
              <w:rPr>
                <w:rFonts w:asciiTheme="minorHAnsi" w:hAnsiTheme="minorHAnsi"/>
              </w:rPr>
              <w:t xml:space="preserve">TR </w:t>
            </w:r>
            <w:r w:rsidRPr="00BA1271">
              <w:rPr>
                <w:rFonts w:asciiTheme="minorHAnsi" w:hAnsiTheme="minorHAnsi"/>
                <w:vertAlign w:val="subscript"/>
              </w:rPr>
              <w:t>n</w:t>
            </w:r>
          </w:p>
        </w:tc>
      </w:tr>
      <w:tr w:rsidR="00664FCA" w:rsidRPr="00BA1271" w14:paraId="47FF2438" w14:textId="77777777" w:rsidTr="00BA1271">
        <w:trPr>
          <w:trHeight w:val="360"/>
        </w:trPr>
        <w:tc>
          <w:tcPr>
            <w:tcW w:w="0" w:type="auto"/>
            <w:vMerge/>
            <w:vAlign w:val="center"/>
            <w:hideMark/>
          </w:tcPr>
          <w:p w14:paraId="07472982" w14:textId="77777777" w:rsidR="00664FCA" w:rsidRPr="00BA1271" w:rsidRDefault="00664FCA" w:rsidP="00EE1BC3">
            <w:pPr>
              <w:rPr>
                <w:rFonts w:asciiTheme="minorHAnsi" w:hAnsiTheme="minorHAnsi"/>
                <w:sz w:val="22"/>
                <w:szCs w:val="28"/>
              </w:rPr>
            </w:pPr>
          </w:p>
        </w:tc>
        <w:tc>
          <w:tcPr>
            <w:tcW w:w="2471" w:type="dxa"/>
            <w:vAlign w:val="center"/>
            <w:hideMark/>
          </w:tcPr>
          <w:p w14:paraId="501015E0"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142419D1" w14:textId="77777777" w:rsidR="00664FCA" w:rsidRPr="00BA1271" w:rsidRDefault="00664FCA" w:rsidP="00BA1271">
            <w:pPr>
              <w:ind w:left="461"/>
              <w:rPr>
                <w:rFonts w:asciiTheme="minorHAnsi" w:hAnsiTheme="minorHAnsi"/>
              </w:rPr>
            </w:pPr>
            <w:r w:rsidRPr="00BA1271">
              <w:rPr>
                <w:rFonts w:asciiTheme="minorHAnsi" w:hAnsiTheme="minorHAnsi"/>
              </w:rPr>
              <w:t>VIN</w:t>
            </w:r>
          </w:p>
        </w:tc>
      </w:tr>
      <w:tr w:rsidR="00664FCA" w:rsidRPr="00BA1271" w14:paraId="17E68321" w14:textId="77777777" w:rsidTr="00BA1271">
        <w:trPr>
          <w:trHeight w:val="360"/>
        </w:trPr>
        <w:tc>
          <w:tcPr>
            <w:tcW w:w="0" w:type="auto"/>
            <w:vMerge/>
            <w:vAlign w:val="center"/>
            <w:hideMark/>
          </w:tcPr>
          <w:p w14:paraId="221D4226" w14:textId="77777777" w:rsidR="00664FCA" w:rsidRPr="00BA1271" w:rsidRDefault="00664FCA" w:rsidP="00EE1BC3">
            <w:pPr>
              <w:rPr>
                <w:rFonts w:asciiTheme="minorHAnsi" w:hAnsiTheme="minorHAnsi"/>
                <w:sz w:val="22"/>
                <w:szCs w:val="28"/>
              </w:rPr>
            </w:pPr>
          </w:p>
        </w:tc>
        <w:tc>
          <w:tcPr>
            <w:tcW w:w="2471" w:type="dxa"/>
            <w:vAlign w:val="center"/>
            <w:hideMark/>
          </w:tcPr>
          <w:p w14:paraId="577F826C"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51BB422C" w14:textId="77777777" w:rsidR="00664FCA" w:rsidRPr="00BA1271" w:rsidRDefault="00664FCA" w:rsidP="00BA1271">
            <w:pPr>
              <w:ind w:left="461"/>
              <w:rPr>
                <w:rFonts w:asciiTheme="minorHAnsi" w:hAnsiTheme="minorHAnsi"/>
              </w:rPr>
            </w:pPr>
            <w:r w:rsidRPr="00BA1271">
              <w:rPr>
                <w:rFonts w:asciiTheme="minorHAnsi" w:hAnsiTheme="minorHAnsi"/>
              </w:rPr>
              <w:t>UTM_LEB</w:t>
            </w:r>
          </w:p>
        </w:tc>
      </w:tr>
      <w:tr w:rsidR="00664FCA" w:rsidRPr="00BA1271" w14:paraId="1219EA2F" w14:textId="77777777" w:rsidTr="00BA1271">
        <w:trPr>
          <w:trHeight w:val="360"/>
        </w:trPr>
        <w:tc>
          <w:tcPr>
            <w:tcW w:w="0" w:type="auto"/>
            <w:vMerge/>
            <w:vAlign w:val="center"/>
            <w:hideMark/>
          </w:tcPr>
          <w:p w14:paraId="0141471C" w14:textId="77777777" w:rsidR="00664FCA" w:rsidRPr="00BA1271" w:rsidRDefault="00664FCA" w:rsidP="00EE1BC3">
            <w:pPr>
              <w:rPr>
                <w:rFonts w:asciiTheme="minorHAnsi" w:hAnsiTheme="minorHAnsi"/>
                <w:sz w:val="22"/>
                <w:szCs w:val="28"/>
              </w:rPr>
            </w:pPr>
          </w:p>
        </w:tc>
        <w:tc>
          <w:tcPr>
            <w:tcW w:w="2471" w:type="dxa"/>
            <w:vAlign w:val="center"/>
            <w:hideMark/>
          </w:tcPr>
          <w:p w14:paraId="4051A08A"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16889DC9" w14:textId="77777777" w:rsidR="00664FCA" w:rsidRPr="00BA1271" w:rsidRDefault="00664FCA" w:rsidP="00BA1271">
            <w:pPr>
              <w:ind w:left="461"/>
              <w:rPr>
                <w:rFonts w:asciiTheme="minorHAnsi" w:hAnsiTheme="minorHAnsi"/>
              </w:rPr>
            </w:pPr>
            <w:r w:rsidRPr="00BA1271">
              <w:rPr>
                <w:rFonts w:asciiTheme="minorHAnsi" w:hAnsiTheme="minorHAnsi"/>
              </w:rPr>
              <w:t>UTM_CLK</w:t>
            </w:r>
          </w:p>
        </w:tc>
      </w:tr>
      <w:tr w:rsidR="00664FCA" w:rsidRPr="00BA1271" w14:paraId="79457EB4" w14:textId="77777777" w:rsidTr="00BA1271">
        <w:trPr>
          <w:trHeight w:val="360"/>
        </w:trPr>
        <w:tc>
          <w:tcPr>
            <w:tcW w:w="4508" w:type="dxa"/>
            <w:vAlign w:val="center"/>
            <w:hideMark/>
          </w:tcPr>
          <w:p w14:paraId="0739CF77" w14:textId="77777777" w:rsidR="00664FCA" w:rsidRPr="00BA1271" w:rsidRDefault="00664FCA" w:rsidP="00EE1BC3">
            <w:pPr>
              <w:ind w:left="720"/>
              <w:rPr>
                <w:rFonts w:asciiTheme="minorHAnsi" w:hAnsiTheme="minorHAnsi"/>
              </w:rPr>
            </w:pPr>
            <w:r w:rsidRPr="00BA1271">
              <w:rPr>
                <w:rFonts w:asciiTheme="minorHAnsi" w:hAnsiTheme="minorHAnsi"/>
                <w:sz w:val="18"/>
                <w:szCs w:val="22"/>
              </w:rPr>
              <w:t>Marking: MUX C</w:t>
            </w:r>
          </w:p>
        </w:tc>
        <w:tc>
          <w:tcPr>
            <w:tcW w:w="2471" w:type="dxa"/>
            <w:vAlign w:val="center"/>
            <w:hideMark/>
          </w:tcPr>
          <w:p w14:paraId="4FD8B928" w14:textId="77777777" w:rsidR="00664FCA" w:rsidRPr="00BA1271" w:rsidRDefault="00664FCA" w:rsidP="00EE1BC3">
            <w:pPr>
              <w:ind w:right="144"/>
              <w:jc w:val="center"/>
              <w:rPr>
                <w:rFonts w:asciiTheme="minorHAnsi" w:hAnsiTheme="minorHAnsi"/>
              </w:rPr>
            </w:pPr>
            <w:r w:rsidRPr="00BA1271">
              <w:rPr>
                <w:rFonts w:asciiTheme="minorHAnsi" w:hAnsiTheme="minorHAnsi"/>
              </w:rPr>
              <w:t>6</w:t>
            </w:r>
          </w:p>
        </w:tc>
        <w:tc>
          <w:tcPr>
            <w:tcW w:w="2471" w:type="dxa"/>
            <w:vAlign w:val="center"/>
            <w:hideMark/>
          </w:tcPr>
          <w:p w14:paraId="484424D3" w14:textId="77777777" w:rsidR="00664FCA" w:rsidRPr="00BA1271" w:rsidRDefault="00664FCA" w:rsidP="00BA1271">
            <w:pPr>
              <w:ind w:left="461"/>
              <w:rPr>
                <w:rFonts w:asciiTheme="minorHAnsi" w:hAnsiTheme="minorHAnsi"/>
              </w:rPr>
            </w:pPr>
            <w:r w:rsidRPr="00BA1271">
              <w:rPr>
                <w:rFonts w:asciiTheme="minorHAnsi" w:hAnsiTheme="minorHAnsi"/>
              </w:rPr>
              <w:t>UTM_DIN</w:t>
            </w:r>
          </w:p>
        </w:tc>
      </w:tr>
    </w:tbl>
    <w:p w14:paraId="6B8EC612" w14:textId="77777777" w:rsidR="00664FCA" w:rsidRPr="00BA1271" w:rsidRDefault="00664FCA" w:rsidP="00BA1271">
      <w:pPr>
        <w:pStyle w:val="ListParagraph"/>
        <w:numPr>
          <w:ilvl w:val="2"/>
          <w:numId w:val="17"/>
        </w:numPr>
        <w:spacing w:before="120"/>
        <w:rPr>
          <w:rFonts w:asciiTheme="minorHAnsi" w:hAnsiTheme="minorHAnsi"/>
        </w:rPr>
      </w:pPr>
      <w:bookmarkStart w:id="94" w:name="_Toc70421300"/>
      <w:r w:rsidRPr="00BA1271">
        <w:rPr>
          <w:rFonts w:asciiTheme="minorHAnsi" w:hAnsiTheme="minorHAnsi"/>
        </w:rPr>
        <w:t>Transducer (common-5)</w:t>
      </w:r>
      <w:bookmarkEnd w:id="9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73246CF5" w14:textId="77777777" w:rsidTr="00BA1271">
        <w:trPr>
          <w:trHeight w:val="360"/>
        </w:trPr>
        <w:tc>
          <w:tcPr>
            <w:tcW w:w="4508" w:type="dxa"/>
            <w:vMerge w:val="restart"/>
            <w:vAlign w:val="center"/>
            <w:hideMark/>
          </w:tcPr>
          <w:p w14:paraId="5F518491" w14:textId="606AB5D1"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20A0E0CD" wp14:editId="067F65A2">
                  <wp:extent cx="914400" cy="9144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55579B65"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1CF1610A"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654BC40F" w14:textId="77777777" w:rsidTr="00BA1271">
        <w:trPr>
          <w:trHeight w:val="360"/>
        </w:trPr>
        <w:tc>
          <w:tcPr>
            <w:tcW w:w="0" w:type="auto"/>
            <w:vMerge/>
            <w:vAlign w:val="center"/>
            <w:hideMark/>
          </w:tcPr>
          <w:p w14:paraId="5774F946" w14:textId="77777777" w:rsidR="00664FCA" w:rsidRPr="00BA1271" w:rsidRDefault="00664FCA" w:rsidP="00EE1BC3">
            <w:pPr>
              <w:rPr>
                <w:rFonts w:asciiTheme="minorHAnsi" w:hAnsiTheme="minorHAnsi"/>
                <w:sz w:val="22"/>
                <w:szCs w:val="28"/>
              </w:rPr>
            </w:pPr>
          </w:p>
        </w:tc>
        <w:tc>
          <w:tcPr>
            <w:tcW w:w="2471" w:type="dxa"/>
            <w:vAlign w:val="center"/>
            <w:hideMark/>
          </w:tcPr>
          <w:p w14:paraId="3D8BDF73"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3A0823A2" w14:textId="77777777" w:rsidR="00664FCA" w:rsidRPr="00BA1271" w:rsidRDefault="00664FCA" w:rsidP="00BA1271">
            <w:pPr>
              <w:ind w:left="461"/>
              <w:rPr>
                <w:rFonts w:asciiTheme="minorHAnsi" w:hAnsiTheme="minorHAnsi"/>
              </w:rPr>
            </w:pPr>
            <w:r w:rsidRPr="00BA1271">
              <w:rPr>
                <w:rFonts w:asciiTheme="minorHAnsi" w:hAnsiTheme="minorHAnsi"/>
              </w:rPr>
              <w:t>GND (Shield)</w:t>
            </w:r>
          </w:p>
        </w:tc>
      </w:tr>
      <w:tr w:rsidR="00664FCA" w:rsidRPr="00BA1271" w14:paraId="750B3286" w14:textId="77777777" w:rsidTr="00BA1271">
        <w:trPr>
          <w:trHeight w:val="360"/>
        </w:trPr>
        <w:tc>
          <w:tcPr>
            <w:tcW w:w="0" w:type="auto"/>
            <w:vMerge/>
            <w:vAlign w:val="center"/>
            <w:hideMark/>
          </w:tcPr>
          <w:p w14:paraId="26AD54DC" w14:textId="77777777" w:rsidR="00664FCA" w:rsidRPr="00BA1271" w:rsidRDefault="00664FCA" w:rsidP="00EE1BC3">
            <w:pPr>
              <w:rPr>
                <w:rFonts w:asciiTheme="minorHAnsi" w:hAnsiTheme="minorHAnsi"/>
                <w:sz w:val="22"/>
                <w:szCs w:val="28"/>
              </w:rPr>
            </w:pPr>
          </w:p>
        </w:tc>
        <w:tc>
          <w:tcPr>
            <w:tcW w:w="2471" w:type="dxa"/>
            <w:vAlign w:val="center"/>
            <w:hideMark/>
          </w:tcPr>
          <w:p w14:paraId="629D347E"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43F3A4EF" w14:textId="77777777" w:rsidR="00664FCA" w:rsidRPr="00BA1271" w:rsidRDefault="00664FCA" w:rsidP="00BA1271">
            <w:pPr>
              <w:ind w:left="461"/>
              <w:rPr>
                <w:rFonts w:asciiTheme="minorHAnsi" w:hAnsiTheme="minorHAnsi"/>
              </w:rPr>
            </w:pPr>
            <w:r w:rsidRPr="00BA1271">
              <w:rPr>
                <w:rFonts w:asciiTheme="minorHAnsi" w:hAnsiTheme="minorHAnsi"/>
              </w:rPr>
              <w:t>TR1</w:t>
            </w:r>
          </w:p>
        </w:tc>
      </w:tr>
      <w:tr w:rsidR="00664FCA" w:rsidRPr="00BA1271" w14:paraId="1D3093B6" w14:textId="77777777" w:rsidTr="00BA1271">
        <w:trPr>
          <w:trHeight w:val="360"/>
        </w:trPr>
        <w:tc>
          <w:tcPr>
            <w:tcW w:w="0" w:type="auto"/>
            <w:vMerge/>
            <w:vAlign w:val="center"/>
            <w:hideMark/>
          </w:tcPr>
          <w:p w14:paraId="499E2661" w14:textId="77777777" w:rsidR="00664FCA" w:rsidRPr="00BA1271" w:rsidRDefault="00664FCA" w:rsidP="00EE1BC3">
            <w:pPr>
              <w:rPr>
                <w:rFonts w:asciiTheme="minorHAnsi" w:hAnsiTheme="minorHAnsi"/>
                <w:sz w:val="22"/>
                <w:szCs w:val="28"/>
              </w:rPr>
            </w:pPr>
          </w:p>
        </w:tc>
        <w:tc>
          <w:tcPr>
            <w:tcW w:w="2471" w:type="dxa"/>
            <w:vAlign w:val="center"/>
            <w:hideMark/>
          </w:tcPr>
          <w:p w14:paraId="53334010"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702D8412" w14:textId="77777777" w:rsidR="00664FCA" w:rsidRPr="00BA1271" w:rsidRDefault="00664FCA" w:rsidP="00BA1271">
            <w:pPr>
              <w:ind w:left="461"/>
              <w:rPr>
                <w:rFonts w:asciiTheme="minorHAnsi" w:hAnsiTheme="minorHAnsi"/>
              </w:rPr>
            </w:pPr>
            <w:r w:rsidRPr="00BA1271">
              <w:rPr>
                <w:rFonts w:asciiTheme="minorHAnsi" w:hAnsiTheme="minorHAnsi"/>
              </w:rPr>
              <w:t>TR2</w:t>
            </w:r>
          </w:p>
        </w:tc>
      </w:tr>
      <w:tr w:rsidR="00664FCA" w:rsidRPr="00BA1271" w14:paraId="7E99824A" w14:textId="77777777" w:rsidTr="00BA1271">
        <w:trPr>
          <w:trHeight w:val="360"/>
        </w:trPr>
        <w:tc>
          <w:tcPr>
            <w:tcW w:w="0" w:type="auto"/>
            <w:vMerge/>
            <w:vAlign w:val="center"/>
            <w:hideMark/>
          </w:tcPr>
          <w:p w14:paraId="6B9F799E" w14:textId="77777777" w:rsidR="00664FCA" w:rsidRPr="00BA1271" w:rsidRDefault="00664FCA" w:rsidP="00EE1BC3">
            <w:pPr>
              <w:rPr>
                <w:rFonts w:asciiTheme="minorHAnsi" w:hAnsiTheme="minorHAnsi"/>
                <w:sz w:val="22"/>
                <w:szCs w:val="28"/>
              </w:rPr>
            </w:pPr>
          </w:p>
        </w:tc>
        <w:tc>
          <w:tcPr>
            <w:tcW w:w="2471" w:type="dxa"/>
            <w:vAlign w:val="center"/>
            <w:hideMark/>
          </w:tcPr>
          <w:p w14:paraId="60098DB2"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698DC3B2" w14:textId="77777777" w:rsidR="00664FCA" w:rsidRPr="00BA1271" w:rsidRDefault="00664FCA" w:rsidP="00BA1271">
            <w:pPr>
              <w:ind w:left="461"/>
              <w:rPr>
                <w:rFonts w:asciiTheme="minorHAnsi" w:hAnsiTheme="minorHAnsi"/>
              </w:rPr>
            </w:pPr>
            <w:r w:rsidRPr="00BA1271">
              <w:rPr>
                <w:rFonts w:asciiTheme="minorHAnsi" w:hAnsiTheme="minorHAnsi"/>
              </w:rPr>
              <w:t>TR3</w:t>
            </w:r>
          </w:p>
        </w:tc>
      </w:tr>
      <w:tr w:rsidR="00664FCA" w:rsidRPr="00BA1271" w14:paraId="5D8C0815" w14:textId="77777777" w:rsidTr="00BA1271">
        <w:trPr>
          <w:trHeight w:val="360"/>
        </w:trPr>
        <w:tc>
          <w:tcPr>
            <w:tcW w:w="0" w:type="auto"/>
            <w:vMerge/>
            <w:vAlign w:val="center"/>
            <w:hideMark/>
          </w:tcPr>
          <w:p w14:paraId="62285009" w14:textId="77777777" w:rsidR="00664FCA" w:rsidRPr="00BA1271" w:rsidRDefault="00664FCA" w:rsidP="00EE1BC3">
            <w:pPr>
              <w:rPr>
                <w:rFonts w:asciiTheme="minorHAnsi" w:hAnsiTheme="minorHAnsi"/>
                <w:sz w:val="22"/>
                <w:szCs w:val="28"/>
              </w:rPr>
            </w:pPr>
          </w:p>
        </w:tc>
        <w:tc>
          <w:tcPr>
            <w:tcW w:w="2471" w:type="dxa"/>
            <w:vAlign w:val="center"/>
            <w:hideMark/>
          </w:tcPr>
          <w:p w14:paraId="3F934C8D"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10EC8A8D" w14:textId="77777777" w:rsidR="00664FCA" w:rsidRPr="00BA1271" w:rsidRDefault="00664FCA" w:rsidP="00BA1271">
            <w:pPr>
              <w:ind w:left="461"/>
              <w:rPr>
                <w:rFonts w:asciiTheme="minorHAnsi" w:hAnsiTheme="minorHAnsi"/>
              </w:rPr>
            </w:pPr>
            <w:r w:rsidRPr="00BA1271">
              <w:rPr>
                <w:rFonts w:asciiTheme="minorHAnsi" w:hAnsiTheme="minorHAnsi"/>
              </w:rPr>
              <w:t>TR4</w:t>
            </w:r>
          </w:p>
        </w:tc>
      </w:tr>
      <w:tr w:rsidR="00664FCA" w:rsidRPr="00BA1271" w14:paraId="497DE971" w14:textId="77777777" w:rsidTr="00BA1271">
        <w:trPr>
          <w:trHeight w:val="360"/>
        </w:trPr>
        <w:tc>
          <w:tcPr>
            <w:tcW w:w="4508" w:type="dxa"/>
            <w:vAlign w:val="center"/>
            <w:hideMark/>
          </w:tcPr>
          <w:p w14:paraId="601EE4B2" w14:textId="77777777" w:rsidR="00664FCA" w:rsidRPr="00BA1271" w:rsidRDefault="00664FCA" w:rsidP="00EE1BC3">
            <w:pPr>
              <w:ind w:left="720"/>
              <w:rPr>
                <w:rFonts w:asciiTheme="minorHAnsi" w:hAnsiTheme="minorHAnsi"/>
              </w:rPr>
            </w:pPr>
            <w:r w:rsidRPr="00BA1271">
              <w:rPr>
                <w:rFonts w:asciiTheme="minorHAnsi" w:hAnsiTheme="minorHAnsi"/>
                <w:sz w:val="18"/>
                <w:szCs w:val="22"/>
              </w:rPr>
              <w:t>Marking: TR?</w:t>
            </w:r>
            <w:r w:rsidRPr="00BA1271">
              <w:rPr>
                <w:rFonts w:asciiTheme="minorHAnsi" w:hAnsiTheme="minorHAnsi"/>
                <w:sz w:val="18"/>
                <w:szCs w:val="22"/>
                <w:vertAlign w:val="subscript"/>
              </w:rPr>
              <w:t xml:space="preserve"> n+5</w:t>
            </w:r>
            <w:r w:rsidRPr="00BA1271">
              <w:rPr>
                <w:rFonts w:asciiTheme="minorHAnsi" w:hAnsiTheme="minorHAnsi"/>
                <w:sz w:val="18"/>
                <w:szCs w:val="22"/>
              </w:rPr>
              <w:t xml:space="preserve"> [XXX]</w:t>
            </w:r>
          </w:p>
        </w:tc>
        <w:tc>
          <w:tcPr>
            <w:tcW w:w="2471" w:type="dxa"/>
            <w:vAlign w:val="center"/>
            <w:hideMark/>
          </w:tcPr>
          <w:p w14:paraId="1C385D0E" w14:textId="77777777" w:rsidR="00664FCA" w:rsidRPr="00BA1271" w:rsidRDefault="00664FCA" w:rsidP="00EE1BC3">
            <w:pPr>
              <w:ind w:right="144"/>
              <w:jc w:val="center"/>
              <w:rPr>
                <w:rFonts w:asciiTheme="minorHAnsi" w:hAnsiTheme="minorHAnsi"/>
              </w:rPr>
            </w:pPr>
            <w:r w:rsidRPr="00BA1271">
              <w:rPr>
                <w:rFonts w:asciiTheme="minorHAnsi" w:hAnsiTheme="minorHAnsi"/>
              </w:rPr>
              <w:t>6</w:t>
            </w:r>
          </w:p>
        </w:tc>
        <w:tc>
          <w:tcPr>
            <w:tcW w:w="2471" w:type="dxa"/>
            <w:vAlign w:val="center"/>
            <w:hideMark/>
          </w:tcPr>
          <w:p w14:paraId="39569424" w14:textId="77777777" w:rsidR="00664FCA" w:rsidRPr="00BA1271" w:rsidRDefault="00664FCA" w:rsidP="00BA1271">
            <w:pPr>
              <w:ind w:left="461"/>
              <w:rPr>
                <w:rFonts w:asciiTheme="minorHAnsi" w:hAnsiTheme="minorHAnsi"/>
              </w:rPr>
            </w:pPr>
            <w:r w:rsidRPr="00BA1271">
              <w:rPr>
                <w:rFonts w:asciiTheme="minorHAnsi" w:hAnsiTheme="minorHAnsi"/>
              </w:rPr>
              <w:t>TR5</w:t>
            </w:r>
          </w:p>
        </w:tc>
      </w:tr>
    </w:tbl>
    <w:p w14:paraId="7E716F03" w14:textId="77777777" w:rsidR="00664FCA" w:rsidRPr="00BA1271" w:rsidRDefault="00664FCA" w:rsidP="00BA1271">
      <w:pPr>
        <w:pStyle w:val="ListParagraph"/>
        <w:numPr>
          <w:ilvl w:val="2"/>
          <w:numId w:val="17"/>
        </w:numPr>
        <w:spacing w:before="120"/>
        <w:rPr>
          <w:rFonts w:asciiTheme="minorHAnsi" w:hAnsiTheme="minorHAnsi"/>
        </w:rPr>
      </w:pPr>
      <w:bookmarkStart w:id="95" w:name="_Toc70421301"/>
      <w:r w:rsidRPr="00BA1271">
        <w:rPr>
          <w:rFonts w:asciiTheme="minorHAnsi" w:hAnsiTheme="minorHAnsi"/>
        </w:rPr>
        <w:t>PT Sensor</w:t>
      </w:r>
      <w:r w:rsidRPr="00BA1271">
        <w:rPr>
          <w:rStyle w:val="FootnoteReference"/>
          <w:rFonts w:asciiTheme="minorHAnsi" w:hAnsiTheme="minorHAnsi" w:cstheme="minorHAnsi"/>
          <w:color w:val="auto"/>
          <w:sz w:val="22"/>
          <w:szCs w:val="22"/>
        </w:rPr>
        <w:footnoteReference w:id="11"/>
      </w:r>
      <w:bookmarkEnd w:id="9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5E58CA43" w14:textId="77777777" w:rsidTr="00BA1271">
        <w:trPr>
          <w:trHeight w:val="360"/>
        </w:trPr>
        <w:tc>
          <w:tcPr>
            <w:tcW w:w="4508" w:type="dxa"/>
            <w:vMerge w:val="restart"/>
            <w:vAlign w:val="center"/>
            <w:hideMark/>
          </w:tcPr>
          <w:p w14:paraId="60BCB38F" w14:textId="226F4C98"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56DCDD7B" wp14:editId="777D7145">
                  <wp:extent cx="914400" cy="9144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71" w:type="dxa"/>
            <w:vAlign w:val="center"/>
            <w:hideMark/>
          </w:tcPr>
          <w:p w14:paraId="42415D53"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60A613F7"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60E377EF" w14:textId="77777777" w:rsidTr="00BA1271">
        <w:trPr>
          <w:trHeight w:val="360"/>
        </w:trPr>
        <w:tc>
          <w:tcPr>
            <w:tcW w:w="0" w:type="auto"/>
            <w:vMerge/>
            <w:vAlign w:val="center"/>
            <w:hideMark/>
          </w:tcPr>
          <w:p w14:paraId="0F545CE3" w14:textId="77777777" w:rsidR="00664FCA" w:rsidRPr="00BA1271" w:rsidRDefault="00664FCA" w:rsidP="00EE1BC3">
            <w:pPr>
              <w:rPr>
                <w:rFonts w:asciiTheme="minorHAnsi" w:hAnsiTheme="minorHAnsi"/>
                <w:sz w:val="22"/>
                <w:szCs w:val="28"/>
              </w:rPr>
            </w:pPr>
          </w:p>
        </w:tc>
        <w:tc>
          <w:tcPr>
            <w:tcW w:w="2471" w:type="dxa"/>
            <w:vAlign w:val="center"/>
            <w:hideMark/>
          </w:tcPr>
          <w:p w14:paraId="327C1D33"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5E78F1DC" w14:textId="77777777" w:rsidR="00664FCA" w:rsidRPr="00BA1271" w:rsidRDefault="00664FCA" w:rsidP="00BA1271">
            <w:pPr>
              <w:ind w:left="461"/>
              <w:rPr>
                <w:rFonts w:asciiTheme="minorHAnsi" w:hAnsiTheme="minorHAnsi"/>
              </w:rPr>
            </w:pPr>
            <w:r w:rsidRPr="00BA1271">
              <w:rPr>
                <w:rFonts w:asciiTheme="minorHAnsi" w:hAnsiTheme="minorHAnsi"/>
              </w:rPr>
              <w:t>GND</w:t>
            </w:r>
          </w:p>
        </w:tc>
      </w:tr>
      <w:tr w:rsidR="00664FCA" w:rsidRPr="00BA1271" w14:paraId="6A0FCCE1" w14:textId="77777777" w:rsidTr="00BA1271">
        <w:trPr>
          <w:trHeight w:val="360"/>
        </w:trPr>
        <w:tc>
          <w:tcPr>
            <w:tcW w:w="0" w:type="auto"/>
            <w:vMerge/>
            <w:vAlign w:val="center"/>
            <w:hideMark/>
          </w:tcPr>
          <w:p w14:paraId="117D0510" w14:textId="77777777" w:rsidR="00664FCA" w:rsidRPr="00BA1271" w:rsidRDefault="00664FCA" w:rsidP="00EE1BC3">
            <w:pPr>
              <w:rPr>
                <w:rFonts w:asciiTheme="minorHAnsi" w:hAnsiTheme="minorHAnsi"/>
                <w:sz w:val="22"/>
                <w:szCs w:val="28"/>
              </w:rPr>
            </w:pPr>
          </w:p>
        </w:tc>
        <w:tc>
          <w:tcPr>
            <w:tcW w:w="2471" w:type="dxa"/>
            <w:vAlign w:val="center"/>
            <w:hideMark/>
          </w:tcPr>
          <w:p w14:paraId="0437E63F"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6F88B189" w14:textId="77777777" w:rsidR="00664FCA" w:rsidRPr="00BA1271" w:rsidRDefault="00664FCA" w:rsidP="00BA1271">
            <w:pPr>
              <w:ind w:left="461"/>
              <w:rPr>
                <w:rFonts w:asciiTheme="minorHAnsi" w:hAnsiTheme="minorHAnsi"/>
              </w:rPr>
            </w:pPr>
            <w:r w:rsidRPr="00BA1271">
              <w:rPr>
                <w:rFonts w:asciiTheme="minorHAnsi" w:hAnsiTheme="minorHAnsi"/>
              </w:rPr>
              <w:t>VCC</w:t>
            </w:r>
          </w:p>
        </w:tc>
      </w:tr>
      <w:tr w:rsidR="00664FCA" w:rsidRPr="00BA1271" w14:paraId="41089113" w14:textId="77777777" w:rsidTr="00BA1271">
        <w:trPr>
          <w:trHeight w:val="360"/>
        </w:trPr>
        <w:tc>
          <w:tcPr>
            <w:tcW w:w="0" w:type="auto"/>
            <w:vMerge/>
            <w:vAlign w:val="center"/>
            <w:hideMark/>
          </w:tcPr>
          <w:p w14:paraId="7B33B42B" w14:textId="77777777" w:rsidR="00664FCA" w:rsidRPr="00BA1271" w:rsidRDefault="00664FCA" w:rsidP="00EE1BC3">
            <w:pPr>
              <w:rPr>
                <w:rFonts w:asciiTheme="minorHAnsi" w:hAnsiTheme="minorHAnsi"/>
                <w:sz w:val="22"/>
                <w:szCs w:val="28"/>
              </w:rPr>
            </w:pPr>
          </w:p>
        </w:tc>
        <w:tc>
          <w:tcPr>
            <w:tcW w:w="2471" w:type="dxa"/>
            <w:vAlign w:val="center"/>
            <w:hideMark/>
          </w:tcPr>
          <w:p w14:paraId="0993CD0F"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062E809C" w14:textId="77777777" w:rsidR="00664FCA" w:rsidRPr="00BA1271" w:rsidRDefault="00664FCA" w:rsidP="00BA1271">
            <w:pPr>
              <w:ind w:left="461"/>
              <w:rPr>
                <w:rFonts w:asciiTheme="minorHAnsi" w:hAnsiTheme="minorHAnsi"/>
              </w:rPr>
            </w:pPr>
            <w:r w:rsidRPr="00BA1271">
              <w:rPr>
                <w:rFonts w:asciiTheme="minorHAnsi" w:hAnsiTheme="minorHAnsi"/>
              </w:rPr>
              <w:t>-</w:t>
            </w:r>
          </w:p>
        </w:tc>
      </w:tr>
      <w:tr w:rsidR="00664FCA" w:rsidRPr="00BA1271" w14:paraId="43EE190E" w14:textId="77777777" w:rsidTr="00BA1271">
        <w:trPr>
          <w:trHeight w:val="360"/>
        </w:trPr>
        <w:tc>
          <w:tcPr>
            <w:tcW w:w="0" w:type="auto"/>
            <w:vMerge/>
            <w:vAlign w:val="center"/>
            <w:hideMark/>
          </w:tcPr>
          <w:p w14:paraId="00B26CC8" w14:textId="77777777" w:rsidR="00664FCA" w:rsidRPr="00BA1271" w:rsidRDefault="00664FCA" w:rsidP="00EE1BC3">
            <w:pPr>
              <w:rPr>
                <w:rFonts w:asciiTheme="minorHAnsi" w:hAnsiTheme="minorHAnsi"/>
                <w:sz w:val="22"/>
                <w:szCs w:val="28"/>
              </w:rPr>
            </w:pPr>
          </w:p>
        </w:tc>
        <w:tc>
          <w:tcPr>
            <w:tcW w:w="2471" w:type="dxa"/>
            <w:vAlign w:val="center"/>
            <w:hideMark/>
          </w:tcPr>
          <w:p w14:paraId="5803F731"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2B2EF808" w14:textId="77777777" w:rsidR="00664FCA" w:rsidRPr="00BA1271" w:rsidRDefault="00664FCA" w:rsidP="00BA1271">
            <w:pPr>
              <w:ind w:left="461"/>
              <w:rPr>
                <w:rFonts w:asciiTheme="minorHAnsi" w:hAnsiTheme="minorHAnsi"/>
              </w:rPr>
            </w:pPr>
            <w:r w:rsidRPr="00BA1271">
              <w:rPr>
                <w:rFonts w:asciiTheme="minorHAnsi" w:hAnsiTheme="minorHAnsi"/>
              </w:rPr>
              <w:t>T?</w:t>
            </w:r>
          </w:p>
        </w:tc>
      </w:tr>
      <w:tr w:rsidR="00664FCA" w:rsidRPr="00BA1271" w14:paraId="3BE5EA12" w14:textId="77777777" w:rsidTr="00BA1271">
        <w:trPr>
          <w:trHeight w:val="360"/>
        </w:trPr>
        <w:tc>
          <w:tcPr>
            <w:tcW w:w="0" w:type="auto"/>
            <w:vMerge/>
            <w:vAlign w:val="center"/>
            <w:hideMark/>
          </w:tcPr>
          <w:p w14:paraId="2044193C" w14:textId="77777777" w:rsidR="00664FCA" w:rsidRPr="00BA1271" w:rsidRDefault="00664FCA" w:rsidP="00EE1BC3">
            <w:pPr>
              <w:rPr>
                <w:rFonts w:asciiTheme="minorHAnsi" w:hAnsiTheme="minorHAnsi"/>
                <w:sz w:val="22"/>
                <w:szCs w:val="28"/>
              </w:rPr>
            </w:pPr>
          </w:p>
        </w:tc>
        <w:tc>
          <w:tcPr>
            <w:tcW w:w="2471" w:type="dxa"/>
            <w:vAlign w:val="center"/>
            <w:hideMark/>
          </w:tcPr>
          <w:p w14:paraId="6F88E2E5"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71754BB2" w14:textId="77777777" w:rsidR="00664FCA" w:rsidRPr="00BA1271" w:rsidRDefault="00664FCA" w:rsidP="00BA1271">
            <w:pPr>
              <w:ind w:left="461"/>
              <w:rPr>
                <w:rFonts w:asciiTheme="minorHAnsi" w:hAnsiTheme="minorHAnsi"/>
              </w:rPr>
            </w:pPr>
            <w:r w:rsidRPr="00BA1271">
              <w:rPr>
                <w:rFonts w:asciiTheme="minorHAnsi" w:hAnsiTheme="minorHAnsi"/>
              </w:rPr>
              <w:t>P?</w:t>
            </w:r>
          </w:p>
        </w:tc>
      </w:tr>
      <w:tr w:rsidR="00664FCA" w:rsidRPr="00BA1271" w14:paraId="27EE1008" w14:textId="77777777" w:rsidTr="00BA1271">
        <w:trPr>
          <w:trHeight w:val="360"/>
        </w:trPr>
        <w:tc>
          <w:tcPr>
            <w:tcW w:w="4508" w:type="dxa"/>
            <w:vAlign w:val="center"/>
            <w:hideMark/>
          </w:tcPr>
          <w:p w14:paraId="7E51787F" w14:textId="77777777" w:rsidR="00664FCA" w:rsidRPr="00BA1271" w:rsidRDefault="00664FCA" w:rsidP="00EE1BC3">
            <w:pPr>
              <w:ind w:left="720"/>
              <w:rPr>
                <w:rFonts w:asciiTheme="minorHAnsi" w:hAnsiTheme="minorHAnsi"/>
              </w:rPr>
            </w:pPr>
            <w:r w:rsidRPr="00BA1271">
              <w:rPr>
                <w:rFonts w:asciiTheme="minorHAnsi" w:hAnsiTheme="minorHAnsi"/>
                <w:sz w:val="18"/>
                <w:szCs w:val="22"/>
              </w:rPr>
              <w:t>Marking: PT?</w:t>
            </w:r>
          </w:p>
        </w:tc>
        <w:tc>
          <w:tcPr>
            <w:tcW w:w="2471" w:type="dxa"/>
            <w:vAlign w:val="center"/>
            <w:hideMark/>
          </w:tcPr>
          <w:p w14:paraId="168896AD" w14:textId="77777777" w:rsidR="00664FCA" w:rsidRPr="00BA1271" w:rsidRDefault="00664FCA" w:rsidP="00EE1BC3">
            <w:pPr>
              <w:ind w:right="144"/>
              <w:jc w:val="center"/>
              <w:rPr>
                <w:rFonts w:asciiTheme="minorHAnsi" w:hAnsiTheme="minorHAnsi"/>
              </w:rPr>
            </w:pPr>
            <w:r w:rsidRPr="00BA1271">
              <w:rPr>
                <w:rFonts w:asciiTheme="minorHAnsi" w:hAnsiTheme="minorHAnsi"/>
              </w:rPr>
              <w:t>6</w:t>
            </w:r>
          </w:p>
        </w:tc>
        <w:tc>
          <w:tcPr>
            <w:tcW w:w="2471" w:type="dxa"/>
            <w:vAlign w:val="center"/>
            <w:hideMark/>
          </w:tcPr>
          <w:p w14:paraId="11092C1D" w14:textId="77777777" w:rsidR="00664FCA" w:rsidRPr="00BA1271" w:rsidRDefault="00664FCA" w:rsidP="00BA1271">
            <w:pPr>
              <w:ind w:left="461"/>
              <w:rPr>
                <w:rFonts w:asciiTheme="minorHAnsi" w:hAnsiTheme="minorHAnsi"/>
              </w:rPr>
            </w:pPr>
            <w:r w:rsidRPr="00BA1271">
              <w:rPr>
                <w:rFonts w:asciiTheme="minorHAnsi" w:hAnsiTheme="minorHAnsi"/>
              </w:rPr>
              <w:t>-</w:t>
            </w:r>
          </w:p>
        </w:tc>
      </w:tr>
    </w:tbl>
    <w:p w14:paraId="34CBD468" w14:textId="77777777" w:rsidR="00BA1271" w:rsidRPr="003B48AE" w:rsidRDefault="00BA1271" w:rsidP="003B48AE">
      <w:pPr>
        <w:spacing w:before="120"/>
        <w:rPr>
          <w:rFonts w:asciiTheme="minorHAnsi" w:hAnsiTheme="minorHAnsi"/>
        </w:rPr>
      </w:pPr>
      <w:bookmarkStart w:id="96" w:name="_Toc70421302"/>
      <w:r w:rsidRPr="003B48AE">
        <w:rPr>
          <w:rFonts w:asciiTheme="minorHAnsi" w:hAnsiTheme="minorHAnsi"/>
        </w:rPr>
        <w:br w:type="page"/>
      </w:r>
    </w:p>
    <w:p w14:paraId="0C4E5089" w14:textId="6E6F097C" w:rsidR="00664FCA" w:rsidRPr="00BA1271" w:rsidRDefault="00664FCA" w:rsidP="00BA1271">
      <w:pPr>
        <w:pStyle w:val="ListParagraph"/>
        <w:numPr>
          <w:ilvl w:val="2"/>
          <w:numId w:val="17"/>
        </w:numPr>
        <w:spacing w:before="120"/>
        <w:rPr>
          <w:rFonts w:asciiTheme="minorHAnsi" w:hAnsiTheme="minorHAnsi"/>
        </w:rPr>
      </w:pPr>
      <w:r w:rsidRPr="00BA1271">
        <w:rPr>
          <w:rFonts w:asciiTheme="minorHAnsi" w:hAnsiTheme="minorHAnsi"/>
        </w:rPr>
        <w:lastRenderedPageBreak/>
        <w:t>MFL Data Flap Output (FLP A)</w:t>
      </w:r>
      <w:bookmarkEnd w:id="9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77CF9110" w14:textId="77777777" w:rsidTr="00BA1271">
        <w:trPr>
          <w:trHeight w:val="360"/>
        </w:trPr>
        <w:tc>
          <w:tcPr>
            <w:tcW w:w="4508" w:type="dxa"/>
            <w:vMerge w:val="restart"/>
            <w:vAlign w:val="center"/>
            <w:hideMark/>
          </w:tcPr>
          <w:p w14:paraId="3374415B" w14:textId="27C6C7DD" w:rsidR="00664FCA" w:rsidRPr="00BA1271" w:rsidRDefault="00664FCA" w:rsidP="00EE1BC3">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72299CAF" wp14:editId="6F30374F">
                  <wp:extent cx="1371600" cy="13716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471" w:type="dxa"/>
            <w:vAlign w:val="center"/>
            <w:hideMark/>
          </w:tcPr>
          <w:p w14:paraId="0DFC12A2" w14:textId="77777777" w:rsidR="00664FCA" w:rsidRPr="00BA1271" w:rsidRDefault="00664FCA" w:rsidP="00EE1BC3">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1A638AC6" w14:textId="77777777" w:rsidR="00664FCA" w:rsidRPr="00BA1271" w:rsidRDefault="00664FCA" w:rsidP="00EE1BC3">
            <w:pPr>
              <w:jc w:val="center"/>
              <w:rPr>
                <w:rFonts w:asciiTheme="minorHAnsi" w:hAnsiTheme="minorHAnsi"/>
                <w:b/>
                <w:bCs/>
              </w:rPr>
            </w:pPr>
            <w:r w:rsidRPr="00BA1271">
              <w:rPr>
                <w:rFonts w:asciiTheme="minorHAnsi" w:hAnsiTheme="minorHAnsi"/>
                <w:b/>
                <w:bCs/>
              </w:rPr>
              <w:t>FUNCTIONAL</w:t>
            </w:r>
          </w:p>
        </w:tc>
      </w:tr>
      <w:tr w:rsidR="00664FCA" w:rsidRPr="00BA1271" w14:paraId="6666EA7C" w14:textId="77777777" w:rsidTr="00BA1271">
        <w:trPr>
          <w:trHeight w:val="360"/>
        </w:trPr>
        <w:tc>
          <w:tcPr>
            <w:tcW w:w="0" w:type="auto"/>
            <w:vMerge/>
            <w:vAlign w:val="center"/>
            <w:hideMark/>
          </w:tcPr>
          <w:p w14:paraId="70FD096C" w14:textId="77777777" w:rsidR="00664FCA" w:rsidRPr="00BA1271" w:rsidRDefault="00664FCA" w:rsidP="00EE1BC3">
            <w:pPr>
              <w:rPr>
                <w:rFonts w:asciiTheme="minorHAnsi" w:hAnsiTheme="minorHAnsi"/>
                <w:sz w:val="22"/>
                <w:szCs w:val="28"/>
              </w:rPr>
            </w:pPr>
          </w:p>
        </w:tc>
        <w:tc>
          <w:tcPr>
            <w:tcW w:w="2471" w:type="dxa"/>
            <w:vAlign w:val="center"/>
            <w:hideMark/>
          </w:tcPr>
          <w:p w14:paraId="365F62C1" w14:textId="77777777" w:rsidR="00664FCA" w:rsidRPr="00BA1271" w:rsidRDefault="00664FCA" w:rsidP="00EE1BC3">
            <w:pPr>
              <w:ind w:right="144"/>
              <w:jc w:val="center"/>
              <w:rPr>
                <w:rFonts w:asciiTheme="minorHAnsi" w:hAnsiTheme="minorHAnsi"/>
              </w:rPr>
            </w:pPr>
            <w:r w:rsidRPr="00BA1271">
              <w:rPr>
                <w:rFonts w:asciiTheme="minorHAnsi" w:hAnsiTheme="minorHAnsi"/>
              </w:rPr>
              <w:t>1</w:t>
            </w:r>
          </w:p>
        </w:tc>
        <w:tc>
          <w:tcPr>
            <w:tcW w:w="2471" w:type="dxa"/>
            <w:vAlign w:val="center"/>
            <w:hideMark/>
          </w:tcPr>
          <w:p w14:paraId="045C5CF6" w14:textId="77777777" w:rsidR="00664FCA" w:rsidRPr="00BA1271" w:rsidRDefault="00664FCA" w:rsidP="00BA1271">
            <w:pPr>
              <w:ind w:left="461"/>
              <w:rPr>
                <w:rFonts w:asciiTheme="minorHAnsi" w:hAnsiTheme="minorHAnsi"/>
              </w:rPr>
            </w:pPr>
            <w:r w:rsidRPr="00BA1271">
              <w:rPr>
                <w:rFonts w:asciiTheme="minorHAnsi" w:hAnsiTheme="minorHAnsi"/>
              </w:rPr>
              <w:t>FLP1</w:t>
            </w:r>
          </w:p>
        </w:tc>
      </w:tr>
      <w:tr w:rsidR="00664FCA" w:rsidRPr="00BA1271" w14:paraId="193585A4" w14:textId="77777777" w:rsidTr="00BA1271">
        <w:trPr>
          <w:trHeight w:val="360"/>
        </w:trPr>
        <w:tc>
          <w:tcPr>
            <w:tcW w:w="0" w:type="auto"/>
            <w:vMerge/>
            <w:vAlign w:val="center"/>
            <w:hideMark/>
          </w:tcPr>
          <w:p w14:paraId="153E7BD4" w14:textId="77777777" w:rsidR="00664FCA" w:rsidRPr="00BA1271" w:rsidRDefault="00664FCA" w:rsidP="00EE1BC3">
            <w:pPr>
              <w:rPr>
                <w:rFonts w:asciiTheme="minorHAnsi" w:hAnsiTheme="minorHAnsi"/>
                <w:sz w:val="22"/>
                <w:szCs w:val="28"/>
              </w:rPr>
            </w:pPr>
          </w:p>
        </w:tc>
        <w:tc>
          <w:tcPr>
            <w:tcW w:w="2471" w:type="dxa"/>
            <w:vAlign w:val="center"/>
            <w:hideMark/>
          </w:tcPr>
          <w:p w14:paraId="19213342" w14:textId="77777777" w:rsidR="00664FCA" w:rsidRPr="00BA1271" w:rsidRDefault="00664FCA" w:rsidP="00EE1BC3">
            <w:pPr>
              <w:ind w:right="144"/>
              <w:jc w:val="center"/>
              <w:rPr>
                <w:rFonts w:asciiTheme="minorHAnsi" w:hAnsiTheme="minorHAnsi"/>
              </w:rPr>
            </w:pPr>
            <w:r w:rsidRPr="00BA1271">
              <w:rPr>
                <w:rFonts w:asciiTheme="minorHAnsi" w:hAnsiTheme="minorHAnsi"/>
              </w:rPr>
              <w:t>2</w:t>
            </w:r>
          </w:p>
        </w:tc>
        <w:tc>
          <w:tcPr>
            <w:tcW w:w="2471" w:type="dxa"/>
            <w:vAlign w:val="center"/>
            <w:hideMark/>
          </w:tcPr>
          <w:p w14:paraId="29B82A25" w14:textId="77777777" w:rsidR="00664FCA" w:rsidRPr="00BA1271" w:rsidRDefault="00664FCA" w:rsidP="00BA1271">
            <w:pPr>
              <w:ind w:left="461"/>
              <w:rPr>
                <w:rFonts w:asciiTheme="minorHAnsi" w:hAnsiTheme="minorHAnsi"/>
              </w:rPr>
            </w:pPr>
            <w:r w:rsidRPr="00BA1271">
              <w:rPr>
                <w:rFonts w:asciiTheme="minorHAnsi" w:hAnsiTheme="minorHAnsi"/>
              </w:rPr>
              <w:t>FLP2</w:t>
            </w:r>
          </w:p>
        </w:tc>
      </w:tr>
      <w:tr w:rsidR="00664FCA" w:rsidRPr="00BA1271" w14:paraId="78561BCC" w14:textId="77777777" w:rsidTr="00BA1271">
        <w:trPr>
          <w:trHeight w:val="360"/>
        </w:trPr>
        <w:tc>
          <w:tcPr>
            <w:tcW w:w="0" w:type="auto"/>
            <w:vMerge/>
            <w:vAlign w:val="center"/>
            <w:hideMark/>
          </w:tcPr>
          <w:p w14:paraId="3554A0E5" w14:textId="77777777" w:rsidR="00664FCA" w:rsidRPr="00BA1271" w:rsidRDefault="00664FCA" w:rsidP="00EE1BC3">
            <w:pPr>
              <w:rPr>
                <w:rFonts w:asciiTheme="minorHAnsi" w:hAnsiTheme="minorHAnsi"/>
                <w:sz w:val="22"/>
                <w:szCs w:val="28"/>
              </w:rPr>
            </w:pPr>
          </w:p>
        </w:tc>
        <w:tc>
          <w:tcPr>
            <w:tcW w:w="2471" w:type="dxa"/>
            <w:vAlign w:val="center"/>
            <w:hideMark/>
          </w:tcPr>
          <w:p w14:paraId="0AAD5380" w14:textId="77777777" w:rsidR="00664FCA" w:rsidRPr="00BA1271" w:rsidRDefault="00664FCA" w:rsidP="00EE1BC3">
            <w:pPr>
              <w:ind w:right="144"/>
              <w:jc w:val="center"/>
              <w:rPr>
                <w:rFonts w:asciiTheme="minorHAnsi" w:hAnsiTheme="minorHAnsi"/>
              </w:rPr>
            </w:pPr>
            <w:r w:rsidRPr="00BA1271">
              <w:rPr>
                <w:rFonts w:asciiTheme="minorHAnsi" w:hAnsiTheme="minorHAnsi"/>
              </w:rPr>
              <w:t>3</w:t>
            </w:r>
          </w:p>
        </w:tc>
        <w:tc>
          <w:tcPr>
            <w:tcW w:w="2471" w:type="dxa"/>
            <w:vAlign w:val="center"/>
            <w:hideMark/>
          </w:tcPr>
          <w:p w14:paraId="366914F7" w14:textId="77777777" w:rsidR="00664FCA" w:rsidRPr="00BA1271" w:rsidRDefault="00664FCA" w:rsidP="00BA1271">
            <w:pPr>
              <w:ind w:left="461"/>
              <w:rPr>
                <w:rFonts w:asciiTheme="minorHAnsi" w:hAnsiTheme="minorHAnsi"/>
              </w:rPr>
            </w:pPr>
            <w:r w:rsidRPr="00BA1271">
              <w:rPr>
                <w:rFonts w:asciiTheme="minorHAnsi" w:hAnsiTheme="minorHAnsi"/>
              </w:rPr>
              <w:t>FLP3</w:t>
            </w:r>
          </w:p>
        </w:tc>
      </w:tr>
      <w:tr w:rsidR="00664FCA" w:rsidRPr="00BA1271" w14:paraId="214D1760" w14:textId="77777777" w:rsidTr="00BA1271">
        <w:trPr>
          <w:trHeight w:val="360"/>
        </w:trPr>
        <w:tc>
          <w:tcPr>
            <w:tcW w:w="0" w:type="auto"/>
            <w:vMerge/>
            <w:vAlign w:val="center"/>
            <w:hideMark/>
          </w:tcPr>
          <w:p w14:paraId="1A7559AC" w14:textId="77777777" w:rsidR="00664FCA" w:rsidRPr="00BA1271" w:rsidRDefault="00664FCA" w:rsidP="00EE1BC3">
            <w:pPr>
              <w:rPr>
                <w:rFonts w:asciiTheme="minorHAnsi" w:hAnsiTheme="minorHAnsi"/>
                <w:sz w:val="22"/>
                <w:szCs w:val="28"/>
              </w:rPr>
            </w:pPr>
          </w:p>
        </w:tc>
        <w:tc>
          <w:tcPr>
            <w:tcW w:w="2471" w:type="dxa"/>
            <w:vAlign w:val="center"/>
            <w:hideMark/>
          </w:tcPr>
          <w:p w14:paraId="22FDD901" w14:textId="77777777" w:rsidR="00664FCA" w:rsidRPr="00BA1271" w:rsidRDefault="00664FCA" w:rsidP="00EE1BC3">
            <w:pPr>
              <w:ind w:right="144"/>
              <w:jc w:val="center"/>
              <w:rPr>
                <w:rFonts w:asciiTheme="minorHAnsi" w:hAnsiTheme="minorHAnsi"/>
              </w:rPr>
            </w:pPr>
            <w:r w:rsidRPr="00BA1271">
              <w:rPr>
                <w:rFonts w:asciiTheme="minorHAnsi" w:hAnsiTheme="minorHAnsi"/>
              </w:rPr>
              <w:t>4</w:t>
            </w:r>
          </w:p>
        </w:tc>
        <w:tc>
          <w:tcPr>
            <w:tcW w:w="2471" w:type="dxa"/>
            <w:vAlign w:val="center"/>
            <w:hideMark/>
          </w:tcPr>
          <w:p w14:paraId="7F7AB3B5" w14:textId="77777777" w:rsidR="00664FCA" w:rsidRPr="00BA1271" w:rsidRDefault="00664FCA" w:rsidP="00BA1271">
            <w:pPr>
              <w:ind w:left="461"/>
              <w:rPr>
                <w:rFonts w:asciiTheme="minorHAnsi" w:hAnsiTheme="minorHAnsi"/>
              </w:rPr>
            </w:pPr>
            <w:r w:rsidRPr="00BA1271">
              <w:rPr>
                <w:rFonts w:asciiTheme="minorHAnsi" w:hAnsiTheme="minorHAnsi"/>
              </w:rPr>
              <w:t>FLP4</w:t>
            </w:r>
          </w:p>
        </w:tc>
      </w:tr>
      <w:tr w:rsidR="00664FCA" w:rsidRPr="00BA1271" w14:paraId="4CBB032B" w14:textId="77777777" w:rsidTr="00BA1271">
        <w:trPr>
          <w:trHeight w:val="360"/>
        </w:trPr>
        <w:tc>
          <w:tcPr>
            <w:tcW w:w="0" w:type="auto"/>
            <w:vMerge/>
            <w:vAlign w:val="center"/>
            <w:hideMark/>
          </w:tcPr>
          <w:p w14:paraId="258671A7" w14:textId="77777777" w:rsidR="00664FCA" w:rsidRPr="00BA1271" w:rsidRDefault="00664FCA" w:rsidP="00EE1BC3">
            <w:pPr>
              <w:rPr>
                <w:rFonts w:asciiTheme="minorHAnsi" w:hAnsiTheme="minorHAnsi"/>
                <w:sz w:val="22"/>
                <w:szCs w:val="28"/>
              </w:rPr>
            </w:pPr>
          </w:p>
        </w:tc>
        <w:tc>
          <w:tcPr>
            <w:tcW w:w="2471" w:type="dxa"/>
            <w:vAlign w:val="center"/>
            <w:hideMark/>
          </w:tcPr>
          <w:p w14:paraId="31C2DADA" w14:textId="77777777" w:rsidR="00664FCA" w:rsidRPr="00BA1271" w:rsidRDefault="00664FCA" w:rsidP="00EE1BC3">
            <w:pPr>
              <w:ind w:right="144"/>
              <w:jc w:val="center"/>
              <w:rPr>
                <w:rFonts w:asciiTheme="minorHAnsi" w:hAnsiTheme="minorHAnsi"/>
              </w:rPr>
            </w:pPr>
            <w:r w:rsidRPr="00BA1271">
              <w:rPr>
                <w:rFonts w:asciiTheme="minorHAnsi" w:hAnsiTheme="minorHAnsi"/>
              </w:rPr>
              <w:t>5</w:t>
            </w:r>
          </w:p>
        </w:tc>
        <w:tc>
          <w:tcPr>
            <w:tcW w:w="2471" w:type="dxa"/>
            <w:vAlign w:val="center"/>
            <w:hideMark/>
          </w:tcPr>
          <w:p w14:paraId="1B52A61A" w14:textId="77777777" w:rsidR="00664FCA" w:rsidRPr="00BA1271" w:rsidRDefault="00664FCA" w:rsidP="00BA1271">
            <w:pPr>
              <w:ind w:left="461"/>
              <w:rPr>
                <w:rFonts w:asciiTheme="minorHAnsi" w:hAnsiTheme="minorHAnsi"/>
              </w:rPr>
            </w:pPr>
            <w:r w:rsidRPr="00BA1271">
              <w:rPr>
                <w:rFonts w:asciiTheme="minorHAnsi" w:hAnsiTheme="minorHAnsi"/>
              </w:rPr>
              <w:t>FLP5</w:t>
            </w:r>
          </w:p>
        </w:tc>
      </w:tr>
      <w:tr w:rsidR="00664FCA" w:rsidRPr="00BA1271" w14:paraId="2E30F37C" w14:textId="77777777" w:rsidTr="00BA1271">
        <w:trPr>
          <w:trHeight w:val="360"/>
        </w:trPr>
        <w:tc>
          <w:tcPr>
            <w:tcW w:w="0" w:type="auto"/>
            <w:vMerge/>
            <w:vAlign w:val="center"/>
            <w:hideMark/>
          </w:tcPr>
          <w:p w14:paraId="3D756CA7" w14:textId="77777777" w:rsidR="00664FCA" w:rsidRPr="00BA1271" w:rsidRDefault="00664FCA" w:rsidP="00EE1BC3">
            <w:pPr>
              <w:rPr>
                <w:rFonts w:asciiTheme="minorHAnsi" w:hAnsiTheme="minorHAnsi"/>
                <w:sz w:val="22"/>
                <w:szCs w:val="28"/>
              </w:rPr>
            </w:pPr>
          </w:p>
        </w:tc>
        <w:tc>
          <w:tcPr>
            <w:tcW w:w="2471" w:type="dxa"/>
            <w:vAlign w:val="center"/>
            <w:hideMark/>
          </w:tcPr>
          <w:p w14:paraId="5CD608F3" w14:textId="77777777" w:rsidR="00664FCA" w:rsidRPr="00BA1271" w:rsidRDefault="00664FCA" w:rsidP="00EE1BC3">
            <w:pPr>
              <w:ind w:right="144"/>
              <w:jc w:val="center"/>
              <w:rPr>
                <w:rFonts w:asciiTheme="minorHAnsi" w:hAnsiTheme="minorHAnsi"/>
              </w:rPr>
            </w:pPr>
            <w:r w:rsidRPr="00BA1271">
              <w:rPr>
                <w:rFonts w:asciiTheme="minorHAnsi" w:hAnsiTheme="minorHAnsi"/>
              </w:rPr>
              <w:t>6</w:t>
            </w:r>
          </w:p>
        </w:tc>
        <w:tc>
          <w:tcPr>
            <w:tcW w:w="2471" w:type="dxa"/>
            <w:vAlign w:val="center"/>
            <w:hideMark/>
          </w:tcPr>
          <w:p w14:paraId="1A223AA8" w14:textId="77777777" w:rsidR="00664FCA" w:rsidRPr="00BA1271" w:rsidRDefault="00664FCA" w:rsidP="00BA1271">
            <w:pPr>
              <w:ind w:left="461"/>
              <w:rPr>
                <w:rFonts w:asciiTheme="minorHAnsi" w:hAnsiTheme="minorHAnsi"/>
              </w:rPr>
            </w:pPr>
            <w:r w:rsidRPr="00BA1271">
              <w:rPr>
                <w:rFonts w:asciiTheme="minorHAnsi" w:hAnsiTheme="minorHAnsi"/>
              </w:rPr>
              <w:t>FLP6</w:t>
            </w:r>
          </w:p>
        </w:tc>
      </w:tr>
      <w:tr w:rsidR="00664FCA" w:rsidRPr="00BA1271" w14:paraId="1F4788A1" w14:textId="77777777" w:rsidTr="00BA1271">
        <w:trPr>
          <w:trHeight w:val="360"/>
        </w:trPr>
        <w:tc>
          <w:tcPr>
            <w:tcW w:w="0" w:type="auto"/>
            <w:vMerge/>
            <w:vAlign w:val="center"/>
            <w:hideMark/>
          </w:tcPr>
          <w:p w14:paraId="26F99538" w14:textId="77777777" w:rsidR="00664FCA" w:rsidRPr="00BA1271" w:rsidRDefault="00664FCA" w:rsidP="00EE1BC3">
            <w:pPr>
              <w:rPr>
                <w:rFonts w:asciiTheme="minorHAnsi" w:hAnsiTheme="minorHAnsi"/>
                <w:sz w:val="22"/>
                <w:szCs w:val="28"/>
              </w:rPr>
            </w:pPr>
          </w:p>
        </w:tc>
        <w:tc>
          <w:tcPr>
            <w:tcW w:w="2471" w:type="dxa"/>
            <w:vAlign w:val="center"/>
            <w:hideMark/>
          </w:tcPr>
          <w:p w14:paraId="4FDE4F86" w14:textId="77777777" w:rsidR="00664FCA" w:rsidRPr="00BA1271" w:rsidRDefault="00664FCA" w:rsidP="00EE1BC3">
            <w:pPr>
              <w:ind w:right="144"/>
              <w:jc w:val="center"/>
              <w:rPr>
                <w:rFonts w:asciiTheme="minorHAnsi" w:hAnsiTheme="minorHAnsi"/>
              </w:rPr>
            </w:pPr>
            <w:r w:rsidRPr="00BA1271">
              <w:rPr>
                <w:rFonts w:asciiTheme="minorHAnsi" w:hAnsiTheme="minorHAnsi"/>
              </w:rPr>
              <w:t>7</w:t>
            </w:r>
          </w:p>
        </w:tc>
        <w:tc>
          <w:tcPr>
            <w:tcW w:w="2471" w:type="dxa"/>
            <w:vAlign w:val="center"/>
            <w:hideMark/>
          </w:tcPr>
          <w:p w14:paraId="1E9D9AC7" w14:textId="77777777" w:rsidR="00664FCA" w:rsidRPr="00BA1271" w:rsidRDefault="00664FCA" w:rsidP="00BA1271">
            <w:pPr>
              <w:ind w:left="461"/>
              <w:rPr>
                <w:rFonts w:asciiTheme="minorHAnsi" w:hAnsiTheme="minorHAnsi"/>
              </w:rPr>
            </w:pPr>
            <w:r w:rsidRPr="00BA1271">
              <w:rPr>
                <w:rFonts w:asciiTheme="minorHAnsi" w:hAnsiTheme="minorHAnsi"/>
              </w:rPr>
              <w:t>FLP7</w:t>
            </w:r>
          </w:p>
        </w:tc>
      </w:tr>
      <w:tr w:rsidR="00664FCA" w:rsidRPr="00BA1271" w14:paraId="115AA38F" w14:textId="77777777" w:rsidTr="00BA1271">
        <w:trPr>
          <w:trHeight w:val="360"/>
        </w:trPr>
        <w:tc>
          <w:tcPr>
            <w:tcW w:w="0" w:type="auto"/>
            <w:vMerge/>
            <w:vAlign w:val="center"/>
            <w:hideMark/>
          </w:tcPr>
          <w:p w14:paraId="16515525" w14:textId="77777777" w:rsidR="00664FCA" w:rsidRPr="00BA1271" w:rsidRDefault="00664FCA" w:rsidP="00EE1BC3">
            <w:pPr>
              <w:rPr>
                <w:rFonts w:asciiTheme="minorHAnsi" w:hAnsiTheme="minorHAnsi"/>
                <w:sz w:val="22"/>
                <w:szCs w:val="28"/>
              </w:rPr>
            </w:pPr>
          </w:p>
        </w:tc>
        <w:tc>
          <w:tcPr>
            <w:tcW w:w="2471" w:type="dxa"/>
            <w:vAlign w:val="center"/>
            <w:hideMark/>
          </w:tcPr>
          <w:p w14:paraId="493C18F3" w14:textId="77777777" w:rsidR="00664FCA" w:rsidRPr="00BA1271" w:rsidRDefault="00664FCA" w:rsidP="00EE1BC3">
            <w:pPr>
              <w:ind w:right="144"/>
              <w:jc w:val="center"/>
              <w:rPr>
                <w:rFonts w:asciiTheme="minorHAnsi" w:hAnsiTheme="minorHAnsi"/>
              </w:rPr>
            </w:pPr>
            <w:r w:rsidRPr="00BA1271">
              <w:rPr>
                <w:rFonts w:asciiTheme="minorHAnsi" w:hAnsiTheme="minorHAnsi"/>
              </w:rPr>
              <w:t>8</w:t>
            </w:r>
          </w:p>
        </w:tc>
        <w:tc>
          <w:tcPr>
            <w:tcW w:w="2471" w:type="dxa"/>
            <w:vAlign w:val="center"/>
            <w:hideMark/>
          </w:tcPr>
          <w:p w14:paraId="2195F813" w14:textId="77777777" w:rsidR="00664FCA" w:rsidRPr="00BA1271" w:rsidRDefault="00664FCA" w:rsidP="00BA1271">
            <w:pPr>
              <w:ind w:left="461"/>
              <w:rPr>
                <w:rFonts w:asciiTheme="minorHAnsi" w:hAnsiTheme="minorHAnsi"/>
              </w:rPr>
            </w:pPr>
            <w:r w:rsidRPr="00BA1271">
              <w:rPr>
                <w:rFonts w:asciiTheme="minorHAnsi" w:hAnsiTheme="minorHAnsi"/>
              </w:rPr>
              <w:t>FLP8</w:t>
            </w:r>
          </w:p>
        </w:tc>
      </w:tr>
      <w:tr w:rsidR="00664FCA" w:rsidRPr="00BA1271" w14:paraId="4F2E47D4" w14:textId="77777777" w:rsidTr="00BA1271">
        <w:trPr>
          <w:trHeight w:val="360"/>
        </w:trPr>
        <w:tc>
          <w:tcPr>
            <w:tcW w:w="0" w:type="auto"/>
            <w:vMerge/>
            <w:vAlign w:val="center"/>
            <w:hideMark/>
          </w:tcPr>
          <w:p w14:paraId="5D415055" w14:textId="77777777" w:rsidR="00664FCA" w:rsidRPr="00BA1271" w:rsidRDefault="00664FCA" w:rsidP="00EE1BC3">
            <w:pPr>
              <w:rPr>
                <w:rFonts w:asciiTheme="minorHAnsi" w:hAnsiTheme="minorHAnsi"/>
                <w:sz w:val="22"/>
                <w:szCs w:val="28"/>
              </w:rPr>
            </w:pPr>
          </w:p>
        </w:tc>
        <w:tc>
          <w:tcPr>
            <w:tcW w:w="2471" w:type="dxa"/>
            <w:vAlign w:val="center"/>
            <w:hideMark/>
          </w:tcPr>
          <w:p w14:paraId="2DB3AD3D" w14:textId="77777777" w:rsidR="00664FCA" w:rsidRPr="00BA1271" w:rsidRDefault="00664FCA" w:rsidP="00EE1BC3">
            <w:pPr>
              <w:ind w:right="144"/>
              <w:jc w:val="center"/>
              <w:rPr>
                <w:rFonts w:asciiTheme="minorHAnsi" w:hAnsiTheme="minorHAnsi"/>
              </w:rPr>
            </w:pPr>
            <w:r w:rsidRPr="00BA1271">
              <w:rPr>
                <w:rFonts w:asciiTheme="minorHAnsi" w:hAnsiTheme="minorHAnsi"/>
              </w:rPr>
              <w:t>9</w:t>
            </w:r>
          </w:p>
        </w:tc>
        <w:tc>
          <w:tcPr>
            <w:tcW w:w="2471" w:type="dxa"/>
            <w:vAlign w:val="center"/>
            <w:hideMark/>
          </w:tcPr>
          <w:p w14:paraId="6109C743" w14:textId="77777777" w:rsidR="00664FCA" w:rsidRPr="00BA1271" w:rsidRDefault="00664FCA" w:rsidP="00BA1271">
            <w:pPr>
              <w:ind w:left="461"/>
              <w:rPr>
                <w:rFonts w:asciiTheme="minorHAnsi" w:hAnsiTheme="minorHAnsi"/>
              </w:rPr>
            </w:pPr>
            <w:r w:rsidRPr="00BA1271">
              <w:rPr>
                <w:rFonts w:asciiTheme="minorHAnsi" w:hAnsiTheme="minorHAnsi"/>
              </w:rPr>
              <w:t>-</w:t>
            </w:r>
          </w:p>
        </w:tc>
      </w:tr>
      <w:tr w:rsidR="00664FCA" w:rsidRPr="00BA1271" w14:paraId="2B791DBB" w14:textId="77777777" w:rsidTr="00BA1271">
        <w:trPr>
          <w:trHeight w:val="360"/>
        </w:trPr>
        <w:tc>
          <w:tcPr>
            <w:tcW w:w="4508" w:type="dxa"/>
            <w:vAlign w:val="center"/>
            <w:hideMark/>
          </w:tcPr>
          <w:p w14:paraId="3D867ED6" w14:textId="77777777" w:rsidR="00664FCA" w:rsidRPr="00BA1271" w:rsidRDefault="00664FCA" w:rsidP="00EE1BC3">
            <w:pPr>
              <w:ind w:left="720"/>
              <w:rPr>
                <w:rFonts w:asciiTheme="minorHAnsi" w:hAnsiTheme="minorHAnsi"/>
              </w:rPr>
            </w:pPr>
            <w:r w:rsidRPr="00BA1271">
              <w:rPr>
                <w:rFonts w:asciiTheme="minorHAnsi" w:hAnsiTheme="minorHAnsi"/>
                <w:sz w:val="18"/>
                <w:szCs w:val="22"/>
              </w:rPr>
              <w:t>Marking: DAT?</w:t>
            </w:r>
          </w:p>
        </w:tc>
        <w:tc>
          <w:tcPr>
            <w:tcW w:w="2471" w:type="dxa"/>
            <w:vAlign w:val="center"/>
            <w:hideMark/>
          </w:tcPr>
          <w:p w14:paraId="6BBCA404" w14:textId="77777777" w:rsidR="00664FCA" w:rsidRPr="00BA1271" w:rsidRDefault="00664FCA" w:rsidP="00EE1BC3">
            <w:pPr>
              <w:ind w:right="144"/>
              <w:jc w:val="center"/>
              <w:rPr>
                <w:rFonts w:asciiTheme="minorHAnsi" w:hAnsiTheme="minorHAnsi"/>
              </w:rPr>
            </w:pPr>
            <w:r w:rsidRPr="00BA1271">
              <w:rPr>
                <w:rFonts w:asciiTheme="minorHAnsi" w:hAnsiTheme="minorHAnsi"/>
              </w:rPr>
              <w:t>0</w:t>
            </w:r>
          </w:p>
        </w:tc>
        <w:tc>
          <w:tcPr>
            <w:tcW w:w="2471" w:type="dxa"/>
            <w:vAlign w:val="center"/>
            <w:hideMark/>
          </w:tcPr>
          <w:p w14:paraId="3EED2A36" w14:textId="77777777" w:rsidR="00664FCA" w:rsidRPr="00BA1271" w:rsidRDefault="00664FCA" w:rsidP="00BA1271">
            <w:pPr>
              <w:ind w:left="461"/>
              <w:rPr>
                <w:rFonts w:asciiTheme="minorHAnsi" w:hAnsiTheme="minorHAnsi"/>
              </w:rPr>
            </w:pPr>
            <w:r w:rsidRPr="00BA1271">
              <w:rPr>
                <w:rFonts w:asciiTheme="minorHAnsi" w:hAnsiTheme="minorHAnsi"/>
              </w:rPr>
              <w:t>-</w:t>
            </w:r>
          </w:p>
        </w:tc>
      </w:tr>
    </w:tbl>
    <w:p w14:paraId="607646AE" w14:textId="77777777" w:rsidR="00664FCA" w:rsidRPr="00BA1271" w:rsidRDefault="00664FCA" w:rsidP="00BA1271">
      <w:pPr>
        <w:pStyle w:val="ListParagraph"/>
        <w:numPr>
          <w:ilvl w:val="2"/>
          <w:numId w:val="17"/>
        </w:numPr>
        <w:spacing w:before="120"/>
        <w:rPr>
          <w:rFonts w:asciiTheme="minorHAnsi" w:hAnsiTheme="minorHAnsi"/>
        </w:rPr>
      </w:pPr>
      <w:bookmarkStart w:id="97" w:name="_Toc70421303"/>
      <w:r w:rsidRPr="00BA1271">
        <w:rPr>
          <w:rFonts w:asciiTheme="minorHAnsi" w:hAnsiTheme="minorHAnsi"/>
        </w:rPr>
        <w:t>MFL BUS Address (BUS A)</w:t>
      </w:r>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2471"/>
        <w:gridCol w:w="2471"/>
      </w:tblGrid>
      <w:tr w:rsidR="00664FCA" w:rsidRPr="00BA1271" w14:paraId="4908B974" w14:textId="77777777" w:rsidTr="00BA1271">
        <w:trPr>
          <w:trHeight w:val="360"/>
        </w:trPr>
        <w:tc>
          <w:tcPr>
            <w:tcW w:w="4508" w:type="dxa"/>
            <w:vMerge w:val="restart"/>
            <w:vAlign w:val="center"/>
            <w:hideMark/>
          </w:tcPr>
          <w:p w14:paraId="34826072" w14:textId="212207A4" w:rsidR="00664FCA" w:rsidRPr="00BA1271" w:rsidRDefault="00664FCA">
            <w:pPr>
              <w:jc w:val="center"/>
              <w:rPr>
                <w:rFonts w:asciiTheme="minorHAnsi" w:hAnsiTheme="minorHAnsi" w:cstheme="minorBidi"/>
                <w:color w:val="auto"/>
                <w:sz w:val="22"/>
                <w:szCs w:val="28"/>
              </w:rPr>
            </w:pPr>
            <w:r w:rsidRPr="00BA1271">
              <w:rPr>
                <w:rFonts w:asciiTheme="minorHAnsi" w:hAnsiTheme="minorHAnsi"/>
                <w:noProof/>
              </w:rPr>
              <w:drawing>
                <wp:inline distT="0" distB="0" distL="0" distR="0" wp14:anchorId="416CE015" wp14:editId="480C7645">
                  <wp:extent cx="1371600" cy="13716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tc>
        <w:tc>
          <w:tcPr>
            <w:tcW w:w="2471" w:type="dxa"/>
            <w:vAlign w:val="center"/>
            <w:hideMark/>
          </w:tcPr>
          <w:p w14:paraId="08BACA16" w14:textId="77777777" w:rsidR="00664FCA" w:rsidRPr="00BA1271" w:rsidRDefault="00664FCA" w:rsidP="00BD1766">
            <w:pPr>
              <w:jc w:val="center"/>
              <w:rPr>
                <w:rFonts w:asciiTheme="minorHAnsi" w:hAnsiTheme="minorHAnsi"/>
                <w:b/>
                <w:bCs/>
              </w:rPr>
            </w:pPr>
            <w:r w:rsidRPr="00BA1271">
              <w:rPr>
                <w:rFonts w:asciiTheme="minorHAnsi" w:hAnsiTheme="minorHAnsi"/>
                <w:b/>
                <w:bCs/>
              </w:rPr>
              <w:t>PIN</w:t>
            </w:r>
          </w:p>
        </w:tc>
        <w:tc>
          <w:tcPr>
            <w:tcW w:w="2471" w:type="dxa"/>
            <w:vAlign w:val="center"/>
            <w:hideMark/>
          </w:tcPr>
          <w:p w14:paraId="00E76B36" w14:textId="77777777" w:rsidR="00664FCA" w:rsidRPr="00BA1271" w:rsidRDefault="00664FCA" w:rsidP="00BD1766">
            <w:pPr>
              <w:jc w:val="center"/>
              <w:rPr>
                <w:rFonts w:asciiTheme="minorHAnsi" w:hAnsiTheme="minorHAnsi"/>
                <w:b/>
                <w:bCs/>
              </w:rPr>
            </w:pPr>
            <w:r w:rsidRPr="00BA1271">
              <w:rPr>
                <w:rFonts w:asciiTheme="minorHAnsi" w:hAnsiTheme="minorHAnsi"/>
                <w:b/>
                <w:bCs/>
              </w:rPr>
              <w:t>FUNCTIONAL</w:t>
            </w:r>
          </w:p>
        </w:tc>
      </w:tr>
      <w:tr w:rsidR="00664FCA" w:rsidRPr="00BA1271" w14:paraId="02BB7415" w14:textId="77777777" w:rsidTr="00BA1271">
        <w:trPr>
          <w:trHeight w:val="360"/>
        </w:trPr>
        <w:tc>
          <w:tcPr>
            <w:tcW w:w="0" w:type="auto"/>
            <w:vMerge/>
            <w:vAlign w:val="center"/>
            <w:hideMark/>
          </w:tcPr>
          <w:p w14:paraId="6EBF71E1" w14:textId="77777777" w:rsidR="00664FCA" w:rsidRPr="00BA1271" w:rsidRDefault="00664FCA">
            <w:pPr>
              <w:rPr>
                <w:rFonts w:asciiTheme="minorHAnsi" w:hAnsiTheme="minorHAnsi"/>
                <w:sz w:val="22"/>
                <w:szCs w:val="28"/>
              </w:rPr>
            </w:pPr>
          </w:p>
        </w:tc>
        <w:tc>
          <w:tcPr>
            <w:tcW w:w="2471" w:type="dxa"/>
            <w:vAlign w:val="center"/>
            <w:hideMark/>
          </w:tcPr>
          <w:p w14:paraId="4180A8C5" w14:textId="77777777" w:rsidR="00664FCA" w:rsidRPr="00BA1271" w:rsidRDefault="00664FCA" w:rsidP="00BD1766">
            <w:pPr>
              <w:ind w:right="144"/>
              <w:jc w:val="center"/>
              <w:rPr>
                <w:rFonts w:asciiTheme="minorHAnsi" w:hAnsiTheme="minorHAnsi"/>
              </w:rPr>
            </w:pPr>
            <w:r w:rsidRPr="00BA1271">
              <w:rPr>
                <w:rFonts w:asciiTheme="minorHAnsi" w:hAnsiTheme="minorHAnsi"/>
              </w:rPr>
              <w:t>1</w:t>
            </w:r>
          </w:p>
        </w:tc>
        <w:tc>
          <w:tcPr>
            <w:tcW w:w="2471" w:type="dxa"/>
            <w:vAlign w:val="center"/>
            <w:hideMark/>
          </w:tcPr>
          <w:p w14:paraId="7FD753EC" w14:textId="77777777" w:rsidR="00664FCA" w:rsidRPr="00BA1271" w:rsidRDefault="00664FCA" w:rsidP="00BA1271">
            <w:pPr>
              <w:ind w:left="461"/>
              <w:rPr>
                <w:rFonts w:asciiTheme="minorHAnsi" w:hAnsiTheme="minorHAnsi"/>
              </w:rPr>
            </w:pPr>
            <w:r w:rsidRPr="00BA1271">
              <w:rPr>
                <w:rFonts w:asciiTheme="minorHAnsi" w:hAnsiTheme="minorHAnsi"/>
              </w:rPr>
              <w:t>DGND</w:t>
            </w:r>
          </w:p>
        </w:tc>
      </w:tr>
      <w:tr w:rsidR="00664FCA" w:rsidRPr="00BA1271" w14:paraId="1A991530" w14:textId="77777777" w:rsidTr="00BA1271">
        <w:trPr>
          <w:trHeight w:val="360"/>
        </w:trPr>
        <w:tc>
          <w:tcPr>
            <w:tcW w:w="0" w:type="auto"/>
            <w:vMerge/>
            <w:vAlign w:val="center"/>
            <w:hideMark/>
          </w:tcPr>
          <w:p w14:paraId="6C60FA1B" w14:textId="77777777" w:rsidR="00664FCA" w:rsidRPr="00BA1271" w:rsidRDefault="00664FCA">
            <w:pPr>
              <w:rPr>
                <w:rFonts w:asciiTheme="minorHAnsi" w:hAnsiTheme="minorHAnsi"/>
                <w:sz w:val="22"/>
                <w:szCs w:val="28"/>
              </w:rPr>
            </w:pPr>
          </w:p>
        </w:tc>
        <w:tc>
          <w:tcPr>
            <w:tcW w:w="2471" w:type="dxa"/>
            <w:vAlign w:val="center"/>
            <w:hideMark/>
          </w:tcPr>
          <w:p w14:paraId="5F67CBA7" w14:textId="77777777" w:rsidR="00664FCA" w:rsidRPr="00BA1271" w:rsidRDefault="00664FCA" w:rsidP="00BD1766">
            <w:pPr>
              <w:ind w:right="144"/>
              <w:jc w:val="center"/>
              <w:rPr>
                <w:rFonts w:asciiTheme="minorHAnsi" w:hAnsiTheme="minorHAnsi"/>
              </w:rPr>
            </w:pPr>
            <w:r w:rsidRPr="00BA1271">
              <w:rPr>
                <w:rFonts w:asciiTheme="minorHAnsi" w:hAnsiTheme="minorHAnsi"/>
              </w:rPr>
              <w:t>2</w:t>
            </w:r>
          </w:p>
        </w:tc>
        <w:tc>
          <w:tcPr>
            <w:tcW w:w="2471" w:type="dxa"/>
            <w:vAlign w:val="center"/>
            <w:hideMark/>
          </w:tcPr>
          <w:p w14:paraId="2BFCC187" w14:textId="77777777" w:rsidR="00664FCA" w:rsidRPr="00BA1271" w:rsidRDefault="00664FCA" w:rsidP="00BA1271">
            <w:pPr>
              <w:ind w:left="461"/>
              <w:rPr>
                <w:rFonts w:asciiTheme="minorHAnsi" w:hAnsiTheme="minorHAnsi"/>
              </w:rPr>
            </w:pPr>
            <w:r w:rsidRPr="00BA1271">
              <w:rPr>
                <w:rFonts w:asciiTheme="minorHAnsi" w:hAnsiTheme="minorHAnsi"/>
              </w:rPr>
              <w:t>VCC</w:t>
            </w:r>
          </w:p>
        </w:tc>
      </w:tr>
      <w:tr w:rsidR="00664FCA" w:rsidRPr="00BA1271" w14:paraId="6D1B7FB2" w14:textId="77777777" w:rsidTr="00BA1271">
        <w:trPr>
          <w:trHeight w:val="360"/>
        </w:trPr>
        <w:tc>
          <w:tcPr>
            <w:tcW w:w="0" w:type="auto"/>
            <w:vMerge/>
            <w:vAlign w:val="center"/>
            <w:hideMark/>
          </w:tcPr>
          <w:p w14:paraId="7DCE8E4D" w14:textId="77777777" w:rsidR="00664FCA" w:rsidRPr="00BA1271" w:rsidRDefault="00664FCA">
            <w:pPr>
              <w:rPr>
                <w:rFonts w:asciiTheme="minorHAnsi" w:hAnsiTheme="minorHAnsi"/>
                <w:sz w:val="22"/>
                <w:szCs w:val="28"/>
              </w:rPr>
            </w:pPr>
          </w:p>
        </w:tc>
        <w:tc>
          <w:tcPr>
            <w:tcW w:w="2471" w:type="dxa"/>
            <w:vAlign w:val="center"/>
            <w:hideMark/>
          </w:tcPr>
          <w:p w14:paraId="78362531" w14:textId="77777777" w:rsidR="00664FCA" w:rsidRPr="00BA1271" w:rsidRDefault="00664FCA" w:rsidP="00BD1766">
            <w:pPr>
              <w:ind w:right="144"/>
              <w:jc w:val="center"/>
              <w:rPr>
                <w:rFonts w:asciiTheme="minorHAnsi" w:hAnsiTheme="minorHAnsi"/>
              </w:rPr>
            </w:pPr>
            <w:r w:rsidRPr="00BA1271">
              <w:rPr>
                <w:rFonts w:asciiTheme="minorHAnsi" w:hAnsiTheme="minorHAnsi"/>
              </w:rPr>
              <w:t>3</w:t>
            </w:r>
          </w:p>
        </w:tc>
        <w:tc>
          <w:tcPr>
            <w:tcW w:w="2471" w:type="dxa"/>
            <w:vAlign w:val="center"/>
            <w:hideMark/>
          </w:tcPr>
          <w:p w14:paraId="503DC781" w14:textId="77777777" w:rsidR="00664FCA" w:rsidRPr="00BA1271" w:rsidRDefault="00664FCA" w:rsidP="00BA1271">
            <w:pPr>
              <w:ind w:left="461"/>
              <w:rPr>
                <w:rFonts w:asciiTheme="minorHAnsi" w:hAnsiTheme="minorHAnsi"/>
              </w:rPr>
            </w:pPr>
            <w:r w:rsidRPr="00BA1271">
              <w:rPr>
                <w:rFonts w:asciiTheme="minorHAnsi" w:hAnsiTheme="minorHAnsi"/>
              </w:rPr>
              <w:t>-</w:t>
            </w:r>
          </w:p>
        </w:tc>
      </w:tr>
      <w:tr w:rsidR="00664FCA" w:rsidRPr="00BA1271" w14:paraId="210A37F4" w14:textId="77777777" w:rsidTr="00BA1271">
        <w:trPr>
          <w:trHeight w:val="360"/>
        </w:trPr>
        <w:tc>
          <w:tcPr>
            <w:tcW w:w="0" w:type="auto"/>
            <w:vMerge/>
            <w:vAlign w:val="center"/>
            <w:hideMark/>
          </w:tcPr>
          <w:p w14:paraId="52FEB5B7" w14:textId="77777777" w:rsidR="00664FCA" w:rsidRPr="00BA1271" w:rsidRDefault="00664FCA">
            <w:pPr>
              <w:rPr>
                <w:rFonts w:asciiTheme="minorHAnsi" w:hAnsiTheme="minorHAnsi"/>
                <w:sz w:val="22"/>
                <w:szCs w:val="28"/>
              </w:rPr>
            </w:pPr>
          </w:p>
        </w:tc>
        <w:tc>
          <w:tcPr>
            <w:tcW w:w="2471" w:type="dxa"/>
            <w:vAlign w:val="center"/>
            <w:hideMark/>
          </w:tcPr>
          <w:p w14:paraId="108E169C" w14:textId="77777777" w:rsidR="00664FCA" w:rsidRPr="00BA1271" w:rsidRDefault="00664FCA" w:rsidP="00BD1766">
            <w:pPr>
              <w:ind w:right="144"/>
              <w:jc w:val="center"/>
              <w:rPr>
                <w:rFonts w:asciiTheme="minorHAnsi" w:hAnsiTheme="minorHAnsi"/>
              </w:rPr>
            </w:pPr>
            <w:r w:rsidRPr="00BA1271">
              <w:rPr>
                <w:rFonts w:asciiTheme="minorHAnsi" w:hAnsiTheme="minorHAnsi"/>
              </w:rPr>
              <w:t>4</w:t>
            </w:r>
          </w:p>
        </w:tc>
        <w:tc>
          <w:tcPr>
            <w:tcW w:w="2471" w:type="dxa"/>
            <w:vAlign w:val="center"/>
            <w:hideMark/>
          </w:tcPr>
          <w:p w14:paraId="36060C14" w14:textId="77777777" w:rsidR="00664FCA" w:rsidRPr="00BA1271" w:rsidRDefault="00664FCA" w:rsidP="00BA1271">
            <w:pPr>
              <w:ind w:left="461"/>
              <w:rPr>
                <w:rFonts w:asciiTheme="minorHAnsi" w:hAnsiTheme="minorHAnsi"/>
              </w:rPr>
            </w:pPr>
            <w:r w:rsidRPr="00BA1271">
              <w:rPr>
                <w:rFonts w:asciiTheme="minorHAnsi" w:hAnsiTheme="minorHAnsi"/>
              </w:rPr>
              <w:t>MFL_A1</w:t>
            </w:r>
          </w:p>
        </w:tc>
      </w:tr>
      <w:tr w:rsidR="00664FCA" w:rsidRPr="00BA1271" w14:paraId="69C77EC3" w14:textId="77777777" w:rsidTr="00BA1271">
        <w:trPr>
          <w:trHeight w:val="360"/>
        </w:trPr>
        <w:tc>
          <w:tcPr>
            <w:tcW w:w="0" w:type="auto"/>
            <w:vMerge/>
            <w:vAlign w:val="center"/>
            <w:hideMark/>
          </w:tcPr>
          <w:p w14:paraId="20115991" w14:textId="77777777" w:rsidR="00664FCA" w:rsidRPr="00BA1271" w:rsidRDefault="00664FCA">
            <w:pPr>
              <w:rPr>
                <w:rFonts w:asciiTheme="minorHAnsi" w:hAnsiTheme="minorHAnsi"/>
                <w:sz w:val="22"/>
                <w:szCs w:val="28"/>
              </w:rPr>
            </w:pPr>
          </w:p>
        </w:tc>
        <w:tc>
          <w:tcPr>
            <w:tcW w:w="2471" w:type="dxa"/>
            <w:vAlign w:val="center"/>
            <w:hideMark/>
          </w:tcPr>
          <w:p w14:paraId="54A5E5EB" w14:textId="77777777" w:rsidR="00664FCA" w:rsidRPr="00BA1271" w:rsidRDefault="00664FCA" w:rsidP="00BD1766">
            <w:pPr>
              <w:ind w:right="144"/>
              <w:jc w:val="center"/>
              <w:rPr>
                <w:rFonts w:asciiTheme="minorHAnsi" w:hAnsiTheme="minorHAnsi"/>
              </w:rPr>
            </w:pPr>
            <w:r w:rsidRPr="00BA1271">
              <w:rPr>
                <w:rFonts w:asciiTheme="minorHAnsi" w:hAnsiTheme="minorHAnsi"/>
              </w:rPr>
              <w:t>5</w:t>
            </w:r>
          </w:p>
        </w:tc>
        <w:tc>
          <w:tcPr>
            <w:tcW w:w="2471" w:type="dxa"/>
            <w:vAlign w:val="center"/>
            <w:hideMark/>
          </w:tcPr>
          <w:p w14:paraId="7B7244D4" w14:textId="77777777" w:rsidR="00664FCA" w:rsidRPr="00BA1271" w:rsidRDefault="00664FCA" w:rsidP="00BA1271">
            <w:pPr>
              <w:ind w:left="461"/>
              <w:rPr>
                <w:rFonts w:asciiTheme="minorHAnsi" w:hAnsiTheme="minorHAnsi"/>
              </w:rPr>
            </w:pPr>
            <w:r w:rsidRPr="00BA1271">
              <w:rPr>
                <w:rFonts w:asciiTheme="minorHAnsi" w:hAnsiTheme="minorHAnsi"/>
              </w:rPr>
              <w:t>MFL_A2</w:t>
            </w:r>
          </w:p>
        </w:tc>
      </w:tr>
      <w:tr w:rsidR="00664FCA" w:rsidRPr="00BA1271" w14:paraId="2EBE5EED" w14:textId="77777777" w:rsidTr="00BA1271">
        <w:trPr>
          <w:trHeight w:val="360"/>
        </w:trPr>
        <w:tc>
          <w:tcPr>
            <w:tcW w:w="0" w:type="auto"/>
            <w:vMerge/>
            <w:vAlign w:val="center"/>
            <w:hideMark/>
          </w:tcPr>
          <w:p w14:paraId="2556E186" w14:textId="77777777" w:rsidR="00664FCA" w:rsidRPr="00BA1271" w:rsidRDefault="00664FCA">
            <w:pPr>
              <w:rPr>
                <w:rFonts w:asciiTheme="minorHAnsi" w:hAnsiTheme="minorHAnsi"/>
                <w:sz w:val="22"/>
                <w:szCs w:val="28"/>
              </w:rPr>
            </w:pPr>
          </w:p>
        </w:tc>
        <w:tc>
          <w:tcPr>
            <w:tcW w:w="2471" w:type="dxa"/>
            <w:vAlign w:val="center"/>
            <w:hideMark/>
          </w:tcPr>
          <w:p w14:paraId="11168DA0" w14:textId="77777777" w:rsidR="00664FCA" w:rsidRPr="00BA1271" w:rsidRDefault="00664FCA" w:rsidP="00BD1766">
            <w:pPr>
              <w:ind w:right="144"/>
              <w:jc w:val="center"/>
              <w:rPr>
                <w:rFonts w:asciiTheme="minorHAnsi" w:hAnsiTheme="minorHAnsi"/>
              </w:rPr>
            </w:pPr>
            <w:r w:rsidRPr="00BA1271">
              <w:rPr>
                <w:rFonts w:asciiTheme="minorHAnsi" w:hAnsiTheme="minorHAnsi"/>
              </w:rPr>
              <w:t>6</w:t>
            </w:r>
          </w:p>
        </w:tc>
        <w:tc>
          <w:tcPr>
            <w:tcW w:w="2471" w:type="dxa"/>
            <w:vAlign w:val="center"/>
            <w:hideMark/>
          </w:tcPr>
          <w:p w14:paraId="2943F297" w14:textId="77777777" w:rsidR="00664FCA" w:rsidRPr="00BA1271" w:rsidRDefault="00664FCA" w:rsidP="00BA1271">
            <w:pPr>
              <w:ind w:left="461"/>
              <w:rPr>
                <w:rFonts w:asciiTheme="minorHAnsi" w:hAnsiTheme="minorHAnsi"/>
              </w:rPr>
            </w:pPr>
            <w:r w:rsidRPr="00BA1271">
              <w:rPr>
                <w:rFonts w:asciiTheme="minorHAnsi" w:hAnsiTheme="minorHAnsi"/>
              </w:rPr>
              <w:t>MFL_A3</w:t>
            </w:r>
          </w:p>
        </w:tc>
      </w:tr>
      <w:tr w:rsidR="00664FCA" w:rsidRPr="00BA1271" w14:paraId="05275A9C" w14:textId="77777777" w:rsidTr="00BA1271">
        <w:trPr>
          <w:trHeight w:val="360"/>
        </w:trPr>
        <w:tc>
          <w:tcPr>
            <w:tcW w:w="0" w:type="auto"/>
            <w:vMerge/>
            <w:vAlign w:val="center"/>
            <w:hideMark/>
          </w:tcPr>
          <w:p w14:paraId="584C7C4B" w14:textId="77777777" w:rsidR="00664FCA" w:rsidRPr="00BA1271" w:rsidRDefault="00664FCA">
            <w:pPr>
              <w:rPr>
                <w:rFonts w:asciiTheme="minorHAnsi" w:hAnsiTheme="minorHAnsi"/>
                <w:sz w:val="22"/>
                <w:szCs w:val="28"/>
              </w:rPr>
            </w:pPr>
          </w:p>
        </w:tc>
        <w:tc>
          <w:tcPr>
            <w:tcW w:w="2471" w:type="dxa"/>
            <w:vAlign w:val="center"/>
            <w:hideMark/>
          </w:tcPr>
          <w:p w14:paraId="09492D0E" w14:textId="77777777" w:rsidR="00664FCA" w:rsidRPr="00BA1271" w:rsidRDefault="00664FCA" w:rsidP="00BD1766">
            <w:pPr>
              <w:ind w:right="144"/>
              <w:jc w:val="center"/>
              <w:rPr>
                <w:rFonts w:asciiTheme="minorHAnsi" w:hAnsiTheme="minorHAnsi"/>
              </w:rPr>
            </w:pPr>
            <w:r w:rsidRPr="00BA1271">
              <w:rPr>
                <w:rFonts w:asciiTheme="minorHAnsi" w:hAnsiTheme="minorHAnsi"/>
              </w:rPr>
              <w:t>7</w:t>
            </w:r>
          </w:p>
        </w:tc>
        <w:tc>
          <w:tcPr>
            <w:tcW w:w="2471" w:type="dxa"/>
            <w:vAlign w:val="center"/>
            <w:hideMark/>
          </w:tcPr>
          <w:p w14:paraId="57522376" w14:textId="77777777" w:rsidR="00664FCA" w:rsidRPr="00BA1271" w:rsidRDefault="00664FCA" w:rsidP="00BA1271">
            <w:pPr>
              <w:ind w:left="461"/>
              <w:rPr>
                <w:rFonts w:asciiTheme="minorHAnsi" w:hAnsiTheme="minorHAnsi"/>
              </w:rPr>
            </w:pPr>
            <w:r w:rsidRPr="00BA1271">
              <w:rPr>
                <w:rFonts w:asciiTheme="minorHAnsi" w:hAnsiTheme="minorHAnsi"/>
              </w:rPr>
              <w:t>MFL_A4</w:t>
            </w:r>
          </w:p>
        </w:tc>
      </w:tr>
      <w:tr w:rsidR="00664FCA" w:rsidRPr="00BA1271" w14:paraId="34AF29F0" w14:textId="77777777" w:rsidTr="00BA1271">
        <w:trPr>
          <w:trHeight w:val="360"/>
        </w:trPr>
        <w:tc>
          <w:tcPr>
            <w:tcW w:w="0" w:type="auto"/>
            <w:vMerge/>
            <w:vAlign w:val="center"/>
            <w:hideMark/>
          </w:tcPr>
          <w:p w14:paraId="51CBC5FF" w14:textId="77777777" w:rsidR="00664FCA" w:rsidRPr="00BA1271" w:rsidRDefault="00664FCA">
            <w:pPr>
              <w:rPr>
                <w:rFonts w:asciiTheme="minorHAnsi" w:hAnsiTheme="minorHAnsi"/>
                <w:sz w:val="22"/>
                <w:szCs w:val="28"/>
              </w:rPr>
            </w:pPr>
          </w:p>
        </w:tc>
        <w:tc>
          <w:tcPr>
            <w:tcW w:w="2471" w:type="dxa"/>
            <w:vAlign w:val="center"/>
            <w:hideMark/>
          </w:tcPr>
          <w:p w14:paraId="1177B1BD" w14:textId="77777777" w:rsidR="00664FCA" w:rsidRPr="00BA1271" w:rsidRDefault="00664FCA" w:rsidP="00BD1766">
            <w:pPr>
              <w:ind w:right="144"/>
              <w:jc w:val="center"/>
              <w:rPr>
                <w:rFonts w:asciiTheme="minorHAnsi" w:hAnsiTheme="minorHAnsi"/>
              </w:rPr>
            </w:pPr>
            <w:r w:rsidRPr="00BA1271">
              <w:rPr>
                <w:rFonts w:asciiTheme="minorHAnsi" w:hAnsiTheme="minorHAnsi"/>
              </w:rPr>
              <w:t>8</w:t>
            </w:r>
          </w:p>
        </w:tc>
        <w:tc>
          <w:tcPr>
            <w:tcW w:w="2471" w:type="dxa"/>
            <w:vAlign w:val="center"/>
            <w:hideMark/>
          </w:tcPr>
          <w:p w14:paraId="37EA5AEE" w14:textId="77777777" w:rsidR="00664FCA" w:rsidRPr="00BA1271" w:rsidRDefault="00664FCA" w:rsidP="00BA1271">
            <w:pPr>
              <w:ind w:left="461"/>
              <w:rPr>
                <w:rFonts w:asciiTheme="minorHAnsi" w:hAnsiTheme="minorHAnsi"/>
              </w:rPr>
            </w:pPr>
            <w:r w:rsidRPr="00BA1271">
              <w:rPr>
                <w:rFonts w:asciiTheme="minorHAnsi" w:hAnsiTheme="minorHAnsi"/>
              </w:rPr>
              <w:t>MFL_A5</w:t>
            </w:r>
          </w:p>
        </w:tc>
      </w:tr>
      <w:tr w:rsidR="00664FCA" w:rsidRPr="00BA1271" w14:paraId="04ADCEC1" w14:textId="77777777" w:rsidTr="00BA1271">
        <w:trPr>
          <w:trHeight w:val="360"/>
        </w:trPr>
        <w:tc>
          <w:tcPr>
            <w:tcW w:w="0" w:type="auto"/>
            <w:vMerge/>
            <w:vAlign w:val="center"/>
            <w:hideMark/>
          </w:tcPr>
          <w:p w14:paraId="3EE8AEFC" w14:textId="77777777" w:rsidR="00664FCA" w:rsidRPr="00BA1271" w:rsidRDefault="00664FCA">
            <w:pPr>
              <w:rPr>
                <w:rFonts w:asciiTheme="minorHAnsi" w:hAnsiTheme="minorHAnsi"/>
                <w:sz w:val="22"/>
                <w:szCs w:val="28"/>
              </w:rPr>
            </w:pPr>
          </w:p>
        </w:tc>
        <w:tc>
          <w:tcPr>
            <w:tcW w:w="2471" w:type="dxa"/>
            <w:vAlign w:val="center"/>
            <w:hideMark/>
          </w:tcPr>
          <w:p w14:paraId="7F8DC85E" w14:textId="77777777" w:rsidR="00664FCA" w:rsidRPr="00BA1271" w:rsidRDefault="00664FCA" w:rsidP="00BD1766">
            <w:pPr>
              <w:ind w:right="144"/>
              <w:jc w:val="center"/>
              <w:rPr>
                <w:rFonts w:asciiTheme="minorHAnsi" w:hAnsiTheme="minorHAnsi"/>
              </w:rPr>
            </w:pPr>
            <w:r w:rsidRPr="00BA1271">
              <w:rPr>
                <w:rFonts w:asciiTheme="minorHAnsi" w:hAnsiTheme="minorHAnsi"/>
              </w:rPr>
              <w:t>9</w:t>
            </w:r>
          </w:p>
        </w:tc>
        <w:tc>
          <w:tcPr>
            <w:tcW w:w="2471" w:type="dxa"/>
            <w:vAlign w:val="center"/>
            <w:hideMark/>
          </w:tcPr>
          <w:p w14:paraId="7D4CC1A5" w14:textId="77777777" w:rsidR="00664FCA" w:rsidRPr="00BA1271" w:rsidRDefault="00664FCA" w:rsidP="00BA1271">
            <w:pPr>
              <w:ind w:left="461"/>
              <w:rPr>
                <w:rFonts w:asciiTheme="minorHAnsi" w:hAnsiTheme="minorHAnsi"/>
              </w:rPr>
            </w:pPr>
            <w:r w:rsidRPr="00BA1271">
              <w:rPr>
                <w:rFonts w:asciiTheme="minorHAnsi" w:hAnsiTheme="minorHAnsi"/>
              </w:rPr>
              <w:t>-</w:t>
            </w:r>
          </w:p>
        </w:tc>
      </w:tr>
      <w:tr w:rsidR="00664FCA" w:rsidRPr="00BA1271" w14:paraId="6FDEEDC7" w14:textId="77777777" w:rsidTr="00BA1271">
        <w:trPr>
          <w:trHeight w:val="360"/>
        </w:trPr>
        <w:tc>
          <w:tcPr>
            <w:tcW w:w="4508" w:type="dxa"/>
            <w:vAlign w:val="center"/>
            <w:hideMark/>
          </w:tcPr>
          <w:p w14:paraId="1AE186AD" w14:textId="77777777" w:rsidR="00664FCA" w:rsidRPr="00BA1271" w:rsidRDefault="00664FCA">
            <w:pPr>
              <w:ind w:left="720"/>
              <w:rPr>
                <w:rFonts w:asciiTheme="minorHAnsi" w:hAnsiTheme="minorHAnsi"/>
              </w:rPr>
            </w:pPr>
            <w:r w:rsidRPr="00BA1271">
              <w:rPr>
                <w:rFonts w:asciiTheme="minorHAnsi" w:hAnsiTheme="minorHAnsi"/>
                <w:sz w:val="18"/>
                <w:szCs w:val="22"/>
              </w:rPr>
              <w:t>Marking: BUS?</w:t>
            </w:r>
          </w:p>
        </w:tc>
        <w:tc>
          <w:tcPr>
            <w:tcW w:w="2471" w:type="dxa"/>
            <w:vAlign w:val="center"/>
            <w:hideMark/>
          </w:tcPr>
          <w:p w14:paraId="58F8560A" w14:textId="77777777" w:rsidR="00664FCA" w:rsidRPr="00BA1271" w:rsidRDefault="00664FCA" w:rsidP="00BD1766">
            <w:pPr>
              <w:ind w:right="144"/>
              <w:jc w:val="center"/>
              <w:rPr>
                <w:rFonts w:asciiTheme="minorHAnsi" w:hAnsiTheme="minorHAnsi"/>
              </w:rPr>
            </w:pPr>
            <w:r w:rsidRPr="00BA1271">
              <w:rPr>
                <w:rFonts w:asciiTheme="minorHAnsi" w:hAnsiTheme="minorHAnsi"/>
              </w:rPr>
              <w:t>0</w:t>
            </w:r>
          </w:p>
        </w:tc>
        <w:tc>
          <w:tcPr>
            <w:tcW w:w="2471" w:type="dxa"/>
            <w:vAlign w:val="center"/>
            <w:hideMark/>
          </w:tcPr>
          <w:p w14:paraId="4A09AA81" w14:textId="77777777" w:rsidR="00664FCA" w:rsidRPr="00BA1271" w:rsidRDefault="00664FCA" w:rsidP="00BA1271">
            <w:pPr>
              <w:ind w:left="461"/>
              <w:rPr>
                <w:rFonts w:asciiTheme="minorHAnsi" w:hAnsiTheme="minorHAnsi"/>
              </w:rPr>
            </w:pPr>
            <w:r w:rsidRPr="00BA1271">
              <w:rPr>
                <w:rFonts w:asciiTheme="minorHAnsi" w:hAnsiTheme="minorHAnsi"/>
              </w:rPr>
              <w:t>-</w:t>
            </w:r>
          </w:p>
        </w:tc>
      </w:tr>
    </w:tbl>
    <w:p w14:paraId="2E1F420E" w14:textId="77777777" w:rsidR="00C4358F" w:rsidRDefault="00C4358F" w:rsidP="003B48AE">
      <w:r>
        <w:br w:type="page"/>
      </w:r>
    </w:p>
    <w:p w14:paraId="4CBD6D6F" w14:textId="49110CA7" w:rsidR="00F244D2" w:rsidRDefault="00F244D2" w:rsidP="000C2292">
      <w:pPr>
        <w:pStyle w:val="Heading2"/>
        <w:numPr>
          <w:ilvl w:val="0"/>
          <w:numId w:val="17"/>
        </w:numPr>
        <w:spacing w:before="240" w:after="120"/>
        <w:ind w:left="720" w:hanging="720"/>
        <w:rPr>
          <w:rFonts w:asciiTheme="minorHAnsi" w:hAnsiTheme="minorHAnsi" w:cs="Angsana New"/>
          <w:sz w:val="24"/>
          <w:szCs w:val="24"/>
        </w:rPr>
      </w:pPr>
      <w:r w:rsidRPr="00F244D2">
        <w:rPr>
          <w:rFonts w:asciiTheme="minorHAnsi" w:hAnsiTheme="minorHAnsi"/>
          <w:sz w:val="24"/>
          <w:szCs w:val="24"/>
        </w:rPr>
        <w:lastRenderedPageBreak/>
        <w:t xml:space="preserve">RECORDS / </w:t>
      </w:r>
      <w:r w:rsidRPr="003D2C00">
        <w:rPr>
          <w:rFonts w:ascii="Browallia New" w:hAnsi="Browallia New" w:cs="Browallia New"/>
          <w:sz w:val="28"/>
          <w:szCs w:val="28"/>
          <w:cs/>
        </w:rPr>
        <w:t>บันทึก</w:t>
      </w:r>
    </w:p>
    <w:p w14:paraId="5F1709F1" w14:textId="74881395" w:rsidR="00F244D2" w:rsidRDefault="00F244D2" w:rsidP="00F244D2">
      <w:pPr>
        <w:pStyle w:val="ListParagraph"/>
        <w:spacing w:after="120"/>
        <w:rPr>
          <w:rFonts w:ascii="Calibri" w:hAnsi="Calibri" w:cs="Angsana New"/>
        </w:rPr>
      </w:pPr>
      <w:r w:rsidRPr="00C513BF">
        <w:rPr>
          <w:rFonts w:ascii="Calibri" w:hAnsi="Calibri" w:cs="Angsana New"/>
        </w:rPr>
        <w:t xml:space="preserve">Updating history before register </w:t>
      </w:r>
      <w:r>
        <w:rPr>
          <w:rFonts w:ascii="Calibri" w:hAnsi="Calibri" w:cs="Angsana New"/>
        </w:rPr>
        <w:t>in</w:t>
      </w:r>
      <w:r w:rsidRPr="00C513BF">
        <w:rPr>
          <w:rFonts w:ascii="Calibri" w:hAnsi="Calibri" w:cs="Angsana New"/>
        </w:rPr>
        <w:t xml:space="preserve"> QSMS</w:t>
      </w:r>
    </w:p>
    <w:tbl>
      <w:tblPr>
        <w:tblStyle w:val="TableGrid"/>
        <w:tblW w:w="9435"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258"/>
        <w:gridCol w:w="1256"/>
        <w:gridCol w:w="6921"/>
      </w:tblGrid>
      <w:tr w:rsidR="00F244D2" w:rsidRPr="006C4D7B" w14:paraId="595BA7CE" w14:textId="77777777" w:rsidTr="00F244D2">
        <w:trPr>
          <w:trHeight w:val="360"/>
        </w:trPr>
        <w:tc>
          <w:tcPr>
            <w:tcW w:w="1258" w:type="dxa"/>
            <w:tcBorders>
              <w:top w:val="single" w:sz="12" w:space="0" w:color="auto"/>
              <w:bottom w:val="double" w:sz="4" w:space="0" w:color="auto"/>
            </w:tcBorders>
            <w:vAlign w:val="center"/>
          </w:tcPr>
          <w:p w14:paraId="60AE5527" w14:textId="77777777" w:rsidR="00F244D2" w:rsidRPr="00F244D2" w:rsidRDefault="00F244D2" w:rsidP="00BE24B1">
            <w:pPr>
              <w:jc w:val="center"/>
              <w:rPr>
                <w:rFonts w:asciiTheme="minorHAnsi" w:hAnsiTheme="minorHAnsi" w:cstheme="minorHAnsi"/>
                <w:b/>
                <w:bCs/>
                <w:sz w:val="20"/>
                <w:szCs w:val="20"/>
              </w:rPr>
            </w:pPr>
            <w:r w:rsidRPr="00F244D2">
              <w:rPr>
                <w:rFonts w:asciiTheme="minorHAnsi" w:hAnsiTheme="minorHAnsi" w:cstheme="minorHAnsi"/>
                <w:b/>
                <w:bCs/>
                <w:sz w:val="20"/>
                <w:szCs w:val="20"/>
              </w:rPr>
              <w:t>ENGINEER</w:t>
            </w:r>
          </w:p>
        </w:tc>
        <w:tc>
          <w:tcPr>
            <w:tcW w:w="1256" w:type="dxa"/>
            <w:tcBorders>
              <w:top w:val="single" w:sz="12" w:space="0" w:color="auto"/>
              <w:bottom w:val="double" w:sz="4" w:space="0" w:color="auto"/>
            </w:tcBorders>
            <w:vAlign w:val="center"/>
          </w:tcPr>
          <w:p w14:paraId="1B059422" w14:textId="77777777" w:rsidR="00F244D2" w:rsidRPr="00F244D2" w:rsidRDefault="00F244D2" w:rsidP="00BE24B1">
            <w:pPr>
              <w:jc w:val="center"/>
              <w:rPr>
                <w:rFonts w:asciiTheme="minorHAnsi" w:hAnsiTheme="minorHAnsi" w:cstheme="minorHAnsi"/>
                <w:b/>
                <w:bCs/>
                <w:sz w:val="20"/>
                <w:szCs w:val="20"/>
              </w:rPr>
            </w:pPr>
            <w:r w:rsidRPr="00F244D2">
              <w:rPr>
                <w:rFonts w:asciiTheme="minorHAnsi" w:hAnsiTheme="minorHAnsi" w:cstheme="minorHAnsi"/>
                <w:b/>
                <w:bCs/>
                <w:sz w:val="20"/>
                <w:szCs w:val="20"/>
              </w:rPr>
              <w:t>DATE</w:t>
            </w:r>
          </w:p>
        </w:tc>
        <w:tc>
          <w:tcPr>
            <w:tcW w:w="6921" w:type="dxa"/>
            <w:tcBorders>
              <w:top w:val="single" w:sz="12" w:space="0" w:color="auto"/>
              <w:bottom w:val="double" w:sz="4" w:space="0" w:color="auto"/>
            </w:tcBorders>
            <w:vAlign w:val="center"/>
          </w:tcPr>
          <w:p w14:paraId="4010A375" w14:textId="77777777" w:rsidR="00F244D2" w:rsidRPr="00F244D2" w:rsidRDefault="00F244D2" w:rsidP="00BE24B1">
            <w:pPr>
              <w:jc w:val="center"/>
              <w:rPr>
                <w:rFonts w:asciiTheme="minorHAnsi" w:hAnsiTheme="minorHAnsi" w:cstheme="minorHAnsi"/>
                <w:b/>
                <w:bCs/>
                <w:sz w:val="20"/>
                <w:szCs w:val="20"/>
              </w:rPr>
            </w:pPr>
            <w:r w:rsidRPr="00F244D2">
              <w:rPr>
                <w:rFonts w:asciiTheme="minorHAnsi" w:hAnsiTheme="minorHAnsi" w:cstheme="minorHAnsi"/>
                <w:b/>
                <w:bCs/>
                <w:sz w:val="20"/>
                <w:szCs w:val="20"/>
              </w:rPr>
              <w:t>DESCRIPTION</w:t>
            </w:r>
          </w:p>
        </w:tc>
      </w:tr>
      <w:tr w:rsidR="00F244D2" w:rsidRPr="006C4D7B" w14:paraId="051145C3" w14:textId="77777777" w:rsidTr="00F244D2">
        <w:trPr>
          <w:trHeight w:val="360"/>
        </w:trPr>
        <w:tc>
          <w:tcPr>
            <w:tcW w:w="1258" w:type="dxa"/>
            <w:tcBorders>
              <w:top w:val="double" w:sz="4" w:space="0" w:color="auto"/>
              <w:bottom w:val="dotted" w:sz="4" w:space="0" w:color="auto"/>
            </w:tcBorders>
            <w:vAlign w:val="center"/>
          </w:tcPr>
          <w:p w14:paraId="2C415DAF"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 xml:space="preserve">EKKARAT T. </w:t>
            </w:r>
          </w:p>
        </w:tc>
        <w:tc>
          <w:tcPr>
            <w:tcW w:w="1256" w:type="dxa"/>
            <w:tcBorders>
              <w:top w:val="double" w:sz="4" w:space="0" w:color="auto"/>
              <w:bottom w:val="dotted" w:sz="4" w:space="0" w:color="auto"/>
            </w:tcBorders>
            <w:vAlign w:val="center"/>
          </w:tcPr>
          <w:p w14:paraId="62B3BFDD"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16-11-2020</w:t>
            </w:r>
          </w:p>
        </w:tc>
        <w:tc>
          <w:tcPr>
            <w:tcW w:w="6921" w:type="dxa"/>
            <w:tcBorders>
              <w:top w:val="double" w:sz="4" w:space="0" w:color="auto"/>
              <w:bottom w:val="dotted" w:sz="4" w:space="0" w:color="auto"/>
            </w:tcBorders>
            <w:vAlign w:val="center"/>
          </w:tcPr>
          <w:p w14:paraId="24D47174"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Published first version.</w:t>
            </w:r>
          </w:p>
        </w:tc>
      </w:tr>
      <w:tr w:rsidR="00F244D2" w:rsidRPr="006C4D7B" w14:paraId="3FA9CAC1" w14:textId="77777777" w:rsidTr="00F244D2">
        <w:trPr>
          <w:trHeight w:val="360"/>
        </w:trPr>
        <w:tc>
          <w:tcPr>
            <w:tcW w:w="1258" w:type="dxa"/>
            <w:tcBorders>
              <w:top w:val="dotted" w:sz="4" w:space="0" w:color="auto"/>
              <w:bottom w:val="dotted" w:sz="4" w:space="0" w:color="auto"/>
            </w:tcBorders>
            <w:vAlign w:val="center"/>
          </w:tcPr>
          <w:p w14:paraId="02ADFC6C"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EKKARAT T.</w:t>
            </w:r>
          </w:p>
        </w:tc>
        <w:tc>
          <w:tcPr>
            <w:tcW w:w="1256" w:type="dxa"/>
            <w:tcBorders>
              <w:top w:val="dotted" w:sz="4" w:space="0" w:color="auto"/>
              <w:bottom w:val="dotted" w:sz="4" w:space="0" w:color="auto"/>
            </w:tcBorders>
            <w:vAlign w:val="center"/>
          </w:tcPr>
          <w:p w14:paraId="67B95FA6"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26-11-2020</w:t>
            </w:r>
          </w:p>
        </w:tc>
        <w:tc>
          <w:tcPr>
            <w:tcW w:w="6921" w:type="dxa"/>
            <w:tcBorders>
              <w:top w:val="dotted" w:sz="4" w:space="0" w:color="auto"/>
              <w:bottom w:val="dotted" w:sz="4" w:space="0" w:color="auto"/>
            </w:tcBorders>
            <w:vAlign w:val="center"/>
          </w:tcPr>
          <w:p w14:paraId="4D9747C9"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Update MFL standard and general functional assign for 10 pins connector.</w:t>
            </w:r>
          </w:p>
        </w:tc>
      </w:tr>
      <w:tr w:rsidR="00F244D2" w:rsidRPr="006C4D7B" w14:paraId="530AFF20" w14:textId="77777777" w:rsidTr="00F244D2">
        <w:trPr>
          <w:trHeight w:val="360"/>
        </w:trPr>
        <w:tc>
          <w:tcPr>
            <w:tcW w:w="1258" w:type="dxa"/>
            <w:tcBorders>
              <w:top w:val="dotted" w:sz="4" w:space="0" w:color="auto"/>
              <w:bottom w:val="dotted" w:sz="4" w:space="0" w:color="auto"/>
            </w:tcBorders>
            <w:vAlign w:val="center"/>
          </w:tcPr>
          <w:p w14:paraId="6FD414B1"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EKKARAT T.</w:t>
            </w:r>
          </w:p>
        </w:tc>
        <w:tc>
          <w:tcPr>
            <w:tcW w:w="1256" w:type="dxa"/>
            <w:tcBorders>
              <w:top w:val="dotted" w:sz="4" w:space="0" w:color="auto"/>
              <w:bottom w:val="dotted" w:sz="4" w:space="0" w:color="auto"/>
            </w:tcBorders>
            <w:vAlign w:val="center"/>
          </w:tcPr>
          <w:p w14:paraId="362ACE8D"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30-11-2020</w:t>
            </w:r>
          </w:p>
        </w:tc>
        <w:tc>
          <w:tcPr>
            <w:tcW w:w="6921" w:type="dxa"/>
            <w:tcBorders>
              <w:top w:val="dotted" w:sz="4" w:space="0" w:color="auto"/>
              <w:bottom w:val="dotted" w:sz="4" w:space="0" w:color="auto"/>
            </w:tcBorders>
            <w:vAlign w:val="center"/>
          </w:tcPr>
          <w:p w14:paraId="2342C1A1"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Add content of files managements and documents form.</w:t>
            </w:r>
          </w:p>
        </w:tc>
      </w:tr>
      <w:tr w:rsidR="00F244D2" w:rsidRPr="006C4D7B" w14:paraId="7A556A16" w14:textId="77777777" w:rsidTr="00F244D2">
        <w:trPr>
          <w:trHeight w:val="360"/>
        </w:trPr>
        <w:tc>
          <w:tcPr>
            <w:tcW w:w="1258" w:type="dxa"/>
            <w:tcBorders>
              <w:top w:val="dotted" w:sz="4" w:space="0" w:color="auto"/>
              <w:bottom w:val="dotted" w:sz="4" w:space="0" w:color="auto"/>
            </w:tcBorders>
            <w:vAlign w:val="center"/>
          </w:tcPr>
          <w:p w14:paraId="67EA4CF5"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EKKARAT T.</w:t>
            </w:r>
          </w:p>
        </w:tc>
        <w:tc>
          <w:tcPr>
            <w:tcW w:w="1256" w:type="dxa"/>
            <w:tcBorders>
              <w:top w:val="dotted" w:sz="4" w:space="0" w:color="auto"/>
              <w:bottom w:val="dotted" w:sz="4" w:space="0" w:color="auto"/>
            </w:tcBorders>
            <w:vAlign w:val="center"/>
          </w:tcPr>
          <w:p w14:paraId="22974725"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08-12-2020</w:t>
            </w:r>
          </w:p>
        </w:tc>
        <w:tc>
          <w:tcPr>
            <w:tcW w:w="6921" w:type="dxa"/>
            <w:tcBorders>
              <w:top w:val="dotted" w:sz="4" w:space="0" w:color="auto"/>
              <w:bottom w:val="dotted" w:sz="4" w:space="0" w:color="auto"/>
            </w:tcBorders>
            <w:vAlign w:val="center"/>
          </w:tcPr>
          <w:p w14:paraId="20911EC0"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Add content of electronics project and bill of material.</w:t>
            </w:r>
          </w:p>
        </w:tc>
      </w:tr>
      <w:tr w:rsidR="00F244D2" w:rsidRPr="006C4D7B" w14:paraId="7CF7C971" w14:textId="77777777" w:rsidTr="00F244D2">
        <w:trPr>
          <w:trHeight w:val="360"/>
        </w:trPr>
        <w:tc>
          <w:tcPr>
            <w:tcW w:w="1258" w:type="dxa"/>
            <w:tcBorders>
              <w:top w:val="dotted" w:sz="4" w:space="0" w:color="auto"/>
              <w:bottom w:val="dotted" w:sz="4" w:space="0" w:color="auto"/>
            </w:tcBorders>
            <w:vAlign w:val="center"/>
          </w:tcPr>
          <w:p w14:paraId="39D3D2FE"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EKKARAT T.</w:t>
            </w:r>
          </w:p>
        </w:tc>
        <w:tc>
          <w:tcPr>
            <w:tcW w:w="1256" w:type="dxa"/>
            <w:tcBorders>
              <w:top w:val="dotted" w:sz="4" w:space="0" w:color="auto"/>
              <w:bottom w:val="dotted" w:sz="4" w:space="0" w:color="auto"/>
            </w:tcBorders>
            <w:vAlign w:val="center"/>
          </w:tcPr>
          <w:p w14:paraId="0E521DA3"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10-12-2020</w:t>
            </w:r>
          </w:p>
        </w:tc>
        <w:tc>
          <w:tcPr>
            <w:tcW w:w="6921" w:type="dxa"/>
            <w:tcBorders>
              <w:top w:val="dotted" w:sz="4" w:space="0" w:color="auto"/>
              <w:bottom w:val="dotted" w:sz="4" w:space="0" w:color="auto"/>
            </w:tcBorders>
            <w:vAlign w:val="center"/>
          </w:tcPr>
          <w:p w14:paraId="7F47B500"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Add content of OneNote and update purchasing procedures.</w:t>
            </w:r>
          </w:p>
        </w:tc>
      </w:tr>
      <w:tr w:rsidR="00F244D2" w:rsidRPr="006C4D7B" w14:paraId="40843AD6" w14:textId="77777777" w:rsidTr="00F244D2">
        <w:trPr>
          <w:trHeight w:val="360"/>
        </w:trPr>
        <w:tc>
          <w:tcPr>
            <w:tcW w:w="1258" w:type="dxa"/>
            <w:tcBorders>
              <w:top w:val="dotted" w:sz="4" w:space="0" w:color="auto"/>
              <w:bottom w:val="dotted" w:sz="4" w:space="0" w:color="auto"/>
            </w:tcBorders>
            <w:vAlign w:val="center"/>
          </w:tcPr>
          <w:p w14:paraId="48F7EB69"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EKKARAT T.</w:t>
            </w:r>
          </w:p>
        </w:tc>
        <w:tc>
          <w:tcPr>
            <w:tcW w:w="1256" w:type="dxa"/>
            <w:tcBorders>
              <w:top w:val="dotted" w:sz="4" w:space="0" w:color="auto"/>
              <w:bottom w:val="dotted" w:sz="4" w:space="0" w:color="auto"/>
            </w:tcBorders>
            <w:vAlign w:val="center"/>
          </w:tcPr>
          <w:p w14:paraId="6A0F029E"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04-01-2021</w:t>
            </w:r>
          </w:p>
        </w:tc>
        <w:tc>
          <w:tcPr>
            <w:tcW w:w="6921" w:type="dxa"/>
            <w:tcBorders>
              <w:top w:val="dotted" w:sz="4" w:space="0" w:color="auto"/>
              <w:bottom w:val="dotted" w:sz="4" w:space="0" w:color="auto"/>
            </w:tcBorders>
            <w:vAlign w:val="center"/>
          </w:tcPr>
          <w:p w14:paraId="5CE461AE"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Add content of Task Update (MS Teams)</w:t>
            </w:r>
          </w:p>
        </w:tc>
      </w:tr>
      <w:tr w:rsidR="00F244D2" w:rsidRPr="006C4D7B" w14:paraId="460250F7" w14:textId="77777777" w:rsidTr="00F244D2">
        <w:trPr>
          <w:trHeight w:val="360"/>
        </w:trPr>
        <w:tc>
          <w:tcPr>
            <w:tcW w:w="1258" w:type="dxa"/>
            <w:tcBorders>
              <w:top w:val="dotted" w:sz="4" w:space="0" w:color="auto"/>
              <w:bottom w:val="dotted" w:sz="4" w:space="0" w:color="auto"/>
            </w:tcBorders>
            <w:vAlign w:val="center"/>
          </w:tcPr>
          <w:p w14:paraId="2BD1E96D"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EKKARAT T.</w:t>
            </w:r>
          </w:p>
        </w:tc>
        <w:tc>
          <w:tcPr>
            <w:tcW w:w="1256" w:type="dxa"/>
            <w:tcBorders>
              <w:top w:val="dotted" w:sz="4" w:space="0" w:color="auto"/>
              <w:bottom w:val="dotted" w:sz="4" w:space="0" w:color="auto"/>
            </w:tcBorders>
            <w:vAlign w:val="center"/>
          </w:tcPr>
          <w:p w14:paraId="2EF4D197"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17-03-2021</w:t>
            </w:r>
          </w:p>
        </w:tc>
        <w:tc>
          <w:tcPr>
            <w:tcW w:w="6921" w:type="dxa"/>
            <w:tcBorders>
              <w:top w:val="dotted" w:sz="4" w:space="0" w:color="auto"/>
              <w:bottom w:val="dotted" w:sz="4" w:space="0" w:color="auto"/>
            </w:tcBorders>
            <w:vAlign w:val="center"/>
          </w:tcPr>
          <w:p w14:paraId="01196347"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Add individual odometer pin assignments</w:t>
            </w:r>
          </w:p>
        </w:tc>
      </w:tr>
      <w:tr w:rsidR="00F244D2" w:rsidRPr="006C4D7B" w14:paraId="6F878A95" w14:textId="77777777" w:rsidTr="00F244D2">
        <w:trPr>
          <w:trHeight w:val="360"/>
        </w:trPr>
        <w:tc>
          <w:tcPr>
            <w:tcW w:w="1258" w:type="dxa"/>
            <w:tcBorders>
              <w:top w:val="dotted" w:sz="4" w:space="0" w:color="auto"/>
              <w:bottom w:val="dotted" w:sz="4" w:space="0" w:color="auto"/>
            </w:tcBorders>
            <w:vAlign w:val="center"/>
          </w:tcPr>
          <w:p w14:paraId="61E8FA15"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EKKARAT T.</w:t>
            </w:r>
          </w:p>
        </w:tc>
        <w:tc>
          <w:tcPr>
            <w:tcW w:w="1256" w:type="dxa"/>
            <w:tcBorders>
              <w:top w:val="dotted" w:sz="4" w:space="0" w:color="auto"/>
              <w:bottom w:val="dotted" w:sz="4" w:space="0" w:color="auto"/>
            </w:tcBorders>
            <w:vAlign w:val="center"/>
          </w:tcPr>
          <w:p w14:paraId="41CEE194"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25-04-2021</w:t>
            </w:r>
          </w:p>
        </w:tc>
        <w:tc>
          <w:tcPr>
            <w:tcW w:w="6921" w:type="dxa"/>
            <w:tcBorders>
              <w:top w:val="dotted" w:sz="4" w:space="0" w:color="auto"/>
              <w:bottom w:val="dotted" w:sz="4" w:space="0" w:color="auto"/>
            </w:tcBorders>
            <w:vAlign w:val="center"/>
          </w:tcPr>
          <w:p w14:paraId="38B0BE76" w14:textId="77777777" w:rsidR="00F244D2" w:rsidRPr="00F244D2" w:rsidRDefault="00F244D2" w:rsidP="00BE24B1">
            <w:pPr>
              <w:spacing w:before="40"/>
              <w:rPr>
                <w:rFonts w:asciiTheme="minorHAnsi" w:hAnsiTheme="minorHAnsi" w:cstheme="minorHAnsi"/>
                <w:sz w:val="20"/>
                <w:szCs w:val="20"/>
              </w:rPr>
            </w:pPr>
            <w:r w:rsidRPr="00F244D2">
              <w:rPr>
                <w:rFonts w:asciiTheme="minorHAnsi" w:hAnsiTheme="minorHAnsi" w:cstheme="minorHAnsi"/>
                <w:sz w:val="20"/>
                <w:szCs w:val="20"/>
              </w:rPr>
              <w:t>Add content of Microsoft Communities (Yammer)</w:t>
            </w:r>
          </w:p>
        </w:tc>
      </w:tr>
      <w:tr w:rsidR="00F244D2" w:rsidRPr="006C4D7B" w14:paraId="6342C810" w14:textId="77777777" w:rsidTr="00F244D2">
        <w:trPr>
          <w:trHeight w:val="360"/>
        </w:trPr>
        <w:tc>
          <w:tcPr>
            <w:tcW w:w="1258" w:type="dxa"/>
            <w:tcBorders>
              <w:top w:val="dotted" w:sz="4" w:space="0" w:color="auto"/>
              <w:bottom w:val="dotted" w:sz="4" w:space="0" w:color="auto"/>
            </w:tcBorders>
            <w:vAlign w:val="center"/>
          </w:tcPr>
          <w:p w14:paraId="3DDC6E8A"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EKKARAT T.</w:t>
            </w:r>
          </w:p>
        </w:tc>
        <w:tc>
          <w:tcPr>
            <w:tcW w:w="1256" w:type="dxa"/>
            <w:tcBorders>
              <w:top w:val="dotted" w:sz="4" w:space="0" w:color="auto"/>
              <w:bottom w:val="dotted" w:sz="4" w:space="0" w:color="auto"/>
            </w:tcBorders>
            <w:vAlign w:val="center"/>
          </w:tcPr>
          <w:p w14:paraId="4C897A13"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26-04-2021</w:t>
            </w:r>
          </w:p>
        </w:tc>
        <w:tc>
          <w:tcPr>
            <w:tcW w:w="6921" w:type="dxa"/>
            <w:tcBorders>
              <w:top w:val="dotted" w:sz="4" w:space="0" w:color="auto"/>
              <w:bottom w:val="dotted" w:sz="4" w:space="0" w:color="auto"/>
            </w:tcBorders>
            <w:vAlign w:val="center"/>
          </w:tcPr>
          <w:p w14:paraId="511D11DA"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Electronics Online Approved and Schematic Components Placed Guideline</w:t>
            </w:r>
          </w:p>
        </w:tc>
      </w:tr>
      <w:tr w:rsidR="00F244D2" w:rsidRPr="006C4D7B" w14:paraId="39C09D88" w14:textId="77777777" w:rsidTr="00F244D2">
        <w:trPr>
          <w:trHeight w:val="360"/>
        </w:trPr>
        <w:tc>
          <w:tcPr>
            <w:tcW w:w="1258" w:type="dxa"/>
            <w:tcBorders>
              <w:top w:val="dotted" w:sz="4" w:space="0" w:color="auto"/>
              <w:bottom w:val="dotted" w:sz="4" w:space="0" w:color="auto"/>
            </w:tcBorders>
            <w:vAlign w:val="center"/>
          </w:tcPr>
          <w:p w14:paraId="1401EEEC"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EKKARAT T.</w:t>
            </w:r>
          </w:p>
        </w:tc>
        <w:tc>
          <w:tcPr>
            <w:tcW w:w="1256" w:type="dxa"/>
            <w:tcBorders>
              <w:top w:val="dotted" w:sz="4" w:space="0" w:color="auto"/>
              <w:bottom w:val="dotted" w:sz="4" w:space="0" w:color="auto"/>
            </w:tcBorders>
            <w:vAlign w:val="center"/>
          </w:tcPr>
          <w:p w14:paraId="293796CC"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27-04-2021</w:t>
            </w:r>
          </w:p>
        </w:tc>
        <w:tc>
          <w:tcPr>
            <w:tcW w:w="6921" w:type="dxa"/>
            <w:tcBorders>
              <w:top w:val="dotted" w:sz="4" w:space="0" w:color="auto"/>
              <w:bottom w:val="dotted" w:sz="4" w:space="0" w:color="auto"/>
            </w:tcBorders>
            <w:vAlign w:val="center"/>
          </w:tcPr>
          <w:p w14:paraId="54A0D963"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Engineering Electronics Code (EEP CODEX)</w:t>
            </w:r>
          </w:p>
        </w:tc>
      </w:tr>
      <w:tr w:rsidR="00F244D2" w:rsidRPr="006C4D7B" w14:paraId="18053CA6" w14:textId="77777777" w:rsidTr="00F244D2">
        <w:trPr>
          <w:trHeight w:val="360"/>
        </w:trPr>
        <w:tc>
          <w:tcPr>
            <w:tcW w:w="1258" w:type="dxa"/>
            <w:tcBorders>
              <w:top w:val="dotted" w:sz="4" w:space="0" w:color="auto"/>
              <w:bottom w:val="dotted" w:sz="4" w:space="0" w:color="auto"/>
            </w:tcBorders>
            <w:vAlign w:val="center"/>
          </w:tcPr>
          <w:p w14:paraId="2D6839D5"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EKKARAT T.</w:t>
            </w:r>
          </w:p>
        </w:tc>
        <w:tc>
          <w:tcPr>
            <w:tcW w:w="1256" w:type="dxa"/>
            <w:tcBorders>
              <w:top w:val="dotted" w:sz="4" w:space="0" w:color="auto"/>
              <w:bottom w:val="dotted" w:sz="4" w:space="0" w:color="auto"/>
            </w:tcBorders>
            <w:vAlign w:val="center"/>
          </w:tcPr>
          <w:p w14:paraId="127F688A" w14:textId="77777777" w:rsidR="00F244D2" w:rsidRPr="00F244D2" w:rsidRDefault="00F244D2" w:rsidP="00BE24B1">
            <w:pPr>
              <w:rPr>
                <w:rFonts w:asciiTheme="minorHAnsi" w:hAnsiTheme="minorHAnsi" w:cstheme="minorHAnsi"/>
                <w:sz w:val="20"/>
                <w:szCs w:val="20"/>
              </w:rPr>
            </w:pPr>
            <w:r w:rsidRPr="00F244D2">
              <w:rPr>
                <w:rFonts w:asciiTheme="minorHAnsi" w:hAnsiTheme="minorHAnsi" w:cstheme="minorHAnsi"/>
                <w:sz w:val="20"/>
                <w:szCs w:val="20"/>
              </w:rPr>
              <w:t>28-04-2021</w:t>
            </w:r>
          </w:p>
        </w:tc>
        <w:tc>
          <w:tcPr>
            <w:tcW w:w="6921" w:type="dxa"/>
            <w:tcBorders>
              <w:top w:val="dotted" w:sz="4" w:space="0" w:color="auto"/>
              <w:bottom w:val="dotted" w:sz="4" w:space="0" w:color="auto"/>
            </w:tcBorders>
            <w:vAlign w:val="center"/>
          </w:tcPr>
          <w:p w14:paraId="3CDA2689" w14:textId="77777777" w:rsidR="00F244D2" w:rsidRPr="00F244D2" w:rsidRDefault="00F244D2" w:rsidP="00BE24B1">
            <w:pPr>
              <w:pStyle w:val="Default"/>
              <w:rPr>
                <w:rFonts w:asciiTheme="minorHAnsi" w:hAnsiTheme="minorHAnsi" w:cstheme="minorHAnsi"/>
                <w:color w:val="auto"/>
                <w:sz w:val="20"/>
                <w:szCs w:val="20"/>
              </w:rPr>
            </w:pPr>
            <w:r w:rsidRPr="00F244D2">
              <w:rPr>
                <w:rFonts w:asciiTheme="minorHAnsi" w:hAnsiTheme="minorHAnsi" w:cstheme="minorHAnsi"/>
                <w:color w:val="auto"/>
                <w:sz w:val="20"/>
                <w:szCs w:val="20"/>
              </w:rPr>
              <w:t>Components Description – requesting procedures.</w:t>
            </w:r>
          </w:p>
        </w:tc>
      </w:tr>
      <w:tr w:rsidR="00F244D2" w:rsidRPr="006C4D7B" w14:paraId="2E7AA0B7" w14:textId="77777777" w:rsidTr="00F244D2">
        <w:trPr>
          <w:trHeight w:val="360"/>
        </w:trPr>
        <w:tc>
          <w:tcPr>
            <w:tcW w:w="1258" w:type="dxa"/>
            <w:tcBorders>
              <w:top w:val="dotted" w:sz="4" w:space="0" w:color="auto"/>
              <w:bottom w:val="single" w:sz="12" w:space="0" w:color="auto"/>
            </w:tcBorders>
            <w:vAlign w:val="center"/>
          </w:tcPr>
          <w:p w14:paraId="3810D6ED" w14:textId="77777777" w:rsidR="00F244D2" w:rsidRPr="00F244D2" w:rsidRDefault="00F244D2" w:rsidP="00BE24B1">
            <w:pPr>
              <w:pStyle w:val="Default"/>
              <w:rPr>
                <w:rFonts w:asciiTheme="minorHAnsi" w:hAnsiTheme="minorHAnsi" w:cstheme="minorHAnsi"/>
                <w:color w:val="auto"/>
                <w:sz w:val="20"/>
                <w:szCs w:val="20"/>
              </w:rPr>
            </w:pPr>
          </w:p>
        </w:tc>
        <w:tc>
          <w:tcPr>
            <w:tcW w:w="1256" w:type="dxa"/>
            <w:tcBorders>
              <w:top w:val="dotted" w:sz="4" w:space="0" w:color="auto"/>
              <w:bottom w:val="single" w:sz="12" w:space="0" w:color="auto"/>
            </w:tcBorders>
            <w:vAlign w:val="center"/>
          </w:tcPr>
          <w:p w14:paraId="791210B2" w14:textId="77777777" w:rsidR="00F244D2" w:rsidRPr="00F244D2" w:rsidRDefault="00F244D2" w:rsidP="00BE24B1">
            <w:pPr>
              <w:rPr>
                <w:rFonts w:asciiTheme="minorHAnsi" w:hAnsiTheme="minorHAnsi" w:cstheme="minorHAnsi"/>
                <w:sz w:val="20"/>
                <w:szCs w:val="20"/>
              </w:rPr>
            </w:pPr>
          </w:p>
        </w:tc>
        <w:tc>
          <w:tcPr>
            <w:tcW w:w="6921" w:type="dxa"/>
            <w:tcBorders>
              <w:top w:val="dotted" w:sz="4" w:space="0" w:color="auto"/>
              <w:bottom w:val="single" w:sz="12" w:space="0" w:color="auto"/>
            </w:tcBorders>
            <w:vAlign w:val="center"/>
          </w:tcPr>
          <w:p w14:paraId="45176B42" w14:textId="77777777" w:rsidR="00F244D2" w:rsidRPr="00F244D2" w:rsidRDefault="00F244D2" w:rsidP="00BE24B1">
            <w:pPr>
              <w:pStyle w:val="Default"/>
              <w:rPr>
                <w:rFonts w:asciiTheme="minorHAnsi" w:hAnsiTheme="minorHAnsi" w:cstheme="minorHAnsi"/>
                <w:color w:val="auto"/>
                <w:sz w:val="20"/>
                <w:szCs w:val="20"/>
              </w:rPr>
            </w:pPr>
          </w:p>
        </w:tc>
      </w:tr>
    </w:tbl>
    <w:p w14:paraId="11E55365" w14:textId="319FDD68" w:rsidR="00F244D2" w:rsidRPr="00F244D2" w:rsidRDefault="00F244D2" w:rsidP="00F244D2">
      <w:pPr>
        <w:pStyle w:val="Heading2"/>
        <w:numPr>
          <w:ilvl w:val="0"/>
          <w:numId w:val="17"/>
        </w:numPr>
        <w:spacing w:before="240" w:after="120"/>
        <w:ind w:left="720" w:hanging="720"/>
        <w:rPr>
          <w:rFonts w:asciiTheme="minorHAnsi" w:hAnsiTheme="minorHAnsi" w:cstheme="minorHAnsi"/>
          <w:sz w:val="24"/>
          <w:szCs w:val="24"/>
        </w:rPr>
      </w:pPr>
      <w:r w:rsidRPr="00F244D2">
        <w:rPr>
          <w:rFonts w:asciiTheme="minorHAnsi" w:hAnsiTheme="minorHAnsi" w:cstheme="minorHAnsi"/>
          <w:sz w:val="24"/>
          <w:szCs w:val="24"/>
        </w:rPr>
        <w:t xml:space="preserve">DETAILS OF CHANGED / </w:t>
      </w:r>
      <w:r w:rsidRPr="003D2C00">
        <w:rPr>
          <w:rFonts w:ascii="Browallia New" w:hAnsi="Browallia New" w:cs="Browallia New" w:hint="cs"/>
          <w:sz w:val="28"/>
          <w:szCs w:val="28"/>
          <w:cs/>
        </w:rPr>
        <w:t>รายละเอียดการเปลี่ยนแปลง</w:t>
      </w:r>
    </w:p>
    <w:tbl>
      <w:tblPr>
        <w:tblW w:w="9445"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1E0" w:firstRow="1" w:lastRow="1" w:firstColumn="1" w:lastColumn="1" w:noHBand="0" w:noVBand="0"/>
      </w:tblPr>
      <w:tblGrid>
        <w:gridCol w:w="1255"/>
        <w:gridCol w:w="1263"/>
        <w:gridCol w:w="6927"/>
      </w:tblGrid>
      <w:tr w:rsidR="00F244D2" w:rsidRPr="007D1D28" w14:paraId="098889DD" w14:textId="77777777" w:rsidTr="00F244D2">
        <w:trPr>
          <w:trHeight w:val="360"/>
        </w:trPr>
        <w:tc>
          <w:tcPr>
            <w:tcW w:w="1255" w:type="dxa"/>
            <w:tcBorders>
              <w:bottom w:val="double" w:sz="4" w:space="0" w:color="auto"/>
            </w:tcBorders>
            <w:vAlign w:val="center"/>
          </w:tcPr>
          <w:p w14:paraId="6173C7D2" w14:textId="77777777" w:rsidR="00F244D2" w:rsidRPr="00867C8A" w:rsidRDefault="00F244D2" w:rsidP="00BE24B1">
            <w:pPr>
              <w:pStyle w:val="Title"/>
              <w:jc w:val="center"/>
              <w:rPr>
                <w:rFonts w:ascii="Calibri" w:hAnsi="Calibri"/>
                <w:color w:val="auto"/>
                <w:sz w:val="22"/>
                <w:szCs w:val="22"/>
              </w:rPr>
            </w:pPr>
            <w:r w:rsidRPr="00867C8A">
              <w:rPr>
                <w:rFonts w:ascii="Calibri" w:hAnsi="Calibri"/>
                <w:color w:val="auto"/>
                <w:sz w:val="22"/>
                <w:szCs w:val="22"/>
              </w:rPr>
              <w:t>Rev. No.</w:t>
            </w:r>
          </w:p>
        </w:tc>
        <w:tc>
          <w:tcPr>
            <w:tcW w:w="1263" w:type="dxa"/>
            <w:tcBorders>
              <w:bottom w:val="double" w:sz="4" w:space="0" w:color="auto"/>
            </w:tcBorders>
            <w:vAlign w:val="center"/>
          </w:tcPr>
          <w:p w14:paraId="31C5B7CE" w14:textId="77777777" w:rsidR="00F244D2" w:rsidRPr="00867C8A" w:rsidRDefault="00F244D2" w:rsidP="00BE24B1">
            <w:pPr>
              <w:pStyle w:val="Title"/>
              <w:jc w:val="center"/>
              <w:rPr>
                <w:rFonts w:ascii="Calibri" w:hAnsi="Calibri"/>
                <w:color w:val="auto"/>
                <w:sz w:val="22"/>
                <w:szCs w:val="22"/>
              </w:rPr>
            </w:pPr>
            <w:r w:rsidRPr="00867C8A">
              <w:rPr>
                <w:rFonts w:ascii="Calibri" w:hAnsi="Calibri"/>
                <w:color w:val="auto"/>
                <w:sz w:val="22"/>
                <w:szCs w:val="22"/>
              </w:rPr>
              <w:t>Rev. Date</w:t>
            </w:r>
          </w:p>
        </w:tc>
        <w:tc>
          <w:tcPr>
            <w:tcW w:w="6927" w:type="dxa"/>
            <w:tcBorders>
              <w:bottom w:val="double" w:sz="4" w:space="0" w:color="auto"/>
            </w:tcBorders>
            <w:vAlign w:val="center"/>
          </w:tcPr>
          <w:p w14:paraId="09291EA0" w14:textId="77777777" w:rsidR="00F244D2" w:rsidRPr="00867C8A" w:rsidRDefault="00F244D2" w:rsidP="00BE24B1">
            <w:pPr>
              <w:pStyle w:val="Title"/>
              <w:jc w:val="center"/>
              <w:rPr>
                <w:rFonts w:ascii="Calibri" w:hAnsi="Calibri"/>
                <w:color w:val="auto"/>
                <w:sz w:val="22"/>
                <w:szCs w:val="22"/>
              </w:rPr>
            </w:pPr>
            <w:r w:rsidRPr="00867C8A">
              <w:rPr>
                <w:rFonts w:ascii="Calibri" w:hAnsi="Calibri"/>
                <w:color w:val="auto"/>
                <w:sz w:val="22"/>
                <w:szCs w:val="22"/>
              </w:rPr>
              <w:t>Details of Changed</w:t>
            </w:r>
          </w:p>
        </w:tc>
      </w:tr>
      <w:tr w:rsidR="00F244D2" w:rsidRPr="007D1D28" w14:paraId="2ECA6775" w14:textId="77777777" w:rsidTr="00F244D2">
        <w:trPr>
          <w:trHeight w:val="360"/>
        </w:trPr>
        <w:tc>
          <w:tcPr>
            <w:tcW w:w="1255" w:type="dxa"/>
            <w:tcBorders>
              <w:top w:val="double" w:sz="4" w:space="0" w:color="auto"/>
              <w:bottom w:val="dotted" w:sz="4" w:space="0" w:color="auto"/>
            </w:tcBorders>
            <w:vAlign w:val="center"/>
          </w:tcPr>
          <w:p w14:paraId="561D9D6E" w14:textId="77777777" w:rsidR="00F244D2" w:rsidRPr="00F244D2" w:rsidRDefault="00F244D2" w:rsidP="00BE24B1">
            <w:pPr>
              <w:pStyle w:val="Title"/>
              <w:jc w:val="center"/>
              <w:rPr>
                <w:rFonts w:asciiTheme="minorHAnsi" w:hAnsiTheme="minorHAnsi" w:cstheme="minorHAnsi"/>
                <w:color w:val="auto"/>
                <w:sz w:val="20"/>
                <w:szCs w:val="20"/>
              </w:rPr>
            </w:pPr>
            <w:r w:rsidRPr="00F244D2">
              <w:rPr>
                <w:rFonts w:asciiTheme="minorHAnsi" w:hAnsiTheme="minorHAnsi" w:cstheme="minorHAnsi"/>
                <w:color w:val="auto"/>
                <w:sz w:val="20"/>
                <w:szCs w:val="20"/>
              </w:rPr>
              <w:t>00</w:t>
            </w:r>
          </w:p>
        </w:tc>
        <w:tc>
          <w:tcPr>
            <w:tcW w:w="1263" w:type="dxa"/>
            <w:tcBorders>
              <w:top w:val="double" w:sz="4" w:space="0" w:color="auto"/>
              <w:bottom w:val="dotted" w:sz="4" w:space="0" w:color="auto"/>
            </w:tcBorders>
            <w:vAlign w:val="center"/>
          </w:tcPr>
          <w:p w14:paraId="492D5D00" w14:textId="77777777" w:rsidR="00F244D2" w:rsidRPr="00F244D2" w:rsidRDefault="00F244D2" w:rsidP="00BE24B1">
            <w:pPr>
              <w:pStyle w:val="Title"/>
              <w:jc w:val="center"/>
              <w:rPr>
                <w:rFonts w:asciiTheme="minorHAnsi" w:hAnsiTheme="minorHAnsi" w:cstheme="minorHAnsi"/>
                <w:color w:val="auto"/>
                <w:sz w:val="20"/>
                <w:szCs w:val="20"/>
              </w:rPr>
            </w:pPr>
            <w:r w:rsidRPr="00F244D2">
              <w:rPr>
                <w:rFonts w:asciiTheme="minorHAnsi" w:hAnsiTheme="minorHAnsi" w:cstheme="minorHAnsi"/>
                <w:color w:val="auto"/>
                <w:sz w:val="20"/>
                <w:szCs w:val="20"/>
              </w:rPr>
              <w:t>30 Apr 21</w:t>
            </w:r>
          </w:p>
        </w:tc>
        <w:tc>
          <w:tcPr>
            <w:tcW w:w="6927" w:type="dxa"/>
            <w:tcBorders>
              <w:top w:val="double" w:sz="4" w:space="0" w:color="auto"/>
              <w:bottom w:val="dotted" w:sz="4" w:space="0" w:color="auto"/>
            </w:tcBorders>
            <w:vAlign w:val="center"/>
          </w:tcPr>
          <w:p w14:paraId="6C55B33F" w14:textId="77777777" w:rsidR="00F244D2" w:rsidRPr="00F244D2" w:rsidRDefault="00F244D2" w:rsidP="00BE24B1">
            <w:pPr>
              <w:pStyle w:val="Title"/>
              <w:rPr>
                <w:rFonts w:asciiTheme="minorHAnsi" w:hAnsiTheme="minorHAnsi" w:cstheme="minorHAnsi"/>
                <w:color w:val="auto"/>
                <w:sz w:val="20"/>
                <w:szCs w:val="20"/>
              </w:rPr>
            </w:pPr>
            <w:r w:rsidRPr="00F244D2">
              <w:rPr>
                <w:rFonts w:asciiTheme="minorHAnsi" w:hAnsiTheme="minorHAnsi" w:cstheme="minorHAnsi"/>
                <w:color w:val="auto"/>
                <w:sz w:val="20"/>
                <w:szCs w:val="20"/>
              </w:rPr>
              <w:t>Initial release</w:t>
            </w:r>
          </w:p>
        </w:tc>
      </w:tr>
      <w:tr w:rsidR="00F244D2" w:rsidRPr="007D1D28" w14:paraId="2112A98E" w14:textId="77777777" w:rsidTr="00F244D2">
        <w:trPr>
          <w:trHeight w:val="360"/>
        </w:trPr>
        <w:tc>
          <w:tcPr>
            <w:tcW w:w="1255" w:type="dxa"/>
            <w:tcBorders>
              <w:top w:val="dotted" w:sz="4" w:space="0" w:color="auto"/>
              <w:bottom w:val="single" w:sz="12" w:space="0" w:color="auto"/>
            </w:tcBorders>
            <w:vAlign w:val="center"/>
          </w:tcPr>
          <w:p w14:paraId="5AD22B83" w14:textId="77777777" w:rsidR="00F244D2" w:rsidRPr="00F244D2" w:rsidRDefault="00F244D2" w:rsidP="00BE24B1">
            <w:pPr>
              <w:pStyle w:val="Title"/>
              <w:jc w:val="center"/>
              <w:rPr>
                <w:rFonts w:asciiTheme="minorHAnsi" w:hAnsiTheme="minorHAnsi" w:cstheme="minorHAnsi"/>
                <w:color w:val="auto"/>
                <w:sz w:val="20"/>
                <w:szCs w:val="20"/>
              </w:rPr>
            </w:pPr>
          </w:p>
        </w:tc>
        <w:tc>
          <w:tcPr>
            <w:tcW w:w="1263" w:type="dxa"/>
            <w:tcBorders>
              <w:top w:val="dotted" w:sz="4" w:space="0" w:color="auto"/>
              <w:bottom w:val="single" w:sz="12" w:space="0" w:color="auto"/>
            </w:tcBorders>
            <w:vAlign w:val="center"/>
          </w:tcPr>
          <w:p w14:paraId="4BDC35A1" w14:textId="77777777" w:rsidR="00F244D2" w:rsidRPr="00F244D2" w:rsidRDefault="00F244D2" w:rsidP="00BE24B1">
            <w:pPr>
              <w:pStyle w:val="Title"/>
              <w:jc w:val="center"/>
              <w:rPr>
                <w:rFonts w:asciiTheme="minorHAnsi" w:hAnsiTheme="minorHAnsi" w:cstheme="minorHAnsi"/>
                <w:color w:val="auto"/>
                <w:sz w:val="20"/>
                <w:szCs w:val="20"/>
              </w:rPr>
            </w:pPr>
          </w:p>
        </w:tc>
        <w:tc>
          <w:tcPr>
            <w:tcW w:w="6927" w:type="dxa"/>
            <w:tcBorders>
              <w:top w:val="dotted" w:sz="4" w:space="0" w:color="auto"/>
              <w:bottom w:val="single" w:sz="12" w:space="0" w:color="auto"/>
            </w:tcBorders>
            <w:vAlign w:val="center"/>
          </w:tcPr>
          <w:p w14:paraId="5A0230B0" w14:textId="77777777" w:rsidR="00F244D2" w:rsidRPr="00F244D2" w:rsidRDefault="00F244D2" w:rsidP="00BE24B1">
            <w:pPr>
              <w:pStyle w:val="Title"/>
              <w:rPr>
                <w:rFonts w:asciiTheme="minorHAnsi" w:hAnsiTheme="minorHAnsi" w:cstheme="minorHAnsi"/>
                <w:color w:val="auto"/>
                <w:sz w:val="20"/>
                <w:szCs w:val="20"/>
              </w:rPr>
            </w:pPr>
          </w:p>
        </w:tc>
      </w:tr>
    </w:tbl>
    <w:p w14:paraId="6A8E6628" w14:textId="77777777" w:rsidR="007119A4" w:rsidRPr="00F244D2" w:rsidRDefault="007119A4" w:rsidP="00F244D2">
      <w:pPr>
        <w:rPr>
          <w:rFonts w:asciiTheme="minorHAnsi" w:hAnsiTheme="minorHAnsi" w:cstheme="minorHAnsi"/>
        </w:rPr>
      </w:pPr>
    </w:p>
    <w:sectPr w:rsidR="007119A4" w:rsidRPr="00F244D2" w:rsidSect="000050C7">
      <w:headerReference w:type="even" r:id="rId125"/>
      <w:headerReference w:type="default" r:id="rId126"/>
      <w:footerReference w:type="even" r:id="rId127"/>
      <w:footerReference w:type="default" r:id="rId128"/>
      <w:headerReference w:type="first" r:id="rId129"/>
      <w:footerReference w:type="first" r:id="rId130"/>
      <w:type w:val="nextColumn"/>
      <w:pgSz w:w="11909" w:h="16834" w:code="9"/>
      <w:pgMar w:top="720" w:right="1008" w:bottom="720" w:left="720" w:header="720" w:footer="851" w:gutter="72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F1D5A" w14:textId="77777777" w:rsidR="00713A40" w:rsidRDefault="00713A40">
      <w:r>
        <w:separator/>
      </w:r>
    </w:p>
  </w:endnote>
  <w:endnote w:type="continuationSeparator" w:id="0">
    <w:p w14:paraId="3F59584E" w14:textId="77777777" w:rsidR="00713A40" w:rsidRDefault="00713A40">
      <w:r>
        <w:continuationSeparator/>
      </w:r>
    </w:p>
  </w:endnote>
  <w:endnote w:type="continuationNotice" w:id="1">
    <w:p w14:paraId="7002A7C3" w14:textId="77777777" w:rsidR="00713A40" w:rsidRDefault="00713A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10 Pitch">
    <w:altName w:val="Lucida Console"/>
    <w:panose1 w:val="00000000000000000000"/>
    <w:charset w:val="00"/>
    <w:family w:val="modern"/>
    <w:notTrueType/>
    <w:pitch w:val="fixed"/>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New York">
    <w:panose1 w:val="02040503060506020304"/>
    <w:charset w:val="00"/>
    <w:family w:val="roman"/>
    <w:notTrueType/>
    <w:pitch w:val="variable"/>
    <w:sig w:usb0="00000003" w:usb1="00000000" w:usb2="00000000" w:usb3="00000000" w:csb0="00000001" w:csb1="00000000"/>
  </w:font>
  <w:font w:name="Font2008">
    <w:altName w:val="Times New Roman"/>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DilleniaUPC">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Wingdings 2">
    <w:altName w:val="Webdings"/>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A879" w14:textId="77777777" w:rsidR="00DE0839" w:rsidRDefault="00DE08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rPr>
      <w:id w:val="129529394"/>
      <w:docPartObj>
        <w:docPartGallery w:val="Page Numbers (Bottom of Page)"/>
        <w:docPartUnique/>
      </w:docPartObj>
    </w:sdtPr>
    <w:sdtEndPr>
      <w:rPr>
        <w:noProof/>
      </w:rPr>
    </w:sdtEndPr>
    <w:sdtContent>
      <w:p w14:paraId="4380D077" w14:textId="69CC34D6" w:rsidR="0035742D" w:rsidRPr="00CB067F" w:rsidRDefault="00000000" w:rsidP="00CB067F">
        <w:pPr>
          <w:pStyle w:val="Footer"/>
          <w:jc w:val="center"/>
          <w:rPr>
            <w:rFonts w:asciiTheme="minorHAnsi" w:hAnsiTheme="minorHAnsi"/>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648D" w14:textId="77777777" w:rsidR="00DE0839" w:rsidRDefault="00DE08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65DDC" w14:textId="77777777" w:rsidR="00713A40" w:rsidRDefault="00713A40">
      <w:r>
        <w:separator/>
      </w:r>
    </w:p>
  </w:footnote>
  <w:footnote w:type="continuationSeparator" w:id="0">
    <w:p w14:paraId="2EE3BF6A" w14:textId="77777777" w:rsidR="00713A40" w:rsidRDefault="00713A40">
      <w:r>
        <w:continuationSeparator/>
      </w:r>
    </w:p>
  </w:footnote>
  <w:footnote w:type="continuationNotice" w:id="1">
    <w:p w14:paraId="2D3B1708" w14:textId="77777777" w:rsidR="00713A40" w:rsidRDefault="00713A40"/>
  </w:footnote>
  <w:footnote w:id="2">
    <w:p w14:paraId="00265B2C" w14:textId="77777777" w:rsidR="0035742D" w:rsidRDefault="0035742D" w:rsidP="00664FCA">
      <w:pPr>
        <w:pStyle w:val="FootnoteText"/>
      </w:pPr>
      <w:r>
        <w:rPr>
          <w:rStyle w:val="FootnoteReference"/>
        </w:rPr>
        <w:footnoteRef/>
      </w:r>
      <w:r>
        <w:t xml:space="preserve"> Physical design of connector mating has difference from other types.</w:t>
      </w:r>
    </w:p>
  </w:footnote>
  <w:footnote w:id="3">
    <w:p w14:paraId="5A846327" w14:textId="77777777" w:rsidR="0035742D" w:rsidRDefault="0035742D" w:rsidP="00664FCA">
      <w:pPr>
        <w:pStyle w:val="FootnoteText"/>
      </w:pPr>
      <w:r>
        <w:rPr>
          <w:rStyle w:val="FootnoteReference"/>
        </w:rPr>
        <w:footnoteRef/>
      </w:r>
      <w:r>
        <w:t xml:space="preserve"> Plugged to same port with charger connector.</w:t>
      </w:r>
    </w:p>
  </w:footnote>
  <w:footnote w:id="4">
    <w:p w14:paraId="23DCA38A" w14:textId="77777777" w:rsidR="0035742D" w:rsidRDefault="0035742D" w:rsidP="00664FCA">
      <w:pPr>
        <w:pStyle w:val="FootnoteText"/>
      </w:pPr>
      <w:r>
        <w:rPr>
          <w:rStyle w:val="FootnoteReference"/>
        </w:rPr>
        <w:footnoteRef/>
      </w:r>
      <w:r>
        <w:t xml:space="preserve"> Physical design of connector mating has difference from other types.</w:t>
      </w:r>
    </w:p>
  </w:footnote>
  <w:footnote w:id="5">
    <w:p w14:paraId="627ABB39" w14:textId="77777777" w:rsidR="0035742D" w:rsidRDefault="0035742D" w:rsidP="00664FCA">
      <w:pPr>
        <w:pStyle w:val="FootnoteText"/>
      </w:pPr>
      <w:r>
        <w:rPr>
          <w:rStyle w:val="FootnoteReference"/>
        </w:rPr>
        <w:footnoteRef/>
      </w:r>
      <w:r>
        <w:t>Standard USB cable with shield between jacket material.</w:t>
      </w:r>
    </w:p>
  </w:footnote>
  <w:footnote w:id="6">
    <w:p w14:paraId="196D6E99" w14:textId="77777777" w:rsidR="0035742D" w:rsidRDefault="0035742D" w:rsidP="00664FCA">
      <w:pPr>
        <w:pStyle w:val="FootnoteText"/>
      </w:pPr>
      <w:r>
        <w:rPr>
          <w:rStyle w:val="FootnoteReference"/>
        </w:rPr>
        <w:footnoteRef/>
      </w:r>
      <w:r>
        <w:t xml:space="preserve"> Plugged to same port with communication connector.</w:t>
      </w:r>
    </w:p>
  </w:footnote>
  <w:footnote w:id="7">
    <w:p w14:paraId="1638A4D9" w14:textId="77777777" w:rsidR="0035742D" w:rsidRDefault="0035742D" w:rsidP="00664FCA">
      <w:pPr>
        <w:pStyle w:val="FootnoteText"/>
      </w:pPr>
      <w:r>
        <w:rPr>
          <w:rStyle w:val="FootnoteReference"/>
        </w:rPr>
        <w:footnoteRef/>
      </w:r>
      <w:r>
        <w:t xml:space="preserve"> Physical design of connector mating has difference from other types.</w:t>
      </w:r>
    </w:p>
  </w:footnote>
  <w:footnote w:id="8">
    <w:p w14:paraId="1618D454" w14:textId="77777777" w:rsidR="0035742D" w:rsidRDefault="0035742D" w:rsidP="00664FCA">
      <w:pPr>
        <w:pStyle w:val="FootnoteText"/>
      </w:pPr>
      <w:r>
        <w:rPr>
          <w:rStyle w:val="FootnoteReference"/>
        </w:rPr>
        <w:footnoteRef/>
      </w:r>
      <w:r>
        <w:t xml:space="preserve"> Please avoid using dual connection, because will affected by crosstalk signal issue.</w:t>
      </w:r>
    </w:p>
  </w:footnote>
  <w:footnote w:id="9">
    <w:p w14:paraId="51965688" w14:textId="77777777" w:rsidR="0035742D" w:rsidRDefault="0035742D" w:rsidP="00664FCA">
      <w:pPr>
        <w:pStyle w:val="FootnoteText"/>
      </w:pPr>
      <w:r>
        <w:rPr>
          <w:rStyle w:val="FootnoteReference"/>
        </w:rPr>
        <w:footnoteRef/>
      </w:r>
      <w:r>
        <w:t xml:space="preserve"> Plugged to same port with communication connector.</w:t>
      </w:r>
    </w:p>
  </w:footnote>
  <w:footnote w:id="10">
    <w:p w14:paraId="0F828C35" w14:textId="77777777" w:rsidR="0035742D" w:rsidRDefault="0035742D" w:rsidP="00664FCA">
      <w:pPr>
        <w:pStyle w:val="FootnoteText"/>
      </w:pPr>
      <w:r>
        <w:rPr>
          <w:rStyle w:val="FootnoteReference"/>
        </w:rPr>
        <w:footnoteRef/>
      </w:r>
      <w:r>
        <w:t xml:space="preserve"> Support single multiplexer chip control and daisy-chain topology </w:t>
      </w:r>
      <w:r>
        <w:rPr>
          <w:u w:val="single"/>
        </w:rPr>
        <w:t>ONLY!</w:t>
      </w:r>
    </w:p>
  </w:footnote>
  <w:footnote w:id="11">
    <w:p w14:paraId="1E4976D7" w14:textId="77777777" w:rsidR="0035742D" w:rsidRDefault="0035742D" w:rsidP="00664FCA">
      <w:pPr>
        <w:pStyle w:val="FootnoteText"/>
      </w:pPr>
      <w:r>
        <w:rPr>
          <w:rStyle w:val="FootnoteReference"/>
        </w:rPr>
        <w:footnoteRef/>
      </w:r>
      <w:r>
        <w:t xml:space="preserve"> Connected to OEM cable from PT sensor (color has been specific)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B69C" w14:textId="77777777" w:rsidR="00DE0839" w:rsidRDefault="00DE08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42" w:type="dxa"/>
      <w:tblLayout w:type="fixed"/>
      <w:tblCellMar>
        <w:left w:w="80" w:type="dxa"/>
        <w:right w:w="80" w:type="dxa"/>
      </w:tblCellMar>
      <w:tblLook w:val="0000" w:firstRow="0" w:lastRow="0" w:firstColumn="0" w:lastColumn="0" w:noHBand="0" w:noVBand="0"/>
    </w:tblPr>
    <w:tblGrid>
      <w:gridCol w:w="4333"/>
      <w:gridCol w:w="3039"/>
      <w:gridCol w:w="2070"/>
    </w:tblGrid>
    <w:tr w:rsidR="0035742D" w:rsidRPr="00333739" w14:paraId="77180D67" w14:textId="77777777" w:rsidTr="009520B4">
      <w:trPr>
        <w:cantSplit/>
        <w:trHeight w:val="720"/>
      </w:trPr>
      <w:tc>
        <w:tcPr>
          <w:tcW w:w="4333" w:type="dxa"/>
          <w:tcBorders>
            <w:top w:val="single" w:sz="4" w:space="0" w:color="auto"/>
            <w:left w:val="single" w:sz="6" w:space="0" w:color="auto"/>
            <w:bottom w:val="single" w:sz="4" w:space="0" w:color="auto"/>
            <w:right w:val="single" w:sz="6" w:space="0" w:color="auto"/>
          </w:tcBorders>
          <w:vAlign w:val="bottom"/>
        </w:tcPr>
        <w:p w14:paraId="6501C654" w14:textId="201B23D7" w:rsidR="0035742D" w:rsidRPr="00333739" w:rsidRDefault="0035742D" w:rsidP="009520B4">
          <w:pPr>
            <w:tabs>
              <w:tab w:val="left" w:pos="2160"/>
            </w:tabs>
            <w:spacing w:after="60"/>
            <w:rPr>
              <w:rFonts w:ascii="Calibri" w:hAnsi="Calibri"/>
              <w:b/>
              <w:bCs/>
              <w:color w:val="auto"/>
            </w:rPr>
          </w:pPr>
          <w:r w:rsidRPr="00FE2DD7">
            <w:rPr>
              <w:bCs/>
              <w:noProof/>
              <w:lang w:bidi="th-TH"/>
            </w:rPr>
            <w:drawing>
              <wp:inline distT="0" distB="0" distL="0" distR="0" wp14:anchorId="0064728C" wp14:editId="612EE2F1">
                <wp:extent cx="1000125" cy="457200"/>
                <wp:effectExtent l="0" t="0" r="0" b="0"/>
                <wp:docPr id="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b="11765"/>
                        <a:stretch>
                          <a:fillRect/>
                        </a:stretch>
                      </pic:blipFill>
                      <pic:spPr bwMode="auto">
                        <a:xfrm>
                          <a:off x="0" y="0"/>
                          <a:ext cx="1000125" cy="457200"/>
                        </a:xfrm>
                        <a:prstGeom prst="rect">
                          <a:avLst/>
                        </a:prstGeom>
                        <a:noFill/>
                        <a:ln>
                          <a:noFill/>
                        </a:ln>
                      </pic:spPr>
                    </pic:pic>
                  </a:graphicData>
                </a:graphic>
              </wp:inline>
            </w:drawing>
          </w:r>
          <w:r w:rsidR="00C4358F">
            <w:rPr>
              <w:rFonts w:ascii="Calibri" w:hAnsi="Calibri"/>
              <w:b/>
              <w:bCs/>
              <w:cs/>
            </w:rPr>
            <w:tab/>
          </w:r>
          <w:r w:rsidRPr="00333739">
            <w:rPr>
              <w:rFonts w:ascii="Calibri" w:hAnsi="Calibri"/>
              <w:b/>
              <w:bCs/>
            </w:rPr>
            <w:t>Work Instruction</w:t>
          </w:r>
        </w:p>
      </w:tc>
      <w:tc>
        <w:tcPr>
          <w:tcW w:w="3039" w:type="dxa"/>
          <w:tcBorders>
            <w:top w:val="single" w:sz="6" w:space="0" w:color="auto"/>
            <w:left w:val="single" w:sz="6" w:space="0" w:color="auto"/>
            <w:bottom w:val="single" w:sz="6" w:space="0" w:color="auto"/>
            <w:right w:val="single" w:sz="6" w:space="0" w:color="auto"/>
          </w:tcBorders>
          <w:vAlign w:val="bottom"/>
        </w:tcPr>
        <w:p w14:paraId="14817897" w14:textId="63C32C2D" w:rsidR="0035742D" w:rsidRPr="00333739" w:rsidRDefault="0035742D" w:rsidP="009520B4">
          <w:pPr>
            <w:pStyle w:val="Tabletext"/>
            <w:tabs>
              <w:tab w:val="left" w:pos="1516"/>
            </w:tabs>
            <w:spacing w:after="60"/>
            <w:rPr>
              <w:rFonts w:ascii="Calibri" w:hAnsi="Calibri" w:cs="Angsana New"/>
              <w:b/>
              <w:bCs/>
              <w:cs/>
              <w:lang w:bidi="th-TH"/>
            </w:rPr>
          </w:pPr>
          <w:r w:rsidRPr="00333739">
            <w:rPr>
              <w:rFonts w:ascii="Calibri" w:hAnsi="Calibri"/>
            </w:rPr>
            <w:t>Doc. No.</w:t>
          </w:r>
          <w:r w:rsidR="00C4358F">
            <w:rPr>
              <w:rFonts w:ascii="Calibri" w:hAnsi="Calibri"/>
              <w:cs/>
            </w:rPr>
            <w:tab/>
          </w:r>
          <w:r w:rsidRPr="00333739">
            <w:rPr>
              <w:rFonts w:ascii="Calibri" w:hAnsi="Calibri" w:cs="Angsana New"/>
              <w:b/>
              <w:bCs/>
              <w:lang w:bidi="th-TH"/>
            </w:rPr>
            <w:t>W-</w:t>
          </w:r>
          <w:r>
            <w:rPr>
              <w:rFonts w:ascii="Calibri" w:hAnsi="Calibri" w:cs="Angsana New"/>
              <w:b/>
              <w:bCs/>
              <w:lang w:bidi="th-TH"/>
            </w:rPr>
            <w:t>R&amp;D07-01</w:t>
          </w:r>
        </w:p>
      </w:tc>
      <w:tc>
        <w:tcPr>
          <w:tcW w:w="2070" w:type="dxa"/>
          <w:tcBorders>
            <w:top w:val="single" w:sz="6" w:space="0" w:color="auto"/>
            <w:left w:val="single" w:sz="6" w:space="0" w:color="auto"/>
            <w:bottom w:val="single" w:sz="6" w:space="0" w:color="auto"/>
            <w:right w:val="single" w:sz="6" w:space="0" w:color="auto"/>
          </w:tcBorders>
          <w:vAlign w:val="bottom"/>
        </w:tcPr>
        <w:p w14:paraId="7043E0E8" w14:textId="346FE72D" w:rsidR="0035742D" w:rsidRPr="00333739" w:rsidRDefault="0035742D" w:rsidP="009520B4">
          <w:pPr>
            <w:pStyle w:val="Tabletext"/>
            <w:tabs>
              <w:tab w:val="left" w:pos="916"/>
            </w:tabs>
            <w:spacing w:after="60"/>
            <w:rPr>
              <w:rFonts w:ascii="Calibri" w:hAnsi="Calibri"/>
            </w:rPr>
          </w:pPr>
          <w:r w:rsidRPr="00333739">
            <w:rPr>
              <w:rFonts w:ascii="Calibri" w:hAnsi="Calibri"/>
            </w:rPr>
            <w:t>Rev. No.</w:t>
          </w:r>
          <w:r w:rsidR="00C4358F">
            <w:rPr>
              <w:rFonts w:ascii="Calibri" w:hAnsi="Calibri"/>
            </w:rPr>
            <w:tab/>
          </w:r>
          <w:r w:rsidRPr="00333739">
            <w:rPr>
              <w:rFonts w:ascii="Calibri" w:hAnsi="Calibri"/>
              <w:b/>
              <w:bCs/>
            </w:rPr>
            <w:t>0</w:t>
          </w:r>
          <w:r>
            <w:rPr>
              <w:rFonts w:ascii="Calibri" w:hAnsi="Calibri"/>
              <w:b/>
              <w:bCs/>
            </w:rPr>
            <w:t>0</w:t>
          </w:r>
        </w:p>
      </w:tc>
    </w:tr>
    <w:tr w:rsidR="0035742D" w:rsidRPr="00333739" w14:paraId="27701DA4" w14:textId="77777777" w:rsidTr="009520B4">
      <w:trPr>
        <w:cantSplit/>
        <w:trHeight w:val="576"/>
      </w:trPr>
      <w:tc>
        <w:tcPr>
          <w:tcW w:w="4333" w:type="dxa"/>
          <w:tcBorders>
            <w:top w:val="single" w:sz="4" w:space="0" w:color="auto"/>
            <w:left w:val="single" w:sz="6" w:space="0" w:color="auto"/>
            <w:bottom w:val="single" w:sz="6" w:space="0" w:color="auto"/>
            <w:right w:val="single" w:sz="6" w:space="0" w:color="auto"/>
          </w:tcBorders>
          <w:vAlign w:val="bottom"/>
        </w:tcPr>
        <w:p w14:paraId="228837DB" w14:textId="0FE50DD7" w:rsidR="0035742D" w:rsidRPr="00333739" w:rsidRDefault="0035742D" w:rsidP="00DA1A17">
          <w:pPr>
            <w:pStyle w:val="Tabletext"/>
            <w:tabs>
              <w:tab w:val="left" w:pos="990"/>
            </w:tabs>
            <w:spacing w:after="60"/>
            <w:rPr>
              <w:rFonts w:ascii="Calibri" w:hAnsi="Calibri" w:cs="Angsana New"/>
              <w:b/>
              <w:bCs/>
              <w:cs/>
              <w:lang w:bidi="th-TH"/>
            </w:rPr>
          </w:pPr>
          <w:r w:rsidRPr="00333739">
            <w:rPr>
              <w:rFonts w:ascii="Calibri" w:hAnsi="Calibri"/>
              <w:b/>
              <w:bCs/>
            </w:rPr>
            <w:t>Title:</w:t>
          </w:r>
          <w:r w:rsidR="00DA1A17">
            <w:rPr>
              <w:rFonts w:ascii="Calibri" w:hAnsi="Calibri"/>
              <w:b/>
              <w:bCs/>
            </w:rPr>
            <w:tab/>
          </w:r>
          <w:r w:rsidRPr="00E825D9">
            <w:rPr>
              <w:rFonts w:ascii="Calibri" w:hAnsi="Calibri"/>
              <w:b/>
              <w:bCs/>
            </w:rPr>
            <w:t>Electronics Design Instruction</w:t>
          </w:r>
        </w:p>
      </w:tc>
      <w:tc>
        <w:tcPr>
          <w:tcW w:w="3039" w:type="dxa"/>
          <w:tcBorders>
            <w:top w:val="single" w:sz="6" w:space="0" w:color="auto"/>
            <w:left w:val="single" w:sz="6" w:space="0" w:color="auto"/>
            <w:bottom w:val="single" w:sz="6" w:space="0" w:color="auto"/>
            <w:right w:val="single" w:sz="6" w:space="0" w:color="auto"/>
          </w:tcBorders>
          <w:vAlign w:val="bottom"/>
        </w:tcPr>
        <w:p w14:paraId="774A783E" w14:textId="0C593F9E" w:rsidR="0035742D" w:rsidRPr="00333739" w:rsidRDefault="0035742D" w:rsidP="009520B4">
          <w:pPr>
            <w:pStyle w:val="Tabletext"/>
            <w:tabs>
              <w:tab w:val="left" w:pos="1516"/>
            </w:tabs>
            <w:spacing w:after="60"/>
            <w:rPr>
              <w:rFonts w:ascii="Calibri" w:hAnsi="Calibri" w:cs="Angsana New"/>
              <w:cs/>
              <w:lang w:bidi="th-TH"/>
            </w:rPr>
          </w:pPr>
          <w:r w:rsidRPr="00333739">
            <w:rPr>
              <w:rFonts w:ascii="Calibri" w:hAnsi="Calibri"/>
            </w:rPr>
            <w:t>Effective Date:</w:t>
          </w:r>
          <w:r w:rsidR="00C4358F">
            <w:rPr>
              <w:rFonts w:ascii="Calibri" w:hAnsi="Calibri" w:cstheme="minorBidi"/>
              <w:szCs w:val="30"/>
              <w:cs/>
              <w:lang w:bidi="th-TH"/>
            </w:rPr>
            <w:tab/>
          </w:r>
          <w:r w:rsidRPr="00E825D9">
            <w:rPr>
              <w:rFonts w:ascii="Calibri" w:hAnsi="Calibri"/>
              <w:b/>
              <w:bCs/>
            </w:rPr>
            <w:t>30 April 2021</w:t>
          </w:r>
        </w:p>
      </w:tc>
      <w:tc>
        <w:tcPr>
          <w:tcW w:w="2070" w:type="dxa"/>
          <w:tcBorders>
            <w:top w:val="single" w:sz="6" w:space="0" w:color="auto"/>
            <w:left w:val="single" w:sz="6" w:space="0" w:color="auto"/>
            <w:bottom w:val="single" w:sz="6" w:space="0" w:color="auto"/>
            <w:right w:val="single" w:sz="6" w:space="0" w:color="auto"/>
          </w:tcBorders>
          <w:vAlign w:val="bottom"/>
        </w:tcPr>
        <w:p w14:paraId="6C9B9355" w14:textId="70D90506" w:rsidR="0035742D" w:rsidRPr="00333739" w:rsidRDefault="0035742D" w:rsidP="009520B4">
          <w:pPr>
            <w:pStyle w:val="Tabletext"/>
            <w:tabs>
              <w:tab w:val="left" w:pos="916"/>
            </w:tabs>
            <w:spacing w:after="60"/>
            <w:rPr>
              <w:rFonts w:ascii="Calibri" w:hAnsi="Calibri"/>
            </w:rPr>
          </w:pPr>
          <w:r w:rsidRPr="00333739">
            <w:rPr>
              <w:rFonts w:ascii="Calibri" w:hAnsi="Calibri"/>
            </w:rPr>
            <w:t>Page</w:t>
          </w:r>
          <w:r w:rsidR="00C4358F">
            <w:rPr>
              <w:rFonts w:ascii="Calibri" w:hAnsi="Calibri"/>
            </w:rPr>
            <w:tab/>
          </w:r>
          <w:r w:rsidRPr="00333739">
            <w:rPr>
              <w:rFonts w:ascii="Calibri" w:hAnsi="Calibri"/>
              <w:b/>
              <w:bCs/>
            </w:rPr>
            <w:fldChar w:fldCharType="begin"/>
          </w:r>
          <w:r w:rsidRPr="00333739">
            <w:rPr>
              <w:rFonts w:ascii="Calibri" w:hAnsi="Calibri"/>
              <w:b/>
              <w:bCs/>
            </w:rPr>
            <w:instrText>PAGE \\* arabic</w:instrText>
          </w:r>
          <w:r w:rsidRPr="00333739">
            <w:rPr>
              <w:rFonts w:ascii="Calibri" w:hAnsi="Calibri"/>
              <w:b/>
              <w:bCs/>
            </w:rPr>
            <w:fldChar w:fldCharType="separate"/>
          </w:r>
          <w:r>
            <w:rPr>
              <w:rFonts w:ascii="Calibri" w:hAnsi="Calibri"/>
              <w:b/>
              <w:bCs/>
              <w:noProof/>
            </w:rPr>
            <w:t>2</w:t>
          </w:r>
          <w:r w:rsidRPr="00333739">
            <w:rPr>
              <w:rFonts w:ascii="Calibri" w:hAnsi="Calibri"/>
              <w:b/>
              <w:bCs/>
            </w:rPr>
            <w:fldChar w:fldCharType="end"/>
          </w:r>
          <w:r w:rsidRPr="00333739">
            <w:rPr>
              <w:rFonts w:ascii="Calibri" w:hAnsi="Calibri"/>
              <w:b/>
              <w:bCs/>
            </w:rPr>
            <w:t xml:space="preserve"> of</w:t>
          </w:r>
          <w:r>
            <w:rPr>
              <w:rFonts w:ascii="Calibri" w:hAnsi="Calibri"/>
              <w:b/>
              <w:bCs/>
            </w:rPr>
            <w:t xml:space="preserve"> </w:t>
          </w:r>
          <w:r>
            <w:rPr>
              <w:rFonts w:ascii="Calibri" w:hAnsi="Calibri"/>
              <w:b/>
              <w:bCs/>
            </w:rPr>
            <w:fldChar w:fldCharType="begin"/>
          </w:r>
          <w:r>
            <w:rPr>
              <w:rFonts w:ascii="Calibri" w:hAnsi="Calibri"/>
              <w:b/>
              <w:bCs/>
            </w:rPr>
            <w:instrText xml:space="preserve"> NUMPAGES   \* MERGEFORMAT </w:instrText>
          </w:r>
          <w:r>
            <w:rPr>
              <w:rFonts w:ascii="Calibri" w:hAnsi="Calibri"/>
              <w:b/>
              <w:bCs/>
            </w:rPr>
            <w:fldChar w:fldCharType="separate"/>
          </w:r>
          <w:r>
            <w:rPr>
              <w:rFonts w:ascii="Calibri" w:hAnsi="Calibri"/>
              <w:b/>
              <w:bCs/>
              <w:noProof/>
            </w:rPr>
            <w:t>2</w:t>
          </w:r>
          <w:r>
            <w:rPr>
              <w:rFonts w:ascii="Calibri" w:hAnsi="Calibri"/>
              <w:b/>
              <w:bCs/>
            </w:rPr>
            <w:fldChar w:fldCharType="end"/>
          </w:r>
        </w:p>
      </w:tc>
    </w:tr>
  </w:tbl>
  <w:p w14:paraId="132DD680" w14:textId="77777777" w:rsidR="0035742D" w:rsidRPr="00C4358F" w:rsidRDefault="0035742D" w:rsidP="00841CFC">
    <w:pPr>
      <w:pStyle w:val="Header"/>
      <w:rPr>
        <w:rFonts w:ascii="Calibri" w:hAnsi="Calibri"/>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ABB4" w14:textId="77777777" w:rsidR="00DE0839" w:rsidRDefault="00DE08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C4B"/>
    <w:multiLevelType w:val="multilevel"/>
    <w:tmpl w:val="C6D8D3EA"/>
    <w:lvl w:ilvl="0">
      <w:start w:val="7"/>
      <w:numFmt w:val="decimal"/>
      <w:pStyle w:val="Heading5"/>
      <w:lvlText w:val="%1"/>
      <w:lvlJc w:val="left"/>
      <w:pPr>
        <w:tabs>
          <w:tab w:val="num" w:pos="540"/>
        </w:tabs>
        <w:ind w:left="540" w:hanging="5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decimal"/>
      <w:lvlText w:val="%1.1"/>
      <w:lvlJc w:val="left"/>
      <w:pPr>
        <w:tabs>
          <w:tab w:val="num" w:pos="580"/>
        </w:tabs>
        <w:ind w:left="580" w:hanging="540"/>
      </w:pPr>
      <w:rPr>
        <w:rFonts w:hint="default"/>
      </w:rPr>
    </w:lvl>
    <w:lvl w:ilvl="2">
      <w:start w:val="1"/>
      <w:numFmt w:val="decimal"/>
      <w:lvlText w:val="%1.1.%3"/>
      <w:lvlJc w:val="left"/>
      <w:pPr>
        <w:tabs>
          <w:tab w:val="num" w:pos="800"/>
        </w:tabs>
        <w:ind w:left="800" w:hanging="720"/>
      </w:pPr>
      <w:rPr>
        <w:rFonts w:hint="default"/>
      </w:rPr>
    </w:lvl>
    <w:lvl w:ilvl="3">
      <w:start w:val="1"/>
      <w:numFmt w:val="decimal"/>
      <w:lvlText w:val="%1.%2.%3.%4"/>
      <w:lvlJc w:val="left"/>
      <w:pPr>
        <w:tabs>
          <w:tab w:val="num" w:pos="1200"/>
        </w:tabs>
        <w:ind w:left="1200" w:hanging="1080"/>
      </w:pPr>
      <w:rPr>
        <w:rFonts w:hint="default"/>
      </w:rPr>
    </w:lvl>
    <w:lvl w:ilvl="4">
      <w:start w:val="1"/>
      <w:numFmt w:val="decimal"/>
      <w:lvlText w:val="%1.%2.%3.%4.%5"/>
      <w:lvlJc w:val="left"/>
      <w:pPr>
        <w:tabs>
          <w:tab w:val="num" w:pos="1240"/>
        </w:tabs>
        <w:ind w:left="1240" w:hanging="1080"/>
      </w:pPr>
      <w:rPr>
        <w:rFonts w:hint="default"/>
      </w:rPr>
    </w:lvl>
    <w:lvl w:ilvl="5">
      <w:start w:val="1"/>
      <w:numFmt w:val="decimal"/>
      <w:lvlText w:val="%1.%2.%3.%4.%5.%6"/>
      <w:lvlJc w:val="left"/>
      <w:pPr>
        <w:tabs>
          <w:tab w:val="num" w:pos="1640"/>
        </w:tabs>
        <w:ind w:left="1640" w:hanging="1440"/>
      </w:pPr>
      <w:rPr>
        <w:rFonts w:hint="default"/>
      </w:rPr>
    </w:lvl>
    <w:lvl w:ilvl="6">
      <w:start w:val="1"/>
      <w:numFmt w:val="decimal"/>
      <w:lvlText w:val="%1.%2.%3.%4.%5.%6.%7"/>
      <w:lvlJc w:val="left"/>
      <w:pPr>
        <w:tabs>
          <w:tab w:val="num" w:pos="1680"/>
        </w:tabs>
        <w:ind w:left="1680" w:hanging="1440"/>
      </w:pPr>
      <w:rPr>
        <w:rFonts w:hint="default"/>
      </w:rPr>
    </w:lvl>
    <w:lvl w:ilvl="7">
      <w:start w:val="1"/>
      <w:numFmt w:val="decimal"/>
      <w:lvlText w:val="%1.%2.%3.%4.%5.%6.%7.%8"/>
      <w:lvlJc w:val="left"/>
      <w:pPr>
        <w:tabs>
          <w:tab w:val="num" w:pos="2080"/>
        </w:tabs>
        <w:ind w:left="2080" w:hanging="1800"/>
      </w:pPr>
      <w:rPr>
        <w:rFonts w:hint="default"/>
      </w:rPr>
    </w:lvl>
    <w:lvl w:ilvl="8">
      <w:start w:val="1"/>
      <w:numFmt w:val="decimal"/>
      <w:lvlText w:val="%1.%2.%3.%4.%5.%6.%7.%8.%9"/>
      <w:lvlJc w:val="left"/>
      <w:pPr>
        <w:tabs>
          <w:tab w:val="num" w:pos="2120"/>
        </w:tabs>
        <w:ind w:left="2120" w:hanging="1800"/>
      </w:pPr>
      <w:rPr>
        <w:rFonts w:hint="default"/>
      </w:rPr>
    </w:lvl>
  </w:abstractNum>
  <w:abstractNum w:abstractNumId="1" w15:restartNumberingAfterBreak="0">
    <w:nsid w:val="01DA30A7"/>
    <w:multiLevelType w:val="multilevel"/>
    <w:tmpl w:val="1E7251EC"/>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2" w15:restartNumberingAfterBreak="0">
    <w:nsid w:val="04142E2E"/>
    <w:multiLevelType w:val="multilevel"/>
    <w:tmpl w:val="D374839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2"/>
        <w:szCs w:val="22"/>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3" w15:restartNumberingAfterBreak="0">
    <w:nsid w:val="05583CC5"/>
    <w:multiLevelType w:val="hybridMultilevel"/>
    <w:tmpl w:val="18247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D7178A"/>
    <w:multiLevelType w:val="multilevel"/>
    <w:tmpl w:val="1E7251EC"/>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5" w15:restartNumberingAfterBreak="0">
    <w:nsid w:val="0BCB14CB"/>
    <w:multiLevelType w:val="multilevel"/>
    <w:tmpl w:val="BB9A84A0"/>
    <w:lvl w:ilvl="0">
      <w:start w:val="6"/>
      <w:numFmt w:val="decimal"/>
      <w:lvlText w:val="%1"/>
      <w:lvlJc w:val="left"/>
      <w:pPr>
        <w:ind w:left="480" w:hanging="480"/>
      </w:pPr>
      <w:rPr>
        <w:rFonts w:hint="default"/>
      </w:rPr>
    </w:lvl>
    <w:lvl w:ilvl="1">
      <w:start w:val="7"/>
      <w:numFmt w:val="decimal"/>
      <w:lvlText w:val="%1.%2"/>
      <w:lvlJc w:val="left"/>
      <w:pPr>
        <w:ind w:left="660" w:hanging="480"/>
      </w:pPr>
      <w:rPr>
        <w:rFonts w:hint="default"/>
        <w:sz w:val="24"/>
        <w:szCs w:val="24"/>
      </w:rPr>
    </w:lvl>
    <w:lvl w:ilvl="2">
      <w:start w:val="1"/>
      <w:numFmt w:val="decimal"/>
      <w:lvlText w:val="%1.%2.%3"/>
      <w:lvlJc w:val="left"/>
      <w:pPr>
        <w:ind w:left="1080" w:hanging="720"/>
      </w:pPr>
      <w:rPr>
        <w:rFonts w:hint="default"/>
        <w:b w:val="0"/>
        <w:bCs w:val="0"/>
        <w:i w:val="0"/>
        <w:iCs w:val="0"/>
        <w:sz w:val="24"/>
        <w:szCs w:val="32"/>
      </w:rPr>
    </w:lvl>
    <w:lvl w:ilvl="3">
      <w:start w:val="1"/>
      <w:numFmt w:val="upperLetter"/>
      <w:lvlText w:val="%4."/>
      <w:lvlJc w:val="left"/>
      <w:pPr>
        <w:ind w:left="1260" w:hanging="720"/>
      </w:pPr>
      <w:rPr>
        <w:rFonts w:hint="default"/>
        <w:b w:val="0"/>
        <w:bCs w:val="0"/>
        <w:i w:val="0"/>
        <w:iCs w:val="0"/>
      </w:rPr>
    </w:lvl>
    <w:lvl w:ilvl="4">
      <w:start w:val="1"/>
      <w:numFmt w:val="upperLetter"/>
      <w:lvlText w:val="%5."/>
      <w:lvlJc w:val="left"/>
      <w:pPr>
        <w:ind w:left="1800" w:hanging="1080"/>
      </w:pPr>
      <w:rPr>
        <w:b w:val="0"/>
        <w:bCs w:val="0"/>
        <w:i w:val="0"/>
        <w:iCs w:val="0"/>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0BEB5C55"/>
    <w:multiLevelType w:val="multilevel"/>
    <w:tmpl w:val="29D64DA2"/>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4"/>
        <w:szCs w:val="24"/>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7" w15:restartNumberingAfterBreak="0">
    <w:nsid w:val="0D440A07"/>
    <w:multiLevelType w:val="multilevel"/>
    <w:tmpl w:val="D374839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2"/>
        <w:szCs w:val="22"/>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8" w15:restartNumberingAfterBreak="0">
    <w:nsid w:val="0D6338E2"/>
    <w:multiLevelType w:val="hybridMultilevel"/>
    <w:tmpl w:val="F4B44F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E5464D3"/>
    <w:multiLevelType w:val="multilevel"/>
    <w:tmpl w:val="D374839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2"/>
        <w:szCs w:val="22"/>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10" w15:restartNumberingAfterBreak="0">
    <w:nsid w:val="126A25D9"/>
    <w:multiLevelType w:val="multilevel"/>
    <w:tmpl w:val="D374839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2"/>
        <w:szCs w:val="22"/>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11" w15:restartNumberingAfterBreak="0">
    <w:nsid w:val="171068F6"/>
    <w:multiLevelType w:val="hybridMultilevel"/>
    <w:tmpl w:val="F536C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0D13F0"/>
    <w:multiLevelType w:val="multilevel"/>
    <w:tmpl w:val="2786C296"/>
    <w:lvl w:ilvl="0">
      <w:start w:val="2"/>
      <w:numFmt w:val="decimal"/>
      <w:lvlText w:val="%1."/>
      <w:lvlJc w:val="left"/>
      <w:pPr>
        <w:ind w:left="495" w:hanging="495"/>
      </w:pPr>
    </w:lvl>
    <w:lvl w:ilvl="1">
      <w:start w:val="2"/>
      <w:numFmt w:val="decimal"/>
      <w:lvlText w:val="%1.%2."/>
      <w:lvlJc w:val="left"/>
      <w:pPr>
        <w:ind w:left="495" w:hanging="495"/>
      </w:pPr>
    </w:lvl>
    <w:lvl w:ilvl="2">
      <w:start w:val="1"/>
      <w:numFmt w:val="decimal"/>
      <w:lvlText w:val="%3.%2.%3."/>
      <w:lvlJc w:val="left"/>
      <w:pPr>
        <w:ind w:left="720" w:hanging="720"/>
      </w:pPr>
      <w:rPr>
        <w:b w:val="0"/>
        <w:b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1CAD4C3C"/>
    <w:multiLevelType w:val="hybridMultilevel"/>
    <w:tmpl w:val="E01C44CC"/>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0E4DF7"/>
    <w:multiLevelType w:val="hybridMultilevel"/>
    <w:tmpl w:val="D920591C"/>
    <w:lvl w:ilvl="0" w:tplc="DABC15F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9616FD"/>
    <w:multiLevelType w:val="multilevel"/>
    <w:tmpl w:val="BB9A84A0"/>
    <w:lvl w:ilvl="0">
      <w:start w:val="6"/>
      <w:numFmt w:val="decimal"/>
      <w:lvlText w:val="%1"/>
      <w:lvlJc w:val="left"/>
      <w:pPr>
        <w:ind w:left="480" w:hanging="480"/>
      </w:pPr>
      <w:rPr>
        <w:rFonts w:hint="default"/>
      </w:rPr>
    </w:lvl>
    <w:lvl w:ilvl="1">
      <w:start w:val="7"/>
      <w:numFmt w:val="decimal"/>
      <w:lvlText w:val="%1.%2"/>
      <w:lvlJc w:val="left"/>
      <w:pPr>
        <w:ind w:left="660" w:hanging="480"/>
      </w:pPr>
      <w:rPr>
        <w:rFonts w:hint="default"/>
        <w:sz w:val="24"/>
        <w:szCs w:val="24"/>
      </w:rPr>
    </w:lvl>
    <w:lvl w:ilvl="2">
      <w:start w:val="1"/>
      <w:numFmt w:val="decimal"/>
      <w:lvlText w:val="%1.%2.%3"/>
      <w:lvlJc w:val="left"/>
      <w:pPr>
        <w:ind w:left="1080" w:hanging="720"/>
      </w:pPr>
      <w:rPr>
        <w:rFonts w:hint="default"/>
        <w:b w:val="0"/>
        <w:bCs w:val="0"/>
        <w:i w:val="0"/>
        <w:iCs w:val="0"/>
        <w:sz w:val="24"/>
        <w:szCs w:val="32"/>
      </w:rPr>
    </w:lvl>
    <w:lvl w:ilvl="3">
      <w:start w:val="1"/>
      <w:numFmt w:val="upperLetter"/>
      <w:lvlText w:val="%4."/>
      <w:lvlJc w:val="left"/>
      <w:pPr>
        <w:ind w:left="1260" w:hanging="720"/>
      </w:pPr>
      <w:rPr>
        <w:rFonts w:hint="default"/>
        <w:b w:val="0"/>
        <w:bCs w:val="0"/>
        <w:i w:val="0"/>
        <w:iCs w:val="0"/>
      </w:rPr>
    </w:lvl>
    <w:lvl w:ilvl="4">
      <w:start w:val="1"/>
      <w:numFmt w:val="upperLetter"/>
      <w:lvlText w:val="%5."/>
      <w:lvlJc w:val="left"/>
      <w:pPr>
        <w:ind w:left="1800" w:hanging="1080"/>
      </w:pPr>
      <w:rPr>
        <w:b w:val="0"/>
        <w:bCs w:val="0"/>
        <w:i w:val="0"/>
        <w:iCs w:val="0"/>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203079AF"/>
    <w:multiLevelType w:val="multilevel"/>
    <w:tmpl w:val="29D64DA2"/>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4"/>
        <w:szCs w:val="24"/>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17" w15:restartNumberingAfterBreak="0">
    <w:nsid w:val="29FF482D"/>
    <w:multiLevelType w:val="hybridMultilevel"/>
    <w:tmpl w:val="E458A1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BC1885"/>
    <w:multiLevelType w:val="multilevel"/>
    <w:tmpl w:val="D374839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2"/>
        <w:szCs w:val="22"/>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19" w15:restartNumberingAfterBreak="0">
    <w:nsid w:val="3302091E"/>
    <w:multiLevelType w:val="multilevel"/>
    <w:tmpl w:val="D374839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2"/>
        <w:szCs w:val="22"/>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20" w15:restartNumberingAfterBreak="0">
    <w:nsid w:val="37A57205"/>
    <w:multiLevelType w:val="hybridMultilevel"/>
    <w:tmpl w:val="1EC01F8E"/>
    <w:lvl w:ilvl="0" w:tplc="0409000B">
      <w:start w:val="1"/>
      <w:numFmt w:val="bullet"/>
      <w:lvlText w:val=""/>
      <w:lvlJc w:val="left"/>
      <w:pPr>
        <w:ind w:left="2304" w:hanging="360"/>
      </w:pPr>
      <w:rPr>
        <w:rFonts w:ascii="Wingdings" w:hAnsi="Wingdings" w:hint="default"/>
      </w:rPr>
    </w:lvl>
    <w:lvl w:ilvl="1" w:tplc="04090003" w:tentative="1">
      <w:start w:val="1"/>
      <w:numFmt w:val="bullet"/>
      <w:lvlText w:val="o"/>
      <w:lvlJc w:val="left"/>
      <w:pPr>
        <w:ind w:left="3024" w:hanging="360"/>
      </w:pPr>
      <w:rPr>
        <w:rFonts w:ascii="Courier New" w:hAnsi="Courier New" w:cs="Courier New" w:hint="default"/>
      </w:rPr>
    </w:lvl>
    <w:lvl w:ilvl="2" w:tplc="04090005" w:tentative="1">
      <w:start w:val="1"/>
      <w:numFmt w:val="bullet"/>
      <w:lvlText w:val=""/>
      <w:lvlJc w:val="left"/>
      <w:pPr>
        <w:ind w:left="3744" w:hanging="360"/>
      </w:pPr>
      <w:rPr>
        <w:rFonts w:ascii="Wingdings" w:hAnsi="Wingdings" w:hint="default"/>
      </w:rPr>
    </w:lvl>
    <w:lvl w:ilvl="3" w:tplc="04090001" w:tentative="1">
      <w:start w:val="1"/>
      <w:numFmt w:val="bullet"/>
      <w:lvlText w:val=""/>
      <w:lvlJc w:val="left"/>
      <w:pPr>
        <w:ind w:left="4464" w:hanging="360"/>
      </w:pPr>
      <w:rPr>
        <w:rFonts w:ascii="Symbol" w:hAnsi="Symbol" w:hint="default"/>
      </w:rPr>
    </w:lvl>
    <w:lvl w:ilvl="4" w:tplc="04090003" w:tentative="1">
      <w:start w:val="1"/>
      <w:numFmt w:val="bullet"/>
      <w:lvlText w:val="o"/>
      <w:lvlJc w:val="left"/>
      <w:pPr>
        <w:ind w:left="5184" w:hanging="360"/>
      </w:pPr>
      <w:rPr>
        <w:rFonts w:ascii="Courier New" w:hAnsi="Courier New" w:cs="Courier New" w:hint="default"/>
      </w:rPr>
    </w:lvl>
    <w:lvl w:ilvl="5" w:tplc="04090005" w:tentative="1">
      <w:start w:val="1"/>
      <w:numFmt w:val="bullet"/>
      <w:lvlText w:val=""/>
      <w:lvlJc w:val="left"/>
      <w:pPr>
        <w:ind w:left="5904" w:hanging="360"/>
      </w:pPr>
      <w:rPr>
        <w:rFonts w:ascii="Wingdings" w:hAnsi="Wingdings" w:hint="default"/>
      </w:rPr>
    </w:lvl>
    <w:lvl w:ilvl="6" w:tplc="04090001" w:tentative="1">
      <w:start w:val="1"/>
      <w:numFmt w:val="bullet"/>
      <w:lvlText w:val=""/>
      <w:lvlJc w:val="left"/>
      <w:pPr>
        <w:ind w:left="6624" w:hanging="360"/>
      </w:pPr>
      <w:rPr>
        <w:rFonts w:ascii="Symbol" w:hAnsi="Symbol" w:hint="default"/>
      </w:rPr>
    </w:lvl>
    <w:lvl w:ilvl="7" w:tplc="04090003" w:tentative="1">
      <w:start w:val="1"/>
      <w:numFmt w:val="bullet"/>
      <w:lvlText w:val="o"/>
      <w:lvlJc w:val="left"/>
      <w:pPr>
        <w:ind w:left="7344" w:hanging="360"/>
      </w:pPr>
      <w:rPr>
        <w:rFonts w:ascii="Courier New" w:hAnsi="Courier New" w:cs="Courier New" w:hint="default"/>
      </w:rPr>
    </w:lvl>
    <w:lvl w:ilvl="8" w:tplc="04090005" w:tentative="1">
      <w:start w:val="1"/>
      <w:numFmt w:val="bullet"/>
      <w:lvlText w:val=""/>
      <w:lvlJc w:val="left"/>
      <w:pPr>
        <w:ind w:left="8064" w:hanging="360"/>
      </w:pPr>
      <w:rPr>
        <w:rFonts w:ascii="Wingdings" w:hAnsi="Wingdings" w:hint="default"/>
      </w:rPr>
    </w:lvl>
  </w:abstractNum>
  <w:abstractNum w:abstractNumId="21" w15:restartNumberingAfterBreak="0">
    <w:nsid w:val="39B17F07"/>
    <w:multiLevelType w:val="multilevel"/>
    <w:tmpl w:val="29D64DA2"/>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4"/>
        <w:szCs w:val="24"/>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22" w15:restartNumberingAfterBreak="0">
    <w:nsid w:val="3BE039E3"/>
    <w:multiLevelType w:val="hybridMultilevel"/>
    <w:tmpl w:val="55842D28"/>
    <w:lvl w:ilvl="0" w:tplc="04090001">
      <w:start w:val="1"/>
      <w:numFmt w:val="bullet"/>
      <w:lvlText w:val=""/>
      <w:lvlJc w:val="left"/>
      <w:pPr>
        <w:ind w:left="2304" w:hanging="360"/>
      </w:pPr>
      <w:rPr>
        <w:rFonts w:ascii="Symbol" w:hAnsi="Symbol"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23" w15:restartNumberingAfterBreak="0">
    <w:nsid w:val="3C2C31FB"/>
    <w:multiLevelType w:val="hybridMultilevel"/>
    <w:tmpl w:val="E87451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BB0CD7"/>
    <w:multiLevelType w:val="multilevel"/>
    <w:tmpl w:val="1E7251EC"/>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25" w15:restartNumberingAfterBreak="0">
    <w:nsid w:val="3DC1508C"/>
    <w:multiLevelType w:val="multilevel"/>
    <w:tmpl w:val="29D64DA2"/>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4"/>
        <w:szCs w:val="24"/>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26" w15:restartNumberingAfterBreak="0">
    <w:nsid w:val="3DE41160"/>
    <w:multiLevelType w:val="hybridMultilevel"/>
    <w:tmpl w:val="360AA08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5721D8"/>
    <w:multiLevelType w:val="hybridMultilevel"/>
    <w:tmpl w:val="D8E43C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8CC709D"/>
    <w:multiLevelType w:val="hybridMultilevel"/>
    <w:tmpl w:val="5D200D9A"/>
    <w:lvl w:ilvl="0" w:tplc="37787C6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48FB190F"/>
    <w:multiLevelType w:val="multilevel"/>
    <w:tmpl w:val="29D64DA2"/>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4"/>
        <w:szCs w:val="24"/>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30" w15:restartNumberingAfterBreak="0">
    <w:nsid w:val="4A672874"/>
    <w:multiLevelType w:val="multilevel"/>
    <w:tmpl w:val="29D64DA2"/>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4"/>
        <w:szCs w:val="24"/>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31" w15:restartNumberingAfterBreak="0">
    <w:nsid w:val="4AAF61A4"/>
    <w:multiLevelType w:val="multilevel"/>
    <w:tmpl w:val="21C02858"/>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rPr>
    </w:lvl>
    <w:lvl w:ilvl="4">
      <w:start w:val="1"/>
      <w:numFmt w:val="low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32" w15:restartNumberingAfterBreak="0">
    <w:nsid w:val="547F5826"/>
    <w:multiLevelType w:val="multilevel"/>
    <w:tmpl w:val="B582F2A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rPr>
    </w:lvl>
    <w:lvl w:ilvl="4">
      <w:start w:val="1"/>
      <w:numFmt w:val="bullet"/>
      <w:lvlText w:val=""/>
      <w:lvlJc w:val="left"/>
      <w:pPr>
        <w:ind w:left="1080" w:hanging="1080"/>
      </w:pPr>
      <w:rPr>
        <w:rFonts w:ascii="Symbol" w:hAnsi="Symbol" w:hint="default"/>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33" w15:restartNumberingAfterBreak="0">
    <w:nsid w:val="575341EA"/>
    <w:multiLevelType w:val="multilevel"/>
    <w:tmpl w:val="70D4F168"/>
    <w:lvl w:ilvl="0">
      <w:start w:val="6"/>
      <w:numFmt w:val="decimal"/>
      <w:lvlText w:val="%1"/>
      <w:lvlJc w:val="left"/>
      <w:pPr>
        <w:ind w:left="480" w:hanging="480"/>
      </w:pPr>
      <w:rPr>
        <w:rFonts w:hint="default"/>
      </w:rPr>
    </w:lvl>
    <w:lvl w:ilvl="1">
      <w:start w:val="2"/>
      <w:numFmt w:val="decimal"/>
      <w:lvlText w:val="%1.%2"/>
      <w:lvlJc w:val="left"/>
      <w:pPr>
        <w:ind w:left="1290" w:hanging="480"/>
      </w:pPr>
      <w:rPr>
        <w:rFonts w:hint="default"/>
      </w:rPr>
    </w:lvl>
    <w:lvl w:ilvl="2">
      <w:start w:val="1"/>
      <w:numFmt w:val="decimal"/>
      <w:lvlText w:val="%1.%2.%3"/>
      <w:lvlJc w:val="left"/>
      <w:pPr>
        <w:ind w:left="2340" w:hanging="720"/>
      </w:pPr>
      <w:rPr>
        <w:rFonts w:hint="default"/>
        <w:b w:val="0"/>
        <w:bCs w:val="0"/>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34" w15:restartNumberingAfterBreak="0">
    <w:nsid w:val="57DA10E4"/>
    <w:multiLevelType w:val="hybridMultilevel"/>
    <w:tmpl w:val="4AAE6AC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5" w15:restartNumberingAfterBreak="0">
    <w:nsid w:val="58B56800"/>
    <w:multiLevelType w:val="multilevel"/>
    <w:tmpl w:val="29D64DA2"/>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4"/>
        <w:szCs w:val="24"/>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36" w15:restartNumberingAfterBreak="0">
    <w:nsid w:val="59BA0A04"/>
    <w:multiLevelType w:val="hybridMultilevel"/>
    <w:tmpl w:val="C61A8478"/>
    <w:lvl w:ilvl="0" w:tplc="6764F974">
      <w:start w:val="1"/>
      <w:numFmt w:val="upperLetter"/>
      <w:lvlText w:val="%1."/>
      <w:lvlJc w:val="left"/>
      <w:pPr>
        <w:ind w:left="1152" w:hanging="360"/>
      </w:pPr>
      <w:rPr>
        <w:rFonts w:hint="default"/>
        <w:b w:val="0"/>
        <w:bCs w:val="0"/>
      </w:r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7" w15:restartNumberingAfterBreak="0">
    <w:nsid w:val="607539C9"/>
    <w:multiLevelType w:val="multilevel"/>
    <w:tmpl w:val="7E9490A4"/>
    <w:lvl w:ilvl="0">
      <w:start w:val="1"/>
      <w:numFmt w:val="decimal"/>
      <w:lvlText w:val="%1."/>
      <w:lvlJc w:val="left"/>
      <w:pPr>
        <w:ind w:left="360" w:hanging="360"/>
      </w:pPr>
    </w:lvl>
    <w:lvl w:ilvl="1">
      <w:start w:val="1"/>
      <w:numFmt w:val="upperLetter"/>
      <w:lvlText w:val="%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089206E"/>
    <w:multiLevelType w:val="multilevel"/>
    <w:tmpl w:val="D374839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2"/>
        <w:szCs w:val="22"/>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39" w15:restartNumberingAfterBreak="0">
    <w:nsid w:val="627D1486"/>
    <w:multiLevelType w:val="hybridMultilevel"/>
    <w:tmpl w:val="F8A218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1E41B5"/>
    <w:multiLevelType w:val="hybridMultilevel"/>
    <w:tmpl w:val="E316615A"/>
    <w:lvl w:ilvl="0" w:tplc="04090015">
      <w:start w:val="1"/>
      <w:numFmt w:val="upperLetter"/>
      <w:lvlText w:val="%1."/>
      <w:lvlJc w:val="left"/>
      <w:pPr>
        <w:ind w:left="1152" w:hanging="360"/>
      </w:pPr>
      <w:rPr>
        <w:rFonts w:hint="default"/>
      </w:r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1" w15:restartNumberingAfterBreak="0">
    <w:nsid w:val="6A3B1A44"/>
    <w:multiLevelType w:val="multilevel"/>
    <w:tmpl w:val="D374839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b w:val="0"/>
        <w:bCs w:val="0"/>
        <w:sz w:val="22"/>
        <w:szCs w:val="22"/>
      </w:rPr>
    </w:lvl>
    <w:lvl w:ilvl="4">
      <w:start w:val="1"/>
      <w:numFmt w:val="upperLetter"/>
      <w:lvlText w:val="%5."/>
      <w:lvlJc w:val="left"/>
      <w:pPr>
        <w:ind w:left="1080" w:hanging="1080"/>
      </w:pPr>
      <w:rPr>
        <w:rFonts w:hint="default"/>
        <w:b w:val="0"/>
        <w:bCs w:val="0"/>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42" w15:restartNumberingAfterBreak="0">
    <w:nsid w:val="6E9E7911"/>
    <w:multiLevelType w:val="hybridMultilevel"/>
    <w:tmpl w:val="A09E6B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3" w15:restartNumberingAfterBreak="0">
    <w:nsid w:val="718A7D71"/>
    <w:multiLevelType w:val="hybridMultilevel"/>
    <w:tmpl w:val="30D6D868"/>
    <w:lvl w:ilvl="0" w:tplc="A1AA7DC4">
      <w:start w:val="1"/>
      <w:numFmt w:val="upperLetter"/>
      <w:lvlText w:val="%1."/>
      <w:lvlJc w:val="left"/>
      <w:pPr>
        <w:ind w:left="1152" w:hanging="432"/>
      </w:pPr>
      <w:rPr>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75473A"/>
    <w:multiLevelType w:val="multilevel"/>
    <w:tmpl w:val="B582F2A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rPr>
    </w:lvl>
    <w:lvl w:ilvl="4">
      <w:start w:val="1"/>
      <w:numFmt w:val="bullet"/>
      <w:lvlText w:val=""/>
      <w:lvlJc w:val="left"/>
      <w:pPr>
        <w:ind w:left="1080" w:hanging="1080"/>
      </w:pPr>
      <w:rPr>
        <w:rFonts w:ascii="Symbol" w:hAnsi="Symbol" w:hint="default"/>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45" w15:restartNumberingAfterBreak="0">
    <w:nsid w:val="73AF3F2B"/>
    <w:multiLevelType w:val="hybridMultilevel"/>
    <w:tmpl w:val="1FF8F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A252B81"/>
    <w:multiLevelType w:val="hybridMultilevel"/>
    <w:tmpl w:val="2884A76E"/>
    <w:lvl w:ilvl="0" w:tplc="04090019">
      <w:start w:val="1"/>
      <w:numFmt w:val="lowerLetter"/>
      <w:lvlText w:val="%1."/>
      <w:lvlJc w:val="left"/>
      <w:pPr>
        <w:ind w:left="1152" w:hanging="360"/>
      </w:pPr>
      <w:rPr>
        <w:rFonts w:hint="default"/>
      </w:r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7" w15:restartNumberingAfterBreak="0">
    <w:nsid w:val="7AB96019"/>
    <w:multiLevelType w:val="hybridMultilevel"/>
    <w:tmpl w:val="EA348A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C690D1F"/>
    <w:multiLevelType w:val="multilevel"/>
    <w:tmpl w:val="B582F2A4"/>
    <w:lvl w:ilvl="0">
      <w:start w:val="1"/>
      <w:numFmt w:val="decimal"/>
      <w:lvlText w:val="%1"/>
      <w:lvlJc w:val="left"/>
      <w:pPr>
        <w:ind w:left="480" w:hanging="480"/>
      </w:pPr>
      <w:rPr>
        <w:rFonts w:ascii="Calibri" w:hAnsi="Calibri" w:cs="Times New Roman" w:hint="default"/>
        <w:i w:val="0"/>
        <w:iCs w:val="0"/>
      </w:rPr>
    </w:lvl>
    <w:lvl w:ilvl="1">
      <w:start w:val="1"/>
      <w:numFmt w:val="decimal"/>
      <w:lvlText w:val="%1.%2"/>
      <w:lvlJc w:val="left"/>
      <w:pPr>
        <w:ind w:left="480" w:hanging="480"/>
      </w:pPr>
      <w:rPr>
        <w:rFonts w:ascii="Calibri" w:hAnsi="Calibri" w:cs="Times New Roman" w:hint="default"/>
        <w:b/>
        <w:bCs/>
        <w:color w:val="auto"/>
      </w:rPr>
    </w:lvl>
    <w:lvl w:ilvl="2">
      <w:start w:val="1"/>
      <w:numFmt w:val="decimal"/>
      <w:lvlText w:val="%1.%2.%3"/>
      <w:lvlJc w:val="left"/>
      <w:pPr>
        <w:ind w:left="720" w:hanging="720"/>
      </w:pPr>
      <w:rPr>
        <w:rFonts w:ascii="Calibri" w:hAnsi="Calibri" w:cs="Times New Roman" w:hint="default"/>
        <w:b w:val="0"/>
        <w:bCs w:val="0"/>
      </w:rPr>
    </w:lvl>
    <w:lvl w:ilvl="3">
      <w:start w:val="1"/>
      <w:numFmt w:val="decimal"/>
      <w:lvlText w:val="%1.%2.%3.%4"/>
      <w:lvlJc w:val="left"/>
      <w:pPr>
        <w:ind w:left="720" w:hanging="720"/>
      </w:pPr>
      <w:rPr>
        <w:rFonts w:ascii="Calibri" w:hAnsi="Calibri" w:cs="Times New Roman" w:hint="default"/>
      </w:rPr>
    </w:lvl>
    <w:lvl w:ilvl="4">
      <w:start w:val="1"/>
      <w:numFmt w:val="bullet"/>
      <w:lvlText w:val=""/>
      <w:lvlJc w:val="left"/>
      <w:pPr>
        <w:ind w:left="1080" w:hanging="1080"/>
      </w:pPr>
      <w:rPr>
        <w:rFonts w:ascii="Symbol" w:hAnsi="Symbol" w:hint="default"/>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num w:numId="1" w16cid:durableId="1802457106">
    <w:abstractNumId w:val="0"/>
  </w:num>
  <w:num w:numId="2" w16cid:durableId="601836926">
    <w:abstractNumId w:val="3"/>
  </w:num>
  <w:num w:numId="3" w16cid:durableId="1005207749">
    <w:abstractNumId w:val="45"/>
  </w:num>
  <w:num w:numId="4" w16cid:durableId="200362413">
    <w:abstractNumId w:val="11"/>
  </w:num>
  <w:num w:numId="5" w16cid:durableId="707605789">
    <w:abstractNumId w:val="17"/>
  </w:num>
  <w:num w:numId="6" w16cid:durableId="955257973">
    <w:abstractNumId w:val="46"/>
  </w:num>
  <w:num w:numId="7" w16cid:durableId="921255464">
    <w:abstractNumId w:val="26"/>
  </w:num>
  <w:num w:numId="8" w16cid:durableId="723262012">
    <w:abstractNumId w:val="5"/>
  </w:num>
  <w:num w:numId="9" w16cid:durableId="963462648">
    <w:abstractNumId w:val="22"/>
  </w:num>
  <w:num w:numId="10" w16cid:durableId="387916472">
    <w:abstractNumId w:val="12"/>
  </w:num>
  <w:num w:numId="11" w16cid:durableId="73802154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2648482">
    <w:abstractNumId w:val="43"/>
  </w:num>
  <w:num w:numId="13" w16cid:durableId="115383946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0690677">
    <w:abstractNumId w:val="34"/>
  </w:num>
  <w:num w:numId="15" w16cid:durableId="1193425257">
    <w:abstractNumId w:val="42"/>
  </w:num>
  <w:num w:numId="16" w16cid:durableId="980308101">
    <w:abstractNumId w:val="33"/>
  </w:num>
  <w:num w:numId="17" w16cid:durableId="836654035">
    <w:abstractNumId w:val="29"/>
  </w:num>
  <w:num w:numId="18" w16cid:durableId="210072613">
    <w:abstractNumId w:val="44"/>
  </w:num>
  <w:num w:numId="19" w16cid:durableId="1435324692">
    <w:abstractNumId w:val="20"/>
  </w:num>
  <w:num w:numId="20" w16cid:durableId="2518899">
    <w:abstractNumId w:val="8"/>
  </w:num>
  <w:num w:numId="21" w16cid:durableId="978456677">
    <w:abstractNumId w:val="27"/>
  </w:num>
  <w:num w:numId="22" w16cid:durableId="1803572040">
    <w:abstractNumId w:val="31"/>
  </w:num>
  <w:num w:numId="23" w16cid:durableId="1680618447">
    <w:abstractNumId w:val="23"/>
  </w:num>
  <w:num w:numId="24" w16cid:durableId="1997881099">
    <w:abstractNumId w:val="36"/>
  </w:num>
  <w:num w:numId="25" w16cid:durableId="2102792538">
    <w:abstractNumId w:val="1"/>
  </w:num>
  <w:num w:numId="26" w16cid:durableId="1931812125">
    <w:abstractNumId w:val="24"/>
  </w:num>
  <w:num w:numId="27" w16cid:durableId="698160126">
    <w:abstractNumId w:val="4"/>
  </w:num>
  <w:num w:numId="28" w16cid:durableId="1377856829">
    <w:abstractNumId w:val="2"/>
  </w:num>
  <w:num w:numId="29" w16cid:durableId="1944218576">
    <w:abstractNumId w:val="38"/>
  </w:num>
  <w:num w:numId="30" w16cid:durableId="187569834">
    <w:abstractNumId w:val="18"/>
  </w:num>
  <w:num w:numId="31" w16cid:durableId="86311712">
    <w:abstractNumId w:val="10"/>
  </w:num>
  <w:num w:numId="32" w16cid:durableId="2014988849">
    <w:abstractNumId w:val="41"/>
  </w:num>
  <w:num w:numId="33" w16cid:durableId="1809585899">
    <w:abstractNumId w:val="19"/>
  </w:num>
  <w:num w:numId="34" w16cid:durableId="1913614165">
    <w:abstractNumId w:val="7"/>
  </w:num>
  <w:num w:numId="35" w16cid:durableId="1572081077">
    <w:abstractNumId w:val="9"/>
  </w:num>
  <w:num w:numId="36" w16cid:durableId="1657951739">
    <w:abstractNumId w:val="39"/>
  </w:num>
  <w:num w:numId="37" w16cid:durableId="456146000">
    <w:abstractNumId w:val="21"/>
  </w:num>
  <w:num w:numId="38" w16cid:durableId="54818688">
    <w:abstractNumId w:val="16"/>
  </w:num>
  <w:num w:numId="39" w16cid:durableId="494609144">
    <w:abstractNumId w:val="30"/>
  </w:num>
  <w:num w:numId="40" w16cid:durableId="1003553006">
    <w:abstractNumId w:val="15"/>
  </w:num>
  <w:num w:numId="41" w16cid:durableId="968976791">
    <w:abstractNumId w:val="25"/>
  </w:num>
  <w:num w:numId="42" w16cid:durableId="1782070696">
    <w:abstractNumId w:val="47"/>
  </w:num>
  <w:num w:numId="43" w16cid:durableId="778178473">
    <w:abstractNumId w:val="40"/>
  </w:num>
  <w:num w:numId="44" w16cid:durableId="669715366">
    <w:abstractNumId w:val="13"/>
  </w:num>
  <w:num w:numId="45" w16cid:durableId="234554098">
    <w:abstractNumId w:val="35"/>
  </w:num>
  <w:num w:numId="46" w16cid:durableId="1891501893">
    <w:abstractNumId w:val="6"/>
  </w:num>
  <w:num w:numId="47" w16cid:durableId="1472868690">
    <w:abstractNumId w:val="48"/>
  </w:num>
  <w:num w:numId="48" w16cid:durableId="1515150449">
    <w:abstractNumId w:val="32"/>
  </w:num>
  <w:num w:numId="49" w16cid:durableId="410809979">
    <w:abstractNumId w:val="14"/>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Kirkpong Kiatpanichagij">
    <w15:presenceInfo w15:providerId="AD" w15:userId="S::kirkpong.kiatpanichagij@dacon-inspection.com::1d253f71-f420-441d-aaa8-9b04f87bdb79"/>
  </w15:person>
  <w15:person w15:author="Thammarat Khantee">
    <w15:presenceInfo w15:providerId="AD" w15:userId="S::thammarat.khantee@dexon-technology.com::6b7d79f8-2537-4f98-a909-dae7acf3ee4e"/>
  </w15:person>
  <w15:person w15:author="Ekkarat Titawong">
    <w15:presenceInfo w15:providerId="AD" w15:userId="S::ekkarat.titawong@dacon-inspection.com::19feaba6-df54-4212-ace0-cd1c6bfc0ecc"/>
  </w15:person>
  <w15:person w15:author="Nuttasut Junboonrueang">
    <w15:presenceInfo w15:providerId="AD" w15:userId="S::nuttasut.junboonrueang@dexon-technology.com::145b2f76-e5b6-4b43-8311-06f9823cd3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intFractionalCharacterWidth/>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CFC"/>
    <w:rsid w:val="000035DC"/>
    <w:rsid w:val="00004B82"/>
    <w:rsid w:val="000050C7"/>
    <w:rsid w:val="00007341"/>
    <w:rsid w:val="00007489"/>
    <w:rsid w:val="00007963"/>
    <w:rsid w:val="000107AB"/>
    <w:rsid w:val="0001371C"/>
    <w:rsid w:val="00013F7D"/>
    <w:rsid w:val="000156A5"/>
    <w:rsid w:val="0001653C"/>
    <w:rsid w:val="00020362"/>
    <w:rsid w:val="000236CD"/>
    <w:rsid w:val="0002454D"/>
    <w:rsid w:val="0002686F"/>
    <w:rsid w:val="00030E63"/>
    <w:rsid w:val="00033962"/>
    <w:rsid w:val="0003595D"/>
    <w:rsid w:val="00036237"/>
    <w:rsid w:val="00043BE4"/>
    <w:rsid w:val="00047FC2"/>
    <w:rsid w:val="00050B6C"/>
    <w:rsid w:val="00056D1D"/>
    <w:rsid w:val="00060970"/>
    <w:rsid w:val="00062860"/>
    <w:rsid w:val="000746F5"/>
    <w:rsid w:val="0008601A"/>
    <w:rsid w:val="00092297"/>
    <w:rsid w:val="000B5D00"/>
    <w:rsid w:val="000B78C6"/>
    <w:rsid w:val="000B7FC0"/>
    <w:rsid w:val="000C1E96"/>
    <w:rsid w:val="000C2292"/>
    <w:rsid w:val="000C2CB2"/>
    <w:rsid w:val="000C39E8"/>
    <w:rsid w:val="000C7E66"/>
    <w:rsid w:val="000D0289"/>
    <w:rsid w:val="000D07EB"/>
    <w:rsid w:val="000E118F"/>
    <w:rsid w:val="000E5892"/>
    <w:rsid w:val="000E5896"/>
    <w:rsid w:val="000E68CD"/>
    <w:rsid w:val="000F3796"/>
    <w:rsid w:val="000F43CE"/>
    <w:rsid w:val="000F63DE"/>
    <w:rsid w:val="0010492C"/>
    <w:rsid w:val="0010686E"/>
    <w:rsid w:val="001101B6"/>
    <w:rsid w:val="001128C5"/>
    <w:rsid w:val="00114574"/>
    <w:rsid w:val="00114679"/>
    <w:rsid w:val="0011799A"/>
    <w:rsid w:val="00137E70"/>
    <w:rsid w:val="00142ECA"/>
    <w:rsid w:val="00144364"/>
    <w:rsid w:val="0015325E"/>
    <w:rsid w:val="00157438"/>
    <w:rsid w:val="00157783"/>
    <w:rsid w:val="00161A94"/>
    <w:rsid w:val="00167654"/>
    <w:rsid w:val="00176E27"/>
    <w:rsid w:val="0018039E"/>
    <w:rsid w:val="00181D7A"/>
    <w:rsid w:val="001837E3"/>
    <w:rsid w:val="001852FD"/>
    <w:rsid w:val="0018559D"/>
    <w:rsid w:val="0019431C"/>
    <w:rsid w:val="00195515"/>
    <w:rsid w:val="001963E9"/>
    <w:rsid w:val="001A25B6"/>
    <w:rsid w:val="001A39BC"/>
    <w:rsid w:val="001A4898"/>
    <w:rsid w:val="001B11DE"/>
    <w:rsid w:val="001B60A5"/>
    <w:rsid w:val="001B6F40"/>
    <w:rsid w:val="001C0922"/>
    <w:rsid w:val="001C7710"/>
    <w:rsid w:val="001C7F18"/>
    <w:rsid w:val="001D0DCE"/>
    <w:rsid w:val="001E3E53"/>
    <w:rsid w:val="001E671F"/>
    <w:rsid w:val="001F0318"/>
    <w:rsid w:val="001F2591"/>
    <w:rsid w:val="001F2EC6"/>
    <w:rsid w:val="001F4F2C"/>
    <w:rsid w:val="002038EC"/>
    <w:rsid w:val="00205868"/>
    <w:rsid w:val="00205BBD"/>
    <w:rsid w:val="00206ACC"/>
    <w:rsid w:val="00210BDC"/>
    <w:rsid w:val="002116D7"/>
    <w:rsid w:val="00212009"/>
    <w:rsid w:val="0021213A"/>
    <w:rsid w:val="00212A1B"/>
    <w:rsid w:val="0021359C"/>
    <w:rsid w:val="00220A11"/>
    <w:rsid w:val="0022720B"/>
    <w:rsid w:val="00233ECD"/>
    <w:rsid w:val="002349A5"/>
    <w:rsid w:val="00250CB3"/>
    <w:rsid w:val="00253504"/>
    <w:rsid w:val="00256FD7"/>
    <w:rsid w:val="00257DAA"/>
    <w:rsid w:val="00270538"/>
    <w:rsid w:val="00270B81"/>
    <w:rsid w:val="00271673"/>
    <w:rsid w:val="002738B3"/>
    <w:rsid w:val="00273FFA"/>
    <w:rsid w:val="00280D01"/>
    <w:rsid w:val="00282A0C"/>
    <w:rsid w:val="00283A14"/>
    <w:rsid w:val="00284610"/>
    <w:rsid w:val="0029145B"/>
    <w:rsid w:val="0029577F"/>
    <w:rsid w:val="00296BA0"/>
    <w:rsid w:val="002B242F"/>
    <w:rsid w:val="002B5764"/>
    <w:rsid w:val="002B6408"/>
    <w:rsid w:val="002B7A69"/>
    <w:rsid w:val="002C2A18"/>
    <w:rsid w:val="002C4034"/>
    <w:rsid w:val="002C5DE1"/>
    <w:rsid w:val="002D0F2F"/>
    <w:rsid w:val="002E0CC0"/>
    <w:rsid w:val="002E61A0"/>
    <w:rsid w:val="002F247A"/>
    <w:rsid w:val="002F2FE0"/>
    <w:rsid w:val="002F4687"/>
    <w:rsid w:val="002F4E20"/>
    <w:rsid w:val="002F5291"/>
    <w:rsid w:val="002F5805"/>
    <w:rsid w:val="002F6B4B"/>
    <w:rsid w:val="00300E97"/>
    <w:rsid w:val="00305A14"/>
    <w:rsid w:val="003062D0"/>
    <w:rsid w:val="00311C63"/>
    <w:rsid w:val="00325460"/>
    <w:rsid w:val="00332F6E"/>
    <w:rsid w:val="00333739"/>
    <w:rsid w:val="00335B0C"/>
    <w:rsid w:val="00344A7F"/>
    <w:rsid w:val="00344EC4"/>
    <w:rsid w:val="003479A4"/>
    <w:rsid w:val="00352506"/>
    <w:rsid w:val="0035360A"/>
    <w:rsid w:val="00356E94"/>
    <w:rsid w:val="0035742D"/>
    <w:rsid w:val="0036034A"/>
    <w:rsid w:val="00363093"/>
    <w:rsid w:val="003647C2"/>
    <w:rsid w:val="003678B6"/>
    <w:rsid w:val="00371A21"/>
    <w:rsid w:val="00373965"/>
    <w:rsid w:val="0037492D"/>
    <w:rsid w:val="00380628"/>
    <w:rsid w:val="00380A3A"/>
    <w:rsid w:val="00383EBB"/>
    <w:rsid w:val="003863B1"/>
    <w:rsid w:val="003908A3"/>
    <w:rsid w:val="00394FBC"/>
    <w:rsid w:val="00395F53"/>
    <w:rsid w:val="003B2A1B"/>
    <w:rsid w:val="003B48AE"/>
    <w:rsid w:val="003B5263"/>
    <w:rsid w:val="003C67F7"/>
    <w:rsid w:val="003D06FD"/>
    <w:rsid w:val="003D2C00"/>
    <w:rsid w:val="003D46FC"/>
    <w:rsid w:val="003E0FC9"/>
    <w:rsid w:val="003E1C2B"/>
    <w:rsid w:val="003E4A85"/>
    <w:rsid w:val="003E5452"/>
    <w:rsid w:val="003F58E4"/>
    <w:rsid w:val="0040129F"/>
    <w:rsid w:val="0040347C"/>
    <w:rsid w:val="004039AA"/>
    <w:rsid w:val="0040773A"/>
    <w:rsid w:val="00412FB9"/>
    <w:rsid w:val="00417AD6"/>
    <w:rsid w:val="00420EA9"/>
    <w:rsid w:val="00421D8D"/>
    <w:rsid w:val="00422118"/>
    <w:rsid w:val="00425145"/>
    <w:rsid w:val="00427195"/>
    <w:rsid w:val="004324C1"/>
    <w:rsid w:val="00435429"/>
    <w:rsid w:val="00446C8A"/>
    <w:rsid w:val="00447109"/>
    <w:rsid w:val="00451A2E"/>
    <w:rsid w:val="00462E4E"/>
    <w:rsid w:val="00464A3D"/>
    <w:rsid w:val="004714C3"/>
    <w:rsid w:val="00474E38"/>
    <w:rsid w:val="004876A7"/>
    <w:rsid w:val="00491F47"/>
    <w:rsid w:val="004923BF"/>
    <w:rsid w:val="00497D6E"/>
    <w:rsid w:val="004A267F"/>
    <w:rsid w:val="004A73FA"/>
    <w:rsid w:val="004B1088"/>
    <w:rsid w:val="004B5732"/>
    <w:rsid w:val="004C3698"/>
    <w:rsid w:val="004C4357"/>
    <w:rsid w:val="004C499A"/>
    <w:rsid w:val="004C5B8E"/>
    <w:rsid w:val="004D0C04"/>
    <w:rsid w:val="004D0F8D"/>
    <w:rsid w:val="004D1E9E"/>
    <w:rsid w:val="004D2BDC"/>
    <w:rsid w:val="004D3348"/>
    <w:rsid w:val="004D5A7D"/>
    <w:rsid w:val="004E1F1E"/>
    <w:rsid w:val="004E61F4"/>
    <w:rsid w:val="004F0085"/>
    <w:rsid w:val="004F02B3"/>
    <w:rsid w:val="005040AA"/>
    <w:rsid w:val="00505D3A"/>
    <w:rsid w:val="005070F1"/>
    <w:rsid w:val="00514935"/>
    <w:rsid w:val="00517931"/>
    <w:rsid w:val="00517F53"/>
    <w:rsid w:val="00520CCE"/>
    <w:rsid w:val="00521CB9"/>
    <w:rsid w:val="00522A23"/>
    <w:rsid w:val="00526091"/>
    <w:rsid w:val="005315D3"/>
    <w:rsid w:val="00532786"/>
    <w:rsid w:val="00533EB2"/>
    <w:rsid w:val="005420A6"/>
    <w:rsid w:val="0054561E"/>
    <w:rsid w:val="00545A9D"/>
    <w:rsid w:val="00547EE0"/>
    <w:rsid w:val="005641F9"/>
    <w:rsid w:val="00565444"/>
    <w:rsid w:val="00574360"/>
    <w:rsid w:val="005756DF"/>
    <w:rsid w:val="00575ABC"/>
    <w:rsid w:val="00581583"/>
    <w:rsid w:val="005848F2"/>
    <w:rsid w:val="005861BF"/>
    <w:rsid w:val="00593D5F"/>
    <w:rsid w:val="00594D1F"/>
    <w:rsid w:val="005977D3"/>
    <w:rsid w:val="005A115B"/>
    <w:rsid w:val="005A20C1"/>
    <w:rsid w:val="005A5960"/>
    <w:rsid w:val="005B2440"/>
    <w:rsid w:val="005C0A3F"/>
    <w:rsid w:val="005C521C"/>
    <w:rsid w:val="005C57AF"/>
    <w:rsid w:val="005C5D61"/>
    <w:rsid w:val="005C71D6"/>
    <w:rsid w:val="005D5727"/>
    <w:rsid w:val="005D57F8"/>
    <w:rsid w:val="005F4252"/>
    <w:rsid w:val="005F4527"/>
    <w:rsid w:val="005F5A8C"/>
    <w:rsid w:val="006055C3"/>
    <w:rsid w:val="00612289"/>
    <w:rsid w:val="0061243D"/>
    <w:rsid w:val="0061336F"/>
    <w:rsid w:val="00620D78"/>
    <w:rsid w:val="00621B18"/>
    <w:rsid w:val="0062560E"/>
    <w:rsid w:val="00625800"/>
    <w:rsid w:val="00634260"/>
    <w:rsid w:val="006345B9"/>
    <w:rsid w:val="00635D67"/>
    <w:rsid w:val="00640133"/>
    <w:rsid w:val="00642B38"/>
    <w:rsid w:val="006534BF"/>
    <w:rsid w:val="00653628"/>
    <w:rsid w:val="0065756C"/>
    <w:rsid w:val="00663EA2"/>
    <w:rsid w:val="00664FCA"/>
    <w:rsid w:val="006716EB"/>
    <w:rsid w:val="00676DED"/>
    <w:rsid w:val="00681278"/>
    <w:rsid w:val="00690206"/>
    <w:rsid w:val="00697AFC"/>
    <w:rsid w:val="006A0294"/>
    <w:rsid w:val="006A0CBE"/>
    <w:rsid w:val="006A28CF"/>
    <w:rsid w:val="006A2B41"/>
    <w:rsid w:val="006A521C"/>
    <w:rsid w:val="006A5A5C"/>
    <w:rsid w:val="006A78AF"/>
    <w:rsid w:val="006A7981"/>
    <w:rsid w:val="006B14CF"/>
    <w:rsid w:val="006B3E0B"/>
    <w:rsid w:val="006B4DA7"/>
    <w:rsid w:val="006B6E87"/>
    <w:rsid w:val="006C0DB4"/>
    <w:rsid w:val="006C191C"/>
    <w:rsid w:val="006C6AD5"/>
    <w:rsid w:val="006D61E1"/>
    <w:rsid w:val="006E5A8C"/>
    <w:rsid w:val="00700B1E"/>
    <w:rsid w:val="00700FEF"/>
    <w:rsid w:val="00703C05"/>
    <w:rsid w:val="007053FE"/>
    <w:rsid w:val="0071039B"/>
    <w:rsid w:val="0071135F"/>
    <w:rsid w:val="007119A4"/>
    <w:rsid w:val="00713803"/>
    <w:rsid w:val="00713A40"/>
    <w:rsid w:val="00713F09"/>
    <w:rsid w:val="00727150"/>
    <w:rsid w:val="0073055E"/>
    <w:rsid w:val="00731AA3"/>
    <w:rsid w:val="0075492E"/>
    <w:rsid w:val="00754B8D"/>
    <w:rsid w:val="00756CAF"/>
    <w:rsid w:val="00756E5E"/>
    <w:rsid w:val="00761594"/>
    <w:rsid w:val="007665C0"/>
    <w:rsid w:val="00766FAD"/>
    <w:rsid w:val="007714A9"/>
    <w:rsid w:val="007720C1"/>
    <w:rsid w:val="007740F5"/>
    <w:rsid w:val="00774186"/>
    <w:rsid w:val="00780EE7"/>
    <w:rsid w:val="00792A33"/>
    <w:rsid w:val="00792CD1"/>
    <w:rsid w:val="00793869"/>
    <w:rsid w:val="00793BD7"/>
    <w:rsid w:val="007A0A78"/>
    <w:rsid w:val="007A1DF5"/>
    <w:rsid w:val="007A7656"/>
    <w:rsid w:val="007B4DCD"/>
    <w:rsid w:val="007B69B0"/>
    <w:rsid w:val="007C01E9"/>
    <w:rsid w:val="007C0361"/>
    <w:rsid w:val="007C0D35"/>
    <w:rsid w:val="007C17FC"/>
    <w:rsid w:val="007C52BD"/>
    <w:rsid w:val="007D152F"/>
    <w:rsid w:val="007D1D28"/>
    <w:rsid w:val="007D46EA"/>
    <w:rsid w:val="007D79E1"/>
    <w:rsid w:val="007E1591"/>
    <w:rsid w:val="007E3DDE"/>
    <w:rsid w:val="007E4100"/>
    <w:rsid w:val="007E55CD"/>
    <w:rsid w:val="00800A70"/>
    <w:rsid w:val="008010A8"/>
    <w:rsid w:val="0080270A"/>
    <w:rsid w:val="0080357A"/>
    <w:rsid w:val="00804C0F"/>
    <w:rsid w:val="00815910"/>
    <w:rsid w:val="00822570"/>
    <w:rsid w:val="00832BE5"/>
    <w:rsid w:val="00836787"/>
    <w:rsid w:val="00837355"/>
    <w:rsid w:val="00841CFC"/>
    <w:rsid w:val="00844A76"/>
    <w:rsid w:val="0084669C"/>
    <w:rsid w:val="008504DE"/>
    <w:rsid w:val="00850C0F"/>
    <w:rsid w:val="00854B6A"/>
    <w:rsid w:val="0085608B"/>
    <w:rsid w:val="00857CD0"/>
    <w:rsid w:val="00860C40"/>
    <w:rsid w:val="00863537"/>
    <w:rsid w:val="00865728"/>
    <w:rsid w:val="00866FD9"/>
    <w:rsid w:val="00867C8A"/>
    <w:rsid w:val="008727C8"/>
    <w:rsid w:val="008741B0"/>
    <w:rsid w:val="008758A5"/>
    <w:rsid w:val="00882983"/>
    <w:rsid w:val="0089399A"/>
    <w:rsid w:val="008A2841"/>
    <w:rsid w:val="008A619A"/>
    <w:rsid w:val="008C651A"/>
    <w:rsid w:val="008D0624"/>
    <w:rsid w:val="008D597A"/>
    <w:rsid w:val="008D5BC5"/>
    <w:rsid w:val="008E3E06"/>
    <w:rsid w:val="009002FF"/>
    <w:rsid w:val="00901255"/>
    <w:rsid w:val="00903AC9"/>
    <w:rsid w:val="00906FC1"/>
    <w:rsid w:val="00910FDD"/>
    <w:rsid w:val="00911659"/>
    <w:rsid w:val="00913450"/>
    <w:rsid w:val="009138BC"/>
    <w:rsid w:val="00913FA3"/>
    <w:rsid w:val="00914676"/>
    <w:rsid w:val="00916176"/>
    <w:rsid w:val="00921D51"/>
    <w:rsid w:val="00926867"/>
    <w:rsid w:val="009306CC"/>
    <w:rsid w:val="00931F89"/>
    <w:rsid w:val="00932EA5"/>
    <w:rsid w:val="0094019D"/>
    <w:rsid w:val="00941348"/>
    <w:rsid w:val="009435BB"/>
    <w:rsid w:val="00946F50"/>
    <w:rsid w:val="00951558"/>
    <w:rsid w:val="00951E07"/>
    <w:rsid w:val="009520B4"/>
    <w:rsid w:val="0095704E"/>
    <w:rsid w:val="00957444"/>
    <w:rsid w:val="00961605"/>
    <w:rsid w:val="009620FF"/>
    <w:rsid w:val="00962EEC"/>
    <w:rsid w:val="00963AB5"/>
    <w:rsid w:val="0097215B"/>
    <w:rsid w:val="009818C1"/>
    <w:rsid w:val="009842DE"/>
    <w:rsid w:val="00985879"/>
    <w:rsid w:val="00986ED0"/>
    <w:rsid w:val="0099104F"/>
    <w:rsid w:val="00992BE6"/>
    <w:rsid w:val="00993EEA"/>
    <w:rsid w:val="00995596"/>
    <w:rsid w:val="0099784B"/>
    <w:rsid w:val="009A1AF4"/>
    <w:rsid w:val="009A6AB1"/>
    <w:rsid w:val="009B1D07"/>
    <w:rsid w:val="009B21F7"/>
    <w:rsid w:val="009B294B"/>
    <w:rsid w:val="009C19BA"/>
    <w:rsid w:val="009C4264"/>
    <w:rsid w:val="009E14A5"/>
    <w:rsid w:val="009E2CD3"/>
    <w:rsid w:val="009E3606"/>
    <w:rsid w:val="009E37C8"/>
    <w:rsid w:val="009E5840"/>
    <w:rsid w:val="009F2205"/>
    <w:rsid w:val="009F2BFD"/>
    <w:rsid w:val="009F630E"/>
    <w:rsid w:val="009F6979"/>
    <w:rsid w:val="00A00095"/>
    <w:rsid w:val="00A0017E"/>
    <w:rsid w:val="00A00781"/>
    <w:rsid w:val="00A00E1F"/>
    <w:rsid w:val="00A06E65"/>
    <w:rsid w:val="00A11F45"/>
    <w:rsid w:val="00A1793F"/>
    <w:rsid w:val="00A31765"/>
    <w:rsid w:val="00A348D4"/>
    <w:rsid w:val="00A349A3"/>
    <w:rsid w:val="00A375CA"/>
    <w:rsid w:val="00A52E79"/>
    <w:rsid w:val="00A60D8D"/>
    <w:rsid w:val="00A71E6E"/>
    <w:rsid w:val="00A72A1F"/>
    <w:rsid w:val="00A7352B"/>
    <w:rsid w:val="00A85AD9"/>
    <w:rsid w:val="00A912B7"/>
    <w:rsid w:val="00A92EC5"/>
    <w:rsid w:val="00A93100"/>
    <w:rsid w:val="00A93440"/>
    <w:rsid w:val="00A95146"/>
    <w:rsid w:val="00AA1E86"/>
    <w:rsid w:val="00AA2A73"/>
    <w:rsid w:val="00AA7C52"/>
    <w:rsid w:val="00AB2AE5"/>
    <w:rsid w:val="00AB36A8"/>
    <w:rsid w:val="00AB3B6A"/>
    <w:rsid w:val="00AB4227"/>
    <w:rsid w:val="00AB4868"/>
    <w:rsid w:val="00AC79A4"/>
    <w:rsid w:val="00AD069E"/>
    <w:rsid w:val="00AD4CD3"/>
    <w:rsid w:val="00AD4D41"/>
    <w:rsid w:val="00AE5765"/>
    <w:rsid w:val="00AE5D29"/>
    <w:rsid w:val="00AE6AB1"/>
    <w:rsid w:val="00AF1408"/>
    <w:rsid w:val="00AF64CA"/>
    <w:rsid w:val="00B0153B"/>
    <w:rsid w:val="00B03DE4"/>
    <w:rsid w:val="00B06741"/>
    <w:rsid w:val="00B06A18"/>
    <w:rsid w:val="00B07EE3"/>
    <w:rsid w:val="00B15949"/>
    <w:rsid w:val="00B23115"/>
    <w:rsid w:val="00B25014"/>
    <w:rsid w:val="00B31376"/>
    <w:rsid w:val="00B34668"/>
    <w:rsid w:val="00B34855"/>
    <w:rsid w:val="00B35136"/>
    <w:rsid w:val="00B4039D"/>
    <w:rsid w:val="00B52231"/>
    <w:rsid w:val="00B53F0C"/>
    <w:rsid w:val="00B543A6"/>
    <w:rsid w:val="00B61DFD"/>
    <w:rsid w:val="00B7367E"/>
    <w:rsid w:val="00B740BC"/>
    <w:rsid w:val="00B74B92"/>
    <w:rsid w:val="00B826B1"/>
    <w:rsid w:val="00B8462C"/>
    <w:rsid w:val="00B85927"/>
    <w:rsid w:val="00B85AEA"/>
    <w:rsid w:val="00B85C14"/>
    <w:rsid w:val="00B928E1"/>
    <w:rsid w:val="00B93A90"/>
    <w:rsid w:val="00B97E14"/>
    <w:rsid w:val="00BA1271"/>
    <w:rsid w:val="00BA5937"/>
    <w:rsid w:val="00BA596B"/>
    <w:rsid w:val="00BB1987"/>
    <w:rsid w:val="00BB23D7"/>
    <w:rsid w:val="00BB465F"/>
    <w:rsid w:val="00BB7412"/>
    <w:rsid w:val="00BC1D78"/>
    <w:rsid w:val="00BC1E8F"/>
    <w:rsid w:val="00BC3CC4"/>
    <w:rsid w:val="00BD1766"/>
    <w:rsid w:val="00BD5019"/>
    <w:rsid w:val="00BF724E"/>
    <w:rsid w:val="00C01B2E"/>
    <w:rsid w:val="00C020AF"/>
    <w:rsid w:val="00C05C34"/>
    <w:rsid w:val="00C078F9"/>
    <w:rsid w:val="00C1170A"/>
    <w:rsid w:val="00C12384"/>
    <w:rsid w:val="00C124FB"/>
    <w:rsid w:val="00C20605"/>
    <w:rsid w:val="00C25FCC"/>
    <w:rsid w:val="00C31184"/>
    <w:rsid w:val="00C31B10"/>
    <w:rsid w:val="00C33C05"/>
    <w:rsid w:val="00C354B7"/>
    <w:rsid w:val="00C36F4B"/>
    <w:rsid w:val="00C4358F"/>
    <w:rsid w:val="00C4561B"/>
    <w:rsid w:val="00C513BF"/>
    <w:rsid w:val="00C51971"/>
    <w:rsid w:val="00C5462F"/>
    <w:rsid w:val="00C55980"/>
    <w:rsid w:val="00C657C3"/>
    <w:rsid w:val="00C668B3"/>
    <w:rsid w:val="00C7078B"/>
    <w:rsid w:val="00C73897"/>
    <w:rsid w:val="00C73F07"/>
    <w:rsid w:val="00C853EA"/>
    <w:rsid w:val="00C90849"/>
    <w:rsid w:val="00C954AF"/>
    <w:rsid w:val="00C9731C"/>
    <w:rsid w:val="00CA08F6"/>
    <w:rsid w:val="00CA11CD"/>
    <w:rsid w:val="00CB067F"/>
    <w:rsid w:val="00CC2F15"/>
    <w:rsid w:val="00CC3FC3"/>
    <w:rsid w:val="00CC45F9"/>
    <w:rsid w:val="00CC7B42"/>
    <w:rsid w:val="00CD321F"/>
    <w:rsid w:val="00CD5DF5"/>
    <w:rsid w:val="00CD6AF1"/>
    <w:rsid w:val="00CD79C5"/>
    <w:rsid w:val="00CE47B8"/>
    <w:rsid w:val="00CE5A67"/>
    <w:rsid w:val="00CF128D"/>
    <w:rsid w:val="00CF3EFF"/>
    <w:rsid w:val="00CF40DB"/>
    <w:rsid w:val="00D02F0D"/>
    <w:rsid w:val="00D0543F"/>
    <w:rsid w:val="00D06993"/>
    <w:rsid w:val="00D06FEE"/>
    <w:rsid w:val="00D11194"/>
    <w:rsid w:val="00D202FA"/>
    <w:rsid w:val="00D234BE"/>
    <w:rsid w:val="00D3450C"/>
    <w:rsid w:val="00D34CCC"/>
    <w:rsid w:val="00D36000"/>
    <w:rsid w:val="00D370EA"/>
    <w:rsid w:val="00D41AED"/>
    <w:rsid w:val="00D43B78"/>
    <w:rsid w:val="00D51CF6"/>
    <w:rsid w:val="00D5655B"/>
    <w:rsid w:val="00D61D3A"/>
    <w:rsid w:val="00D62498"/>
    <w:rsid w:val="00D62F4E"/>
    <w:rsid w:val="00D637BF"/>
    <w:rsid w:val="00D73C0A"/>
    <w:rsid w:val="00D75E34"/>
    <w:rsid w:val="00D8602E"/>
    <w:rsid w:val="00D94B1A"/>
    <w:rsid w:val="00D96678"/>
    <w:rsid w:val="00DA01A9"/>
    <w:rsid w:val="00DA06D4"/>
    <w:rsid w:val="00DA1471"/>
    <w:rsid w:val="00DA1A17"/>
    <w:rsid w:val="00DA3D46"/>
    <w:rsid w:val="00DA457D"/>
    <w:rsid w:val="00DB2443"/>
    <w:rsid w:val="00DB3E23"/>
    <w:rsid w:val="00DC2377"/>
    <w:rsid w:val="00DD171D"/>
    <w:rsid w:val="00DD1F91"/>
    <w:rsid w:val="00DD34D5"/>
    <w:rsid w:val="00DD4951"/>
    <w:rsid w:val="00DE0839"/>
    <w:rsid w:val="00DE37B6"/>
    <w:rsid w:val="00DE5F03"/>
    <w:rsid w:val="00DE64DA"/>
    <w:rsid w:val="00E10044"/>
    <w:rsid w:val="00E12A2A"/>
    <w:rsid w:val="00E13F19"/>
    <w:rsid w:val="00E2573D"/>
    <w:rsid w:val="00E32713"/>
    <w:rsid w:val="00E4005B"/>
    <w:rsid w:val="00E41266"/>
    <w:rsid w:val="00E43B44"/>
    <w:rsid w:val="00E43E99"/>
    <w:rsid w:val="00E44A91"/>
    <w:rsid w:val="00E5057C"/>
    <w:rsid w:val="00E54409"/>
    <w:rsid w:val="00E55DA1"/>
    <w:rsid w:val="00E56580"/>
    <w:rsid w:val="00E62615"/>
    <w:rsid w:val="00E63DCF"/>
    <w:rsid w:val="00E65095"/>
    <w:rsid w:val="00E660F8"/>
    <w:rsid w:val="00E73580"/>
    <w:rsid w:val="00E738A0"/>
    <w:rsid w:val="00E82251"/>
    <w:rsid w:val="00E825D9"/>
    <w:rsid w:val="00E91A1D"/>
    <w:rsid w:val="00E9706C"/>
    <w:rsid w:val="00EB267D"/>
    <w:rsid w:val="00EB6CF4"/>
    <w:rsid w:val="00EC268C"/>
    <w:rsid w:val="00EC60D9"/>
    <w:rsid w:val="00EC7E98"/>
    <w:rsid w:val="00ED4B4F"/>
    <w:rsid w:val="00EE1BC3"/>
    <w:rsid w:val="00EE6FA1"/>
    <w:rsid w:val="00EF44D6"/>
    <w:rsid w:val="00EF4F6E"/>
    <w:rsid w:val="00F002C4"/>
    <w:rsid w:val="00F02F28"/>
    <w:rsid w:val="00F17220"/>
    <w:rsid w:val="00F227DC"/>
    <w:rsid w:val="00F24471"/>
    <w:rsid w:val="00F244D2"/>
    <w:rsid w:val="00F30E61"/>
    <w:rsid w:val="00F4476E"/>
    <w:rsid w:val="00F5090C"/>
    <w:rsid w:val="00F509D2"/>
    <w:rsid w:val="00F55DB7"/>
    <w:rsid w:val="00F62C7E"/>
    <w:rsid w:val="00F75D73"/>
    <w:rsid w:val="00F83616"/>
    <w:rsid w:val="00F92B42"/>
    <w:rsid w:val="00F95C7B"/>
    <w:rsid w:val="00FA0247"/>
    <w:rsid w:val="00FA0E47"/>
    <w:rsid w:val="00FA4806"/>
    <w:rsid w:val="00FB119E"/>
    <w:rsid w:val="00FB121C"/>
    <w:rsid w:val="00FB138B"/>
    <w:rsid w:val="00FB33E3"/>
    <w:rsid w:val="00FB353B"/>
    <w:rsid w:val="00FC0693"/>
    <w:rsid w:val="00FC22F1"/>
    <w:rsid w:val="00FC3C1F"/>
    <w:rsid w:val="00FC4D98"/>
    <w:rsid w:val="00FC5C4B"/>
    <w:rsid w:val="00FD2AB1"/>
    <w:rsid w:val="00FD6897"/>
    <w:rsid w:val="00FE7370"/>
    <w:rsid w:val="00FF3BA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A19882"/>
  <w15:chartTrackingRefBased/>
  <w15:docId w15:val="{0AA15AF7-A458-467B-940D-5D6E4824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10 Pitch" w:eastAsia="Times New Roman" w:hAnsi="Courier 10 Pitch"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cs="Times New Roman"/>
      <w:color w:val="000000"/>
      <w:sz w:val="24"/>
      <w:szCs w:val="24"/>
      <w:lang w:bidi="ar-SA"/>
    </w:rPr>
  </w:style>
  <w:style w:type="paragraph" w:styleId="Heading1">
    <w:name w:val="heading 1"/>
    <w:basedOn w:val="Normal"/>
    <w:next w:val="Normal"/>
    <w:qFormat/>
    <w:pPr>
      <w:keepNext/>
      <w:jc w:val="center"/>
      <w:outlineLvl w:val="0"/>
    </w:pPr>
    <w:rPr>
      <w:rFonts w:cs="Angsana New"/>
      <w:b/>
      <w:bCs/>
      <w:lang w:bidi="th-TH"/>
    </w:rPr>
  </w:style>
  <w:style w:type="paragraph" w:styleId="Heading2">
    <w:name w:val="heading 2"/>
    <w:basedOn w:val="Normal"/>
    <w:next w:val="Normal"/>
    <w:qFormat/>
    <w:pPr>
      <w:keepNext/>
      <w:jc w:val="thaiDistribute"/>
      <w:outlineLvl w:val="1"/>
    </w:pPr>
    <w:rPr>
      <w:rFonts w:ascii="AngsanaUPC" w:hAnsi="AngsanaUPC" w:cs="AngsanaUPC"/>
      <w:b/>
      <w:bCs/>
      <w:sz w:val="52"/>
      <w:szCs w:val="52"/>
      <w:lang w:bidi="th-TH"/>
    </w:rPr>
  </w:style>
  <w:style w:type="paragraph" w:styleId="Heading3">
    <w:name w:val="heading 3"/>
    <w:basedOn w:val="Normal"/>
    <w:next w:val="Normal"/>
    <w:qFormat/>
    <w:pPr>
      <w:keepNext/>
      <w:outlineLvl w:val="2"/>
    </w:pPr>
    <w:rPr>
      <w:rFonts w:ascii="Angsana New" w:hAnsi="Angsana New" w:cs="Angsana New"/>
      <w:sz w:val="44"/>
      <w:szCs w:val="44"/>
      <w:lang w:bidi="th-TH"/>
    </w:rPr>
  </w:style>
  <w:style w:type="paragraph" w:styleId="Heading4">
    <w:name w:val="heading 4"/>
    <w:basedOn w:val="Normal"/>
    <w:next w:val="Normal"/>
    <w:qFormat/>
    <w:pPr>
      <w:keepNext/>
      <w:tabs>
        <w:tab w:val="left" w:pos="0"/>
        <w:tab w:val="left" w:pos="1260"/>
        <w:tab w:val="left" w:pos="1440"/>
        <w:tab w:val="left" w:pos="2160"/>
        <w:tab w:val="left" w:pos="2880"/>
        <w:tab w:val="left" w:pos="3600"/>
        <w:tab w:val="left" w:pos="4320"/>
        <w:tab w:val="left" w:pos="5040"/>
        <w:tab w:val="left" w:pos="5760"/>
        <w:tab w:val="left" w:pos="6480"/>
      </w:tabs>
      <w:spacing w:after="120"/>
      <w:outlineLvl w:val="3"/>
    </w:pPr>
    <w:rPr>
      <w:rFonts w:ascii="Arial" w:hAnsi="Arial" w:cs="Angsana New"/>
      <w:color w:val="auto"/>
      <w:lang w:val="en-GB" w:bidi="th-TH"/>
    </w:rPr>
  </w:style>
  <w:style w:type="paragraph" w:styleId="Heading5">
    <w:name w:val="heading 5"/>
    <w:basedOn w:val="Normal"/>
    <w:next w:val="Normal"/>
    <w:link w:val="Heading5Char"/>
    <w:qFormat/>
    <w:pPr>
      <w:keepNext/>
      <w:numPr>
        <w:numId w:val="1"/>
      </w:numPr>
      <w:outlineLvl w:val="4"/>
    </w:pPr>
    <w:rPr>
      <w:rFonts w:ascii="Arial" w:hAnsi="Arial" w:cs="Angsana New"/>
      <w:b/>
      <w:bCs/>
      <w:color w:val="auto"/>
      <w:lang w:val="en-GB" w:bidi="th-TH"/>
    </w:rPr>
  </w:style>
  <w:style w:type="paragraph" w:styleId="Heading6">
    <w:name w:val="heading 6"/>
    <w:basedOn w:val="Normal"/>
    <w:next w:val="Normal"/>
    <w:qFormat/>
    <w:pPr>
      <w:keepNext/>
      <w:autoSpaceDE w:val="0"/>
      <w:autoSpaceDN w:val="0"/>
      <w:adjustRightInd w:val="0"/>
      <w:outlineLvl w:val="5"/>
    </w:pPr>
    <w:rPr>
      <w:rFonts w:cs="Angsana New"/>
      <w:b/>
      <w:bCs/>
      <w:lang w:bidi="th-TH"/>
    </w:rPr>
  </w:style>
  <w:style w:type="paragraph" w:styleId="Heading7">
    <w:name w:val="heading 7"/>
    <w:basedOn w:val="Normal"/>
    <w:next w:val="Normal"/>
    <w:qFormat/>
    <w:pPr>
      <w:keepNext/>
      <w:autoSpaceDE w:val="0"/>
      <w:autoSpaceDN w:val="0"/>
      <w:adjustRightInd w:val="0"/>
      <w:ind w:left="709" w:hanging="567"/>
      <w:outlineLvl w:val="6"/>
    </w:pPr>
    <w:rPr>
      <w:rFonts w:cs="Angsana New"/>
      <w:b/>
      <w:bCs/>
      <w:sz w:val="28"/>
      <w:szCs w:val="28"/>
      <w:lang w:bidi="th-TH"/>
    </w:rPr>
  </w:style>
  <w:style w:type="paragraph" w:styleId="Heading8">
    <w:name w:val="heading 8"/>
    <w:basedOn w:val="Normal"/>
    <w:next w:val="Normal"/>
    <w:qFormat/>
    <w:pPr>
      <w:keepNext/>
      <w:jc w:val="center"/>
      <w:outlineLvl w:val="7"/>
    </w:pPr>
    <w:rPr>
      <w:rFonts w:eastAsia="Cordia New" w:cs="Angsana New"/>
      <w:b/>
      <w:bCs/>
      <w:color w:val="auto"/>
      <w:lang w:eastAsia="th-TH" w:bidi="th-TH"/>
    </w:rPr>
  </w:style>
  <w:style w:type="paragraph" w:styleId="Heading9">
    <w:name w:val="heading 9"/>
    <w:basedOn w:val="Normal"/>
    <w:next w:val="Normal"/>
    <w:qFormat/>
    <w:pPr>
      <w:keepNext/>
      <w:autoSpaceDE w:val="0"/>
      <w:autoSpaceDN w:val="0"/>
      <w:adjustRightInd w:val="0"/>
      <w:ind w:left="709"/>
      <w:jc w:val="center"/>
      <w:outlineLvl w:val="8"/>
    </w:pPr>
    <w:rPr>
      <w:rFonts w:cs="Angsana New"/>
      <w:color w:val="auto"/>
      <w:u w:val="single"/>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tabs>
        <w:tab w:val="left" w:leader="dot" w:pos="8280"/>
        <w:tab w:val="right" w:pos="8640"/>
      </w:tabs>
      <w:ind w:right="720"/>
    </w:pPr>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paragraph" w:styleId="Title">
    <w:name w:val="Title"/>
    <w:basedOn w:val="TOC1"/>
    <w:qFormat/>
    <w:pPr>
      <w:ind w:right="100"/>
    </w:pPr>
    <w:rPr>
      <w:rFonts w:ascii="Arial" w:hAnsi="Arial" w:cs="Angsana New"/>
      <w:b/>
      <w:bCs/>
      <w:sz w:val="28"/>
      <w:szCs w:val="28"/>
      <w:lang w:bidi="th-TH"/>
    </w:rPr>
  </w:style>
  <w:style w:type="paragraph" w:customStyle="1" w:styleId="Header1">
    <w:name w:val="Header 1"/>
    <w:basedOn w:val="Title"/>
    <w:pPr>
      <w:tabs>
        <w:tab w:val="clear" w:pos="8280"/>
        <w:tab w:val="clear" w:pos="8640"/>
      </w:tabs>
      <w:spacing w:before="240"/>
    </w:pPr>
    <w:rPr>
      <w:sz w:val="24"/>
      <w:szCs w:val="24"/>
    </w:rPr>
  </w:style>
  <w:style w:type="paragraph" w:customStyle="1" w:styleId="hangingindent1">
    <w:name w:val="hanging indent 1"/>
    <w:basedOn w:val="Header1"/>
    <w:pPr>
      <w:ind w:left="720" w:hanging="720"/>
    </w:pPr>
    <w:rPr>
      <w:rFonts w:ascii="Times New Roman" w:hAnsi="Times New Roman"/>
      <w:b w:val="0"/>
      <w:bCs w:val="0"/>
    </w:rPr>
  </w:style>
  <w:style w:type="paragraph" w:customStyle="1" w:styleId="hangingindent2">
    <w:name w:val="hanging indent 2"/>
    <w:basedOn w:val="hangingindent1"/>
    <w:pPr>
      <w:ind w:left="1440"/>
    </w:pPr>
  </w:style>
  <w:style w:type="paragraph" w:customStyle="1" w:styleId="paragraph1">
    <w:name w:val="paragraph 1"/>
    <w:basedOn w:val="Header1"/>
    <w:rPr>
      <w:rFonts w:ascii="Times New Roman" w:hAnsi="Times New Roman"/>
      <w:b w:val="0"/>
      <w:bCs w:val="0"/>
    </w:rPr>
  </w:style>
  <w:style w:type="paragraph" w:customStyle="1" w:styleId="paragraph2">
    <w:name w:val="paragraph 2"/>
    <w:basedOn w:val="hangingindent1"/>
    <w:pPr>
      <w:ind w:firstLine="0"/>
    </w:pPr>
  </w:style>
  <w:style w:type="paragraph" w:customStyle="1" w:styleId="paragraph3">
    <w:name w:val="paragraph 3"/>
    <w:basedOn w:val="hangingindent2"/>
    <w:pPr>
      <w:ind w:firstLine="0"/>
    </w:pPr>
  </w:style>
  <w:style w:type="paragraph" w:customStyle="1" w:styleId="hangingindent3">
    <w:name w:val="hanging indent 3"/>
    <w:basedOn w:val="hangingindent2"/>
    <w:pPr>
      <w:ind w:left="2160"/>
    </w:pPr>
  </w:style>
  <w:style w:type="paragraph" w:customStyle="1" w:styleId="hangingindent4">
    <w:name w:val="hanging indent 4"/>
    <w:basedOn w:val="Normal"/>
    <w:pPr>
      <w:spacing w:before="240"/>
      <w:ind w:left="2880" w:right="100" w:hanging="720"/>
    </w:pPr>
  </w:style>
  <w:style w:type="paragraph" w:customStyle="1" w:styleId="paragraph4">
    <w:name w:val="paragraph 4"/>
    <w:basedOn w:val="Normal"/>
    <w:pPr>
      <w:spacing w:before="240"/>
      <w:ind w:left="2160" w:right="100"/>
    </w:pPr>
  </w:style>
  <w:style w:type="paragraph" w:customStyle="1" w:styleId="approvalline">
    <w:name w:val="approval line"/>
    <w:basedOn w:val="Header"/>
    <w:pPr>
      <w:pBdr>
        <w:top w:val="single" w:sz="6" w:space="1" w:color="auto"/>
        <w:left w:val="single" w:sz="6" w:space="1" w:color="auto"/>
        <w:bottom w:val="single" w:sz="6" w:space="1" w:color="auto"/>
        <w:right w:val="single" w:sz="6" w:space="1" w:color="auto"/>
      </w:pBdr>
      <w:tabs>
        <w:tab w:val="left" w:pos="2520"/>
      </w:tabs>
      <w:spacing w:before="240"/>
    </w:pPr>
    <w:rPr>
      <w:rFonts w:ascii="Courier New" w:hAnsi="Courier New" w:cs="Angsana New"/>
      <w:sz w:val="20"/>
      <w:szCs w:val="20"/>
      <w:lang w:bidi="th-TH"/>
    </w:rPr>
  </w:style>
  <w:style w:type="paragraph" w:customStyle="1" w:styleId="relateddoc">
    <w:name w:val="related doc"/>
    <w:basedOn w:val="Normal"/>
    <w:pPr>
      <w:tabs>
        <w:tab w:val="left" w:pos="1620"/>
      </w:tabs>
      <w:ind w:left="720" w:right="100"/>
    </w:pPr>
  </w:style>
  <w:style w:type="paragraph" w:customStyle="1" w:styleId="Header2">
    <w:name w:val="Header 2"/>
    <w:basedOn w:val="Normal"/>
    <w:pPr>
      <w:spacing w:before="240"/>
      <w:ind w:left="720" w:right="100"/>
    </w:pPr>
    <w:rPr>
      <w:rFonts w:ascii="Arial" w:hAnsi="Arial" w:cs="Angsana New"/>
      <w:b/>
      <w:bCs/>
      <w:lang w:bidi="th-TH"/>
    </w:rPr>
  </w:style>
  <w:style w:type="paragraph" w:customStyle="1" w:styleId="Tabletext">
    <w:name w:val="Table text"/>
    <w:basedOn w:val="Normal"/>
    <w:pPr>
      <w:spacing w:after="40"/>
    </w:pPr>
  </w:style>
  <w:style w:type="paragraph" w:customStyle="1" w:styleId="CTchaptertitlemod1">
    <w:name w:val="CT chapter title mod1"/>
    <w:basedOn w:val="bodyflushleft"/>
    <w:pPr>
      <w:spacing w:before="240" w:line="240" w:lineRule="auto"/>
      <w:jc w:val="right"/>
    </w:pPr>
    <w:rPr>
      <w:rFonts w:ascii="Arial" w:hAnsi="Arial"/>
      <w:b/>
      <w:bCs/>
      <w:i w:val="0"/>
      <w:iCs w:val="0"/>
      <w:sz w:val="48"/>
      <w:szCs w:val="48"/>
    </w:rPr>
  </w:style>
  <w:style w:type="paragraph" w:customStyle="1" w:styleId="bodyflushleft">
    <w:name w:val="body.flush.left"/>
    <w:basedOn w:val="BodyInitialCap"/>
    <w:pPr>
      <w:spacing w:before="260" w:after="120"/>
      <w:ind w:firstLine="0"/>
    </w:pPr>
    <w:rPr>
      <w:rFonts w:ascii="Times New Roman" w:hAnsi="Times New Roman"/>
      <w:i/>
      <w:iCs/>
    </w:rPr>
  </w:style>
  <w:style w:type="paragraph" w:customStyle="1" w:styleId="BodyInitialCap">
    <w:name w:val="Body.Initial.Cap"/>
    <w:basedOn w:val="Normal"/>
    <w:next w:val="Body"/>
    <w:pPr>
      <w:spacing w:before="240" w:line="260" w:lineRule="exact"/>
      <w:ind w:firstLine="2880"/>
      <w:jc w:val="both"/>
    </w:pPr>
    <w:rPr>
      <w:rFonts w:ascii="New York" w:hAnsi="New York" w:cs="Angsana New"/>
      <w:color w:val="auto"/>
      <w:sz w:val="20"/>
      <w:szCs w:val="20"/>
      <w:lang w:bidi="th-TH"/>
    </w:rPr>
  </w:style>
  <w:style w:type="paragraph" w:customStyle="1" w:styleId="Body">
    <w:name w:val="Body"/>
    <w:basedOn w:val="Normal"/>
    <w:pPr>
      <w:spacing w:line="260" w:lineRule="exact"/>
      <w:ind w:firstLine="480"/>
      <w:jc w:val="both"/>
    </w:pPr>
    <w:rPr>
      <w:rFonts w:ascii="Font2008" w:hAnsi="Font2008" w:cs="Angsana New"/>
      <w:color w:val="auto"/>
      <w:sz w:val="20"/>
      <w:szCs w:val="20"/>
      <w:lang w:bidi="th-TH"/>
    </w:rPr>
  </w:style>
  <w:style w:type="paragraph" w:customStyle="1" w:styleId="Header220">
    <w:name w:val="Header 220"/>
    <w:basedOn w:val="Normal"/>
    <w:pPr>
      <w:tabs>
        <w:tab w:val="left" w:pos="720"/>
      </w:tabs>
      <w:spacing w:before="240"/>
      <w:ind w:left="720" w:right="100"/>
    </w:pPr>
    <w:rPr>
      <w:rFonts w:ascii="Helvetica" w:hAnsi="Helvetica" w:cs="Angsana New"/>
      <w:b/>
      <w:bCs/>
      <w:caps/>
      <w:color w:val="auto"/>
      <w:sz w:val="20"/>
      <w:szCs w:val="20"/>
      <w:lang w:bidi="th-TH"/>
    </w:rPr>
  </w:style>
  <w:style w:type="paragraph" w:customStyle="1" w:styleId="Header120">
    <w:name w:val="Header 120"/>
    <w:basedOn w:val="Title"/>
    <w:pPr>
      <w:tabs>
        <w:tab w:val="clear" w:pos="8280"/>
        <w:tab w:val="clear" w:pos="8640"/>
        <w:tab w:val="right" w:leader="dot" w:pos="7560"/>
      </w:tabs>
      <w:spacing w:before="240"/>
    </w:pPr>
    <w:rPr>
      <w:rFonts w:ascii="Helvetica" w:hAnsi="Helvetica"/>
      <w:caps/>
      <w:smallCaps/>
      <w:color w:val="auto"/>
      <w:sz w:val="24"/>
      <w:szCs w:val="24"/>
    </w:rPr>
  </w:style>
  <w:style w:type="paragraph" w:customStyle="1" w:styleId="hangingindent216">
    <w:name w:val="hanging indent 216"/>
    <w:basedOn w:val="Normal"/>
    <w:pPr>
      <w:spacing w:before="240"/>
      <w:ind w:left="1440" w:right="100" w:hanging="720"/>
    </w:pPr>
    <w:rPr>
      <w:rFonts w:ascii="Times" w:hAnsi="Times" w:cs="Angsana New"/>
      <w:color w:val="auto"/>
      <w:sz w:val="20"/>
      <w:szCs w:val="20"/>
      <w:lang w:bidi="th-TH"/>
    </w:rPr>
  </w:style>
  <w:style w:type="paragraph" w:customStyle="1" w:styleId="paragraph220">
    <w:name w:val="paragraph 220"/>
    <w:basedOn w:val="Normal"/>
    <w:pPr>
      <w:spacing w:before="240"/>
      <w:ind w:left="720" w:right="100"/>
    </w:pPr>
    <w:rPr>
      <w:rFonts w:ascii="Times" w:hAnsi="Times" w:cs="Angsana New"/>
      <w:color w:val="auto"/>
      <w:sz w:val="20"/>
      <w:szCs w:val="20"/>
      <w:lang w:bidi="th-TH"/>
    </w:rPr>
  </w:style>
  <w:style w:type="paragraph" w:customStyle="1" w:styleId="paragraph321">
    <w:name w:val="paragraph 321"/>
    <w:basedOn w:val="Normal"/>
    <w:pPr>
      <w:spacing w:before="240"/>
      <w:ind w:left="1440"/>
    </w:pPr>
    <w:rPr>
      <w:rFonts w:ascii="Times" w:hAnsi="Times" w:cs="Angsana New"/>
      <w:color w:val="auto"/>
      <w:sz w:val="20"/>
      <w:szCs w:val="20"/>
      <w:lang w:bidi="th-TH"/>
    </w:rPr>
  </w:style>
  <w:style w:type="paragraph" w:customStyle="1" w:styleId="relateddoc13">
    <w:name w:val="related doc13"/>
    <w:basedOn w:val="Normal"/>
    <w:pPr>
      <w:tabs>
        <w:tab w:val="left" w:pos="1620"/>
      </w:tabs>
      <w:ind w:left="720" w:right="100"/>
    </w:pPr>
    <w:rPr>
      <w:rFonts w:ascii="Times" w:hAnsi="Times" w:cs="Angsana New"/>
      <w:color w:val="auto"/>
      <w:sz w:val="20"/>
      <w:szCs w:val="20"/>
      <w:lang w:bidi="th-TH"/>
    </w:rPr>
  </w:style>
  <w:style w:type="paragraph" w:customStyle="1" w:styleId="ISOHEAD">
    <w:name w:val="ISO HEAD"/>
    <w:basedOn w:val="ISOCLAUSE"/>
    <w:next w:val="ISOCLAUSE"/>
    <w:pPr>
      <w:keepNext/>
      <w:spacing w:before="100"/>
    </w:pPr>
    <w:rPr>
      <w:rFonts w:cs="Angsana New"/>
      <w:b/>
      <w:bCs/>
      <w:lang w:bidi="th-TH"/>
    </w:rPr>
  </w:style>
  <w:style w:type="paragraph" w:customStyle="1" w:styleId="ISOCLAUSE">
    <w:name w:val="ISO CLAUSE"/>
    <w:pPr>
      <w:widowControl w:val="0"/>
      <w:tabs>
        <w:tab w:val="left" w:pos="720"/>
      </w:tabs>
      <w:overflowPunct w:val="0"/>
      <w:autoSpaceDE w:val="0"/>
      <w:autoSpaceDN w:val="0"/>
      <w:adjustRightInd w:val="0"/>
      <w:spacing w:before="60" w:after="144"/>
      <w:ind w:left="720" w:hanging="720"/>
      <w:textAlignment w:val="baseline"/>
    </w:pPr>
    <w:rPr>
      <w:rFonts w:ascii="Times New Roman" w:hAnsi="Times New Roman" w:cs="Times New Roman"/>
      <w:sz w:val="24"/>
      <w:szCs w:val="24"/>
      <w:lang w:bidi="ar-SA"/>
    </w:rPr>
  </w:style>
  <w:style w:type="paragraph" w:customStyle="1" w:styleId="ISOBULLET">
    <w:name w:val="ISO BULLET"/>
    <w:basedOn w:val="ISOCLAUSE"/>
    <w:pPr>
      <w:spacing w:after="72"/>
      <w:ind w:left="936" w:hanging="216"/>
    </w:pPr>
  </w:style>
  <w:style w:type="character" w:customStyle="1" w:styleId="ISOCOMMENT">
    <w:name w:val="ISO COMMENT"/>
    <w:rPr>
      <w:rFonts w:ascii="Times New Roman" w:hAnsi="Times New Roman"/>
      <w:i/>
      <w:iCs/>
      <w:noProof w:val="0"/>
      <w:color w:val="0000FF"/>
      <w:sz w:val="20"/>
      <w:szCs w:val="20"/>
      <w:lang w:val="en-US" w:bidi="th-TH"/>
    </w:rPr>
  </w:style>
  <w:style w:type="table" w:styleId="TableGrid">
    <w:name w:val="Table Grid"/>
    <w:basedOn w:val="TableNormal"/>
    <w:uiPriority w:val="39"/>
    <w:rsid w:val="009134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OFULLTEXT">
    <w:name w:val="ISO FULL TEXT"/>
    <w:basedOn w:val="ISOCLAUSE"/>
    <w:rsid w:val="00AE6AB1"/>
    <w:pPr>
      <w:ind w:left="0" w:firstLine="0"/>
    </w:pPr>
  </w:style>
  <w:style w:type="paragraph" w:styleId="ListParagraph">
    <w:name w:val="List Paragraph"/>
    <w:basedOn w:val="Normal"/>
    <w:uiPriority w:val="34"/>
    <w:qFormat/>
    <w:rsid w:val="00DB3E23"/>
    <w:pPr>
      <w:ind w:left="720"/>
    </w:pPr>
  </w:style>
  <w:style w:type="character" w:styleId="Hyperlink">
    <w:name w:val="Hyperlink"/>
    <w:basedOn w:val="DefaultParagraphFont"/>
    <w:uiPriority w:val="99"/>
    <w:rsid w:val="00020362"/>
    <w:rPr>
      <w:color w:val="0563C1" w:themeColor="hyperlink"/>
      <w:u w:val="single"/>
    </w:rPr>
  </w:style>
  <w:style w:type="character" w:styleId="UnresolvedMention">
    <w:name w:val="Unresolved Mention"/>
    <w:basedOn w:val="DefaultParagraphFont"/>
    <w:uiPriority w:val="99"/>
    <w:semiHidden/>
    <w:unhideWhenUsed/>
    <w:rsid w:val="00020362"/>
    <w:rPr>
      <w:color w:val="605E5C"/>
      <w:shd w:val="clear" w:color="auto" w:fill="E1DFDD"/>
    </w:rPr>
  </w:style>
  <w:style w:type="character" w:styleId="FollowedHyperlink">
    <w:name w:val="FollowedHyperlink"/>
    <w:basedOn w:val="DefaultParagraphFont"/>
    <w:rsid w:val="00020362"/>
    <w:rPr>
      <w:color w:val="954F72" w:themeColor="followedHyperlink"/>
      <w:u w:val="single"/>
    </w:rPr>
  </w:style>
  <w:style w:type="paragraph" w:styleId="FootnoteText">
    <w:name w:val="footnote text"/>
    <w:basedOn w:val="Normal"/>
    <w:link w:val="FootnoteTextChar"/>
    <w:uiPriority w:val="99"/>
    <w:unhideWhenUsed/>
    <w:rsid w:val="007C0361"/>
    <w:rPr>
      <w:rFonts w:asciiTheme="minorHAnsi" w:eastAsiaTheme="minorHAnsi" w:hAnsiTheme="minorHAnsi" w:cstheme="minorBidi"/>
      <w:color w:val="auto"/>
      <w:sz w:val="20"/>
      <w:szCs w:val="25"/>
      <w:lang w:bidi="th-TH"/>
    </w:rPr>
  </w:style>
  <w:style w:type="character" w:customStyle="1" w:styleId="FootnoteTextChar">
    <w:name w:val="Footnote Text Char"/>
    <w:basedOn w:val="DefaultParagraphFont"/>
    <w:link w:val="FootnoteText"/>
    <w:uiPriority w:val="99"/>
    <w:rsid w:val="007C0361"/>
    <w:rPr>
      <w:rFonts w:asciiTheme="minorHAnsi" w:eastAsiaTheme="minorHAnsi" w:hAnsiTheme="minorHAnsi" w:cstheme="minorBidi"/>
      <w:szCs w:val="25"/>
    </w:rPr>
  </w:style>
  <w:style w:type="character" w:styleId="FootnoteReference">
    <w:name w:val="footnote reference"/>
    <w:basedOn w:val="DefaultParagraphFont"/>
    <w:uiPriority w:val="99"/>
    <w:unhideWhenUsed/>
    <w:rsid w:val="007C0361"/>
    <w:rPr>
      <w:vertAlign w:val="superscript"/>
    </w:rPr>
  </w:style>
  <w:style w:type="paragraph" w:styleId="NoSpacing">
    <w:name w:val="No Spacing"/>
    <w:link w:val="NoSpacingChar"/>
    <w:uiPriority w:val="1"/>
    <w:qFormat/>
    <w:rsid w:val="00167654"/>
    <w:rPr>
      <w:rFonts w:asciiTheme="minorHAnsi" w:eastAsiaTheme="minorHAnsi" w:hAnsiTheme="minorHAnsi" w:cstheme="minorBidi"/>
      <w:sz w:val="22"/>
      <w:szCs w:val="28"/>
    </w:rPr>
  </w:style>
  <w:style w:type="character" w:customStyle="1" w:styleId="NoSpacingChar">
    <w:name w:val="No Spacing Char"/>
    <w:basedOn w:val="DefaultParagraphFont"/>
    <w:link w:val="NoSpacing"/>
    <w:uiPriority w:val="1"/>
    <w:rsid w:val="00167654"/>
    <w:rPr>
      <w:rFonts w:asciiTheme="minorHAnsi" w:eastAsiaTheme="minorHAnsi" w:hAnsiTheme="minorHAnsi" w:cstheme="minorBidi"/>
      <w:sz w:val="22"/>
      <w:szCs w:val="28"/>
    </w:rPr>
  </w:style>
  <w:style w:type="character" w:styleId="Emphasis">
    <w:name w:val="Emphasis"/>
    <w:basedOn w:val="DefaultParagraphFont"/>
    <w:qFormat/>
    <w:rsid w:val="00F5090C"/>
    <w:rPr>
      <w:i/>
      <w:iCs/>
    </w:rPr>
  </w:style>
  <w:style w:type="character" w:styleId="Strong">
    <w:name w:val="Strong"/>
    <w:basedOn w:val="DefaultParagraphFont"/>
    <w:qFormat/>
    <w:rsid w:val="00EE1BC3"/>
    <w:rPr>
      <w:b/>
      <w:bCs/>
    </w:rPr>
  </w:style>
  <w:style w:type="character" w:customStyle="1" w:styleId="Heading5Char">
    <w:name w:val="Heading 5 Char"/>
    <w:basedOn w:val="DefaultParagraphFont"/>
    <w:link w:val="Heading5"/>
    <w:rsid w:val="009E37C8"/>
    <w:rPr>
      <w:rFonts w:ascii="Arial" w:hAnsi="Arial"/>
      <w:b/>
      <w:bCs/>
      <w:sz w:val="24"/>
      <w:szCs w:val="24"/>
      <w:lang w:val="en-GB"/>
    </w:rPr>
  </w:style>
  <w:style w:type="character" w:styleId="CommentReference">
    <w:name w:val="annotation reference"/>
    <w:basedOn w:val="DefaultParagraphFont"/>
    <w:rsid w:val="00394FBC"/>
    <w:rPr>
      <w:sz w:val="16"/>
      <w:szCs w:val="16"/>
    </w:rPr>
  </w:style>
  <w:style w:type="paragraph" w:styleId="CommentText">
    <w:name w:val="annotation text"/>
    <w:basedOn w:val="Normal"/>
    <w:link w:val="CommentTextChar"/>
    <w:rsid w:val="00394FBC"/>
    <w:rPr>
      <w:sz w:val="20"/>
      <w:szCs w:val="20"/>
    </w:rPr>
  </w:style>
  <w:style w:type="character" w:customStyle="1" w:styleId="CommentTextChar">
    <w:name w:val="Comment Text Char"/>
    <w:basedOn w:val="DefaultParagraphFont"/>
    <w:link w:val="CommentText"/>
    <w:rsid w:val="00394FBC"/>
    <w:rPr>
      <w:rFonts w:ascii="Times New Roman" w:hAnsi="Times New Roman" w:cs="Times New Roman"/>
      <w:color w:val="000000"/>
      <w:lang w:bidi="ar-SA"/>
    </w:rPr>
  </w:style>
  <w:style w:type="paragraph" w:styleId="CommentSubject">
    <w:name w:val="annotation subject"/>
    <w:basedOn w:val="CommentText"/>
    <w:next w:val="CommentText"/>
    <w:link w:val="CommentSubjectChar"/>
    <w:rsid w:val="00394FBC"/>
    <w:rPr>
      <w:b/>
      <w:bCs/>
    </w:rPr>
  </w:style>
  <w:style w:type="character" w:customStyle="1" w:styleId="CommentSubjectChar">
    <w:name w:val="Comment Subject Char"/>
    <w:basedOn w:val="CommentTextChar"/>
    <w:link w:val="CommentSubject"/>
    <w:rsid w:val="00394FBC"/>
    <w:rPr>
      <w:rFonts w:ascii="Times New Roman" w:hAnsi="Times New Roman" w:cs="Times New Roman"/>
      <w:b/>
      <w:bCs/>
      <w:color w:val="000000"/>
      <w:lang w:bidi="ar-SA"/>
    </w:rPr>
  </w:style>
  <w:style w:type="paragraph" w:customStyle="1" w:styleId="Default">
    <w:name w:val="Default"/>
    <w:rsid w:val="00F244D2"/>
    <w:pPr>
      <w:autoSpaceDE w:val="0"/>
      <w:autoSpaceDN w:val="0"/>
      <w:adjustRightInd w:val="0"/>
    </w:pPr>
    <w:rPr>
      <w:rFonts w:ascii="Calibri" w:eastAsiaTheme="minorHAnsi" w:hAnsi="Calibri" w:cs="Calibri"/>
      <w:color w:val="000000"/>
      <w:sz w:val="24"/>
      <w:szCs w:val="24"/>
    </w:rPr>
  </w:style>
  <w:style w:type="character" w:customStyle="1" w:styleId="FooterChar">
    <w:name w:val="Footer Char"/>
    <w:basedOn w:val="DefaultParagraphFont"/>
    <w:link w:val="Footer"/>
    <w:uiPriority w:val="99"/>
    <w:rsid w:val="00CB067F"/>
    <w:rPr>
      <w:rFonts w:ascii="Times New Roman" w:hAnsi="Times New Roman" w:cs="Times New Roman"/>
      <w:color w:val="000000"/>
      <w:sz w:val="24"/>
      <w:szCs w:val="24"/>
      <w:lang w:bidi="ar-SA"/>
    </w:rPr>
  </w:style>
  <w:style w:type="paragraph" w:styleId="Revision">
    <w:name w:val="Revision"/>
    <w:hidden/>
    <w:uiPriority w:val="99"/>
    <w:semiHidden/>
    <w:rsid w:val="006A5A5C"/>
    <w:rPr>
      <w:rFonts w:ascii="Times New Roman" w:hAnsi="Times New Roman" w:cs="Times New Roman"/>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838">
      <w:bodyDiv w:val="1"/>
      <w:marLeft w:val="0"/>
      <w:marRight w:val="0"/>
      <w:marTop w:val="0"/>
      <w:marBottom w:val="0"/>
      <w:divBdr>
        <w:top w:val="none" w:sz="0" w:space="0" w:color="auto"/>
        <w:left w:val="none" w:sz="0" w:space="0" w:color="auto"/>
        <w:bottom w:val="none" w:sz="0" w:space="0" w:color="auto"/>
        <w:right w:val="none" w:sz="0" w:space="0" w:color="auto"/>
      </w:divBdr>
    </w:div>
    <w:div w:id="31879390">
      <w:bodyDiv w:val="1"/>
      <w:marLeft w:val="0"/>
      <w:marRight w:val="0"/>
      <w:marTop w:val="0"/>
      <w:marBottom w:val="0"/>
      <w:divBdr>
        <w:top w:val="none" w:sz="0" w:space="0" w:color="auto"/>
        <w:left w:val="none" w:sz="0" w:space="0" w:color="auto"/>
        <w:bottom w:val="none" w:sz="0" w:space="0" w:color="auto"/>
        <w:right w:val="none" w:sz="0" w:space="0" w:color="auto"/>
      </w:divBdr>
    </w:div>
    <w:div w:id="92670689">
      <w:bodyDiv w:val="1"/>
      <w:marLeft w:val="0"/>
      <w:marRight w:val="0"/>
      <w:marTop w:val="0"/>
      <w:marBottom w:val="0"/>
      <w:divBdr>
        <w:top w:val="none" w:sz="0" w:space="0" w:color="auto"/>
        <w:left w:val="none" w:sz="0" w:space="0" w:color="auto"/>
        <w:bottom w:val="none" w:sz="0" w:space="0" w:color="auto"/>
        <w:right w:val="none" w:sz="0" w:space="0" w:color="auto"/>
      </w:divBdr>
    </w:div>
    <w:div w:id="118842218">
      <w:bodyDiv w:val="1"/>
      <w:marLeft w:val="0"/>
      <w:marRight w:val="0"/>
      <w:marTop w:val="0"/>
      <w:marBottom w:val="0"/>
      <w:divBdr>
        <w:top w:val="none" w:sz="0" w:space="0" w:color="auto"/>
        <w:left w:val="none" w:sz="0" w:space="0" w:color="auto"/>
        <w:bottom w:val="none" w:sz="0" w:space="0" w:color="auto"/>
        <w:right w:val="none" w:sz="0" w:space="0" w:color="auto"/>
      </w:divBdr>
    </w:div>
    <w:div w:id="224217184">
      <w:bodyDiv w:val="1"/>
      <w:marLeft w:val="0"/>
      <w:marRight w:val="0"/>
      <w:marTop w:val="0"/>
      <w:marBottom w:val="0"/>
      <w:divBdr>
        <w:top w:val="none" w:sz="0" w:space="0" w:color="auto"/>
        <w:left w:val="none" w:sz="0" w:space="0" w:color="auto"/>
        <w:bottom w:val="none" w:sz="0" w:space="0" w:color="auto"/>
        <w:right w:val="none" w:sz="0" w:space="0" w:color="auto"/>
      </w:divBdr>
    </w:div>
    <w:div w:id="840195270">
      <w:bodyDiv w:val="1"/>
      <w:marLeft w:val="0"/>
      <w:marRight w:val="0"/>
      <w:marTop w:val="0"/>
      <w:marBottom w:val="0"/>
      <w:divBdr>
        <w:top w:val="none" w:sz="0" w:space="0" w:color="auto"/>
        <w:left w:val="none" w:sz="0" w:space="0" w:color="auto"/>
        <w:bottom w:val="none" w:sz="0" w:space="0" w:color="auto"/>
        <w:right w:val="none" w:sz="0" w:space="0" w:color="auto"/>
      </w:divBdr>
    </w:div>
    <w:div w:id="1041976234">
      <w:bodyDiv w:val="1"/>
      <w:marLeft w:val="0"/>
      <w:marRight w:val="0"/>
      <w:marTop w:val="0"/>
      <w:marBottom w:val="0"/>
      <w:divBdr>
        <w:top w:val="none" w:sz="0" w:space="0" w:color="auto"/>
        <w:left w:val="none" w:sz="0" w:space="0" w:color="auto"/>
        <w:bottom w:val="none" w:sz="0" w:space="0" w:color="auto"/>
        <w:right w:val="none" w:sz="0" w:space="0" w:color="auto"/>
      </w:divBdr>
    </w:div>
    <w:div w:id="1084378462">
      <w:bodyDiv w:val="1"/>
      <w:marLeft w:val="0"/>
      <w:marRight w:val="0"/>
      <w:marTop w:val="0"/>
      <w:marBottom w:val="0"/>
      <w:divBdr>
        <w:top w:val="none" w:sz="0" w:space="0" w:color="auto"/>
        <w:left w:val="none" w:sz="0" w:space="0" w:color="auto"/>
        <w:bottom w:val="none" w:sz="0" w:space="0" w:color="auto"/>
        <w:right w:val="none" w:sz="0" w:space="0" w:color="auto"/>
      </w:divBdr>
    </w:div>
    <w:div w:id="1238630592">
      <w:bodyDiv w:val="1"/>
      <w:marLeft w:val="0"/>
      <w:marRight w:val="0"/>
      <w:marTop w:val="0"/>
      <w:marBottom w:val="0"/>
      <w:divBdr>
        <w:top w:val="none" w:sz="0" w:space="0" w:color="auto"/>
        <w:left w:val="none" w:sz="0" w:space="0" w:color="auto"/>
        <w:bottom w:val="none" w:sz="0" w:space="0" w:color="auto"/>
        <w:right w:val="none" w:sz="0" w:space="0" w:color="auto"/>
      </w:divBdr>
    </w:div>
    <w:div w:id="1343095218">
      <w:bodyDiv w:val="1"/>
      <w:marLeft w:val="0"/>
      <w:marRight w:val="0"/>
      <w:marTop w:val="0"/>
      <w:marBottom w:val="0"/>
      <w:divBdr>
        <w:top w:val="none" w:sz="0" w:space="0" w:color="auto"/>
        <w:left w:val="none" w:sz="0" w:space="0" w:color="auto"/>
        <w:bottom w:val="none" w:sz="0" w:space="0" w:color="auto"/>
        <w:right w:val="none" w:sz="0" w:space="0" w:color="auto"/>
      </w:divBdr>
    </w:div>
    <w:div w:id="1441339423">
      <w:bodyDiv w:val="1"/>
      <w:marLeft w:val="0"/>
      <w:marRight w:val="0"/>
      <w:marTop w:val="0"/>
      <w:marBottom w:val="0"/>
      <w:divBdr>
        <w:top w:val="none" w:sz="0" w:space="0" w:color="auto"/>
        <w:left w:val="none" w:sz="0" w:space="0" w:color="auto"/>
        <w:bottom w:val="none" w:sz="0" w:space="0" w:color="auto"/>
        <w:right w:val="none" w:sz="0" w:space="0" w:color="auto"/>
      </w:divBdr>
    </w:div>
    <w:div w:id="1737167034">
      <w:bodyDiv w:val="1"/>
      <w:marLeft w:val="0"/>
      <w:marRight w:val="0"/>
      <w:marTop w:val="0"/>
      <w:marBottom w:val="0"/>
      <w:divBdr>
        <w:top w:val="none" w:sz="0" w:space="0" w:color="auto"/>
        <w:left w:val="none" w:sz="0" w:space="0" w:color="auto"/>
        <w:bottom w:val="none" w:sz="0" w:space="0" w:color="auto"/>
        <w:right w:val="none" w:sz="0" w:space="0" w:color="auto"/>
      </w:divBdr>
    </w:div>
    <w:div w:id="1952281428">
      <w:bodyDiv w:val="1"/>
      <w:marLeft w:val="0"/>
      <w:marRight w:val="0"/>
      <w:marTop w:val="0"/>
      <w:marBottom w:val="0"/>
      <w:divBdr>
        <w:top w:val="none" w:sz="0" w:space="0" w:color="auto"/>
        <w:left w:val="none" w:sz="0" w:space="0" w:color="auto"/>
        <w:bottom w:val="none" w:sz="0" w:space="0" w:color="auto"/>
        <w:right w:val="none" w:sz="0" w:space="0" w:color="auto"/>
      </w:divBdr>
    </w:div>
    <w:div w:id="1973170511">
      <w:bodyDiv w:val="1"/>
      <w:marLeft w:val="0"/>
      <w:marRight w:val="0"/>
      <w:marTop w:val="0"/>
      <w:marBottom w:val="0"/>
      <w:divBdr>
        <w:top w:val="none" w:sz="0" w:space="0" w:color="auto"/>
        <w:left w:val="none" w:sz="0" w:space="0" w:color="auto"/>
        <w:bottom w:val="none" w:sz="0" w:space="0" w:color="auto"/>
        <w:right w:val="none" w:sz="0" w:space="0" w:color="auto"/>
      </w:divBdr>
    </w:div>
    <w:div w:id="1983777655">
      <w:bodyDiv w:val="1"/>
      <w:marLeft w:val="0"/>
      <w:marRight w:val="0"/>
      <w:marTop w:val="0"/>
      <w:marBottom w:val="0"/>
      <w:divBdr>
        <w:top w:val="none" w:sz="0" w:space="0" w:color="auto"/>
        <w:left w:val="none" w:sz="0" w:space="0" w:color="auto"/>
        <w:bottom w:val="none" w:sz="0" w:space="0" w:color="auto"/>
        <w:right w:val="none" w:sz="0" w:space="0" w:color="auto"/>
      </w:divBdr>
    </w:div>
    <w:div w:id="2035493366">
      <w:bodyDiv w:val="1"/>
      <w:marLeft w:val="0"/>
      <w:marRight w:val="0"/>
      <w:marTop w:val="0"/>
      <w:marBottom w:val="0"/>
      <w:divBdr>
        <w:top w:val="none" w:sz="0" w:space="0" w:color="auto"/>
        <w:left w:val="none" w:sz="0" w:space="0" w:color="auto"/>
        <w:bottom w:val="none" w:sz="0" w:space="0" w:color="auto"/>
        <w:right w:val="none" w:sz="0" w:space="0" w:color="auto"/>
      </w:divBdr>
    </w:div>
    <w:div w:id="2089497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image" Target="media/image6.png"/><Relationship Id="rId42" Type="http://schemas.openxmlformats.org/officeDocument/2006/relationships/diagramLayout" Target="diagrams/layout4.xml"/><Relationship Id="rId63" Type="http://schemas.openxmlformats.org/officeDocument/2006/relationships/image" Target="media/image19.emf"/><Relationship Id="rId84" Type="http://schemas.openxmlformats.org/officeDocument/2006/relationships/image" Target="media/image40.emf"/><Relationship Id="rId16" Type="http://schemas.openxmlformats.org/officeDocument/2006/relationships/image" Target="media/image3.png"/><Relationship Id="rId107" Type="http://schemas.openxmlformats.org/officeDocument/2006/relationships/image" Target="media/image63.png"/><Relationship Id="rId11" Type="http://schemas.openxmlformats.org/officeDocument/2006/relationships/endnotes" Target="endnotes.xml"/><Relationship Id="rId32" Type="http://schemas.microsoft.com/office/2007/relationships/diagramDrawing" Target="diagrams/drawing2.xml"/><Relationship Id="rId37" Type="http://schemas.openxmlformats.org/officeDocument/2006/relationships/diagramQuickStyle" Target="diagrams/quickStyle3.xml"/><Relationship Id="rId53" Type="http://schemas.microsoft.com/office/2007/relationships/diagramDrawing" Target="diagrams/drawing5.xml"/><Relationship Id="rId58" Type="http://schemas.openxmlformats.org/officeDocument/2006/relationships/hyperlink" Target="https://web.yammer.com/main/groups/eyJfdHlwZSI6Ikdyb3VwIiwiaWQiOiI2MzA0NDI0NzU1MiJ9/all" TargetMode="External"/><Relationship Id="rId74" Type="http://schemas.openxmlformats.org/officeDocument/2006/relationships/image" Target="media/image30.emf"/><Relationship Id="rId79" Type="http://schemas.openxmlformats.org/officeDocument/2006/relationships/image" Target="media/image35.emf"/><Relationship Id="rId102" Type="http://schemas.openxmlformats.org/officeDocument/2006/relationships/image" Target="media/image58.emf"/><Relationship Id="rId123" Type="http://schemas.openxmlformats.org/officeDocument/2006/relationships/image" Target="media/image77.png"/><Relationship Id="rId128" Type="http://schemas.openxmlformats.org/officeDocument/2006/relationships/footer" Target="footer2.xml"/><Relationship Id="rId5" Type="http://schemas.openxmlformats.org/officeDocument/2006/relationships/customXml" Target="../customXml/item5.xml"/><Relationship Id="rId90" Type="http://schemas.openxmlformats.org/officeDocument/2006/relationships/image" Target="media/image46.emf"/><Relationship Id="rId95" Type="http://schemas.openxmlformats.org/officeDocument/2006/relationships/image" Target="media/image51.emf"/><Relationship Id="rId22" Type="http://schemas.openxmlformats.org/officeDocument/2006/relationships/hyperlink" Target="https://www.digikey.com/en/products" TargetMode="External"/><Relationship Id="rId27" Type="http://schemas.microsoft.com/office/2007/relationships/diagramDrawing" Target="diagrams/drawing1.xml"/><Relationship Id="rId43" Type="http://schemas.openxmlformats.org/officeDocument/2006/relationships/diagramQuickStyle" Target="diagrams/quickStyle4.xml"/><Relationship Id="rId48" Type="http://schemas.openxmlformats.org/officeDocument/2006/relationships/hyperlink" Target="https://teams.microsoft.com/_" TargetMode="External"/><Relationship Id="rId64" Type="http://schemas.openxmlformats.org/officeDocument/2006/relationships/image" Target="media/image20.emf"/><Relationship Id="rId69" Type="http://schemas.openxmlformats.org/officeDocument/2006/relationships/image" Target="media/image25.emf"/><Relationship Id="rId113" Type="http://schemas.openxmlformats.org/officeDocument/2006/relationships/image" Target="media/image67.png"/><Relationship Id="rId118" Type="http://schemas.openxmlformats.org/officeDocument/2006/relationships/image" Target="media/image72.png"/><Relationship Id="rId80" Type="http://schemas.openxmlformats.org/officeDocument/2006/relationships/image" Target="media/image36.emf"/><Relationship Id="rId85" Type="http://schemas.openxmlformats.org/officeDocument/2006/relationships/image" Target="media/image41.emf"/><Relationship Id="rId12" Type="http://schemas.openxmlformats.org/officeDocument/2006/relationships/image" Target="media/image1.png"/><Relationship Id="rId17" Type="http://schemas.openxmlformats.org/officeDocument/2006/relationships/hyperlink" Target="https://daconinspection.sharepoint.com/:x:/s/RDEElectronics/EWtT3KNoh3JBq2e6PkqxqtABJDAwevd7eMEKl_rTA1NjGw?e=4iubgN" TargetMode="External"/><Relationship Id="rId33" Type="http://schemas.openxmlformats.org/officeDocument/2006/relationships/hyperlink" Target="https://daconinspection.sharepoint.com/sites/DEXTH-RDEElectronics/Shared%20Documents/Forms/AllItems.aspx?viewid=6f42daf3%2D1c39%2D4499%2Db982%2Da1887001f511&amp;id=%2Fsites%2FRDEElectronics%2FShared%20Documents%2FElectronics%20Design" TargetMode="External"/><Relationship Id="rId38" Type="http://schemas.openxmlformats.org/officeDocument/2006/relationships/diagramColors" Target="diagrams/colors3.xml"/><Relationship Id="rId59" Type="http://schemas.openxmlformats.org/officeDocument/2006/relationships/image" Target="media/image15.png"/><Relationship Id="rId103" Type="http://schemas.openxmlformats.org/officeDocument/2006/relationships/image" Target="media/image59.emf"/><Relationship Id="rId108" Type="http://schemas.openxmlformats.org/officeDocument/2006/relationships/image" Target="media/image64.png"/><Relationship Id="rId124" Type="http://schemas.openxmlformats.org/officeDocument/2006/relationships/image" Target="media/image78.png"/><Relationship Id="rId129" Type="http://schemas.openxmlformats.org/officeDocument/2006/relationships/header" Target="header3.xml"/><Relationship Id="rId54" Type="http://schemas.openxmlformats.org/officeDocument/2006/relationships/hyperlink" Target="https://daconinspection.sharepoint.com/sites/DEXTH-RDEElectronics/Shared%20Documents/Forms/AllItems.aspx?viewid=6f42daf3%2D1c39%2D4499%2Db982%2Da1887001f511&amp;id=%2Fsites%2FRDEElectronics%2FShared%20Documents%2FGeneral%2FMS%20Teams%20Cover%20Page" TargetMode="External"/><Relationship Id="rId70" Type="http://schemas.openxmlformats.org/officeDocument/2006/relationships/image" Target="media/image26.emf"/><Relationship Id="rId75" Type="http://schemas.openxmlformats.org/officeDocument/2006/relationships/image" Target="media/image31.emf"/><Relationship Id="rId91" Type="http://schemas.openxmlformats.org/officeDocument/2006/relationships/image" Target="media/image47.emf"/><Relationship Id="rId96" Type="http://schemas.openxmlformats.org/officeDocument/2006/relationships/image" Target="media/image52.emf"/><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diagramData" Target="diagrams/data1.xml"/><Relationship Id="rId28" Type="http://schemas.openxmlformats.org/officeDocument/2006/relationships/diagramData" Target="diagrams/data2.xml"/><Relationship Id="rId49" Type="http://schemas.openxmlformats.org/officeDocument/2006/relationships/diagramData" Target="diagrams/data5.xml"/><Relationship Id="rId114" Type="http://schemas.openxmlformats.org/officeDocument/2006/relationships/image" Target="media/image68.png"/><Relationship Id="rId119" Type="http://schemas.openxmlformats.org/officeDocument/2006/relationships/image" Target="media/image73.png"/><Relationship Id="rId44" Type="http://schemas.openxmlformats.org/officeDocument/2006/relationships/diagramColors" Target="diagrams/colors4.xml"/><Relationship Id="rId60" Type="http://schemas.openxmlformats.org/officeDocument/2006/relationships/image" Target="media/image16.emf"/><Relationship Id="rId65" Type="http://schemas.openxmlformats.org/officeDocument/2006/relationships/image" Target="media/image21.emf"/><Relationship Id="rId81" Type="http://schemas.openxmlformats.org/officeDocument/2006/relationships/image" Target="media/image37.emf"/><Relationship Id="rId86" Type="http://schemas.openxmlformats.org/officeDocument/2006/relationships/image" Target="media/image42.emf"/><Relationship Id="rId130" Type="http://schemas.openxmlformats.org/officeDocument/2006/relationships/footer" Target="footer3.xml"/><Relationship Id="rId13" Type="http://schemas.openxmlformats.org/officeDocument/2006/relationships/hyperlink" Target="https://daconinspection.sharepoint.com/sites/DEXTH-RDEElectronics/Lists/Electronics%20design%20approval/AllItems.aspx" TargetMode="External"/><Relationship Id="rId18" Type="http://schemas.openxmlformats.org/officeDocument/2006/relationships/hyperlink" Target="https://docs.google.com/spreadsheets/d/1RztVC3G7LXcEU-cWP-g_8zG8_JACb-GlsNXU-fMaAoU/edit?ts=5b7cff19&amp;pli=1" TargetMode="External"/><Relationship Id="rId39" Type="http://schemas.microsoft.com/office/2007/relationships/diagramDrawing" Target="diagrams/drawing3.xml"/><Relationship Id="rId109" Type="http://schemas.openxmlformats.org/officeDocument/2006/relationships/image" Target="media/image65.png"/><Relationship Id="rId34" Type="http://schemas.openxmlformats.org/officeDocument/2006/relationships/hyperlink" Target="https://daconinspection.sharepoint.com/sites/DEXTH-RDEElectronics/Shared%20Documents/Forms/AllItems.aspx?viewid=6f42daf3%2D1c39%2D4499%2Db982%2Da1887001f511&amp;id=%2Fsites%2FRDEElectronics%2FShared%20Documents%2FProject%20Resources" TargetMode="External"/><Relationship Id="rId50" Type="http://schemas.openxmlformats.org/officeDocument/2006/relationships/diagramLayout" Target="diagrams/layout5.xml"/><Relationship Id="rId55" Type="http://schemas.openxmlformats.org/officeDocument/2006/relationships/hyperlink" Target="https://daconinspection.sharepoint.com/sites/DEXTH-RDEElectronics/_layouts/15/Doc.aspx?sourcedoc=%7b1c78b5f7-d7b8-488f-af39-38c7aedab214%7d&amp;action=edit&amp;wd=target%28DACON%20SharePoint.one%7Cbd6eb789-42ad-4d8a-902f-21e4adcd0056%2FDACON%20SharePoint%7Cf77c9d83-6f34-48e2-8837-8ac2d727d340%2F%29" TargetMode="External"/><Relationship Id="rId76" Type="http://schemas.openxmlformats.org/officeDocument/2006/relationships/image" Target="media/image32.emf"/><Relationship Id="rId97" Type="http://schemas.openxmlformats.org/officeDocument/2006/relationships/image" Target="media/image53.emf"/><Relationship Id="rId104" Type="http://schemas.openxmlformats.org/officeDocument/2006/relationships/image" Target="media/image60.emf"/><Relationship Id="rId120" Type="http://schemas.openxmlformats.org/officeDocument/2006/relationships/image" Target="media/image74.png"/><Relationship Id="rId125" Type="http://schemas.openxmlformats.org/officeDocument/2006/relationships/header" Target="header1.xml"/><Relationship Id="rId7" Type="http://schemas.openxmlformats.org/officeDocument/2006/relationships/styles" Target="styles.xml"/><Relationship Id="rId71" Type="http://schemas.openxmlformats.org/officeDocument/2006/relationships/image" Target="media/image27.emf"/><Relationship Id="rId92" Type="http://schemas.openxmlformats.org/officeDocument/2006/relationships/image" Target="media/image48.emf"/><Relationship Id="rId2" Type="http://schemas.openxmlformats.org/officeDocument/2006/relationships/customXml" Target="../customXml/item2.xml"/><Relationship Id="rId29" Type="http://schemas.openxmlformats.org/officeDocument/2006/relationships/diagramLayout" Target="diagrams/layout2.xml"/><Relationship Id="rId24" Type="http://schemas.openxmlformats.org/officeDocument/2006/relationships/diagramLayout" Target="diagrams/layout1.xml"/><Relationship Id="rId40" Type="http://schemas.openxmlformats.org/officeDocument/2006/relationships/hyperlink" Target="https://daconinspection.sharepoint.com/sites/DEXTH-RDEElectronics/Shared%20Documents/Forms/AllItems.aspx?viewid=6f42daf3%2D1c39%2D4499%2Db982%2Da1887001f511&amp;id=%2Fsites%2FRDEElectronics%2FShared%20Documents%2FDocuments%20Control" TargetMode="External"/><Relationship Id="rId45" Type="http://schemas.microsoft.com/office/2007/relationships/diagramDrawing" Target="diagrams/drawing4.xml"/><Relationship Id="rId66" Type="http://schemas.openxmlformats.org/officeDocument/2006/relationships/image" Target="media/image22.emf"/><Relationship Id="rId87" Type="http://schemas.openxmlformats.org/officeDocument/2006/relationships/image" Target="media/image43.emf"/><Relationship Id="rId110" Type="http://schemas.openxmlformats.org/officeDocument/2006/relationships/image" Target="media/image66.png"/><Relationship Id="rId115" Type="http://schemas.openxmlformats.org/officeDocument/2006/relationships/image" Target="media/image69.png"/><Relationship Id="rId131" Type="http://schemas.openxmlformats.org/officeDocument/2006/relationships/fontTable" Target="fontTable.xml"/><Relationship Id="rId61" Type="http://schemas.openxmlformats.org/officeDocument/2006/relationships/image" Target="media/image17.emf"/><Relationship Id="rId82" Type="http://schemas.openxmlformats.org/officeDocument/2006/relationships/image" Target="media/image38.emf"/><Relationship Id="rId19" Type="http://schemas.openxmlformats.org/officeDocument/2006/relationships/image" Target="media/image4.png"/><Relationship Id="rId14" Type="http://schemas.openxmlformats.org/officeDocument/2006/relationships/image" Target="media/image2.png"/><Relationship Id="rId30" Type="http://schemas.openxmlformats.org/officeDocument/2006/relationships/diagramQuickStyle" Target="diagrams/quickStyle2.xml"/><Relationship Id="rId35" Type="http://schemas.openxmlformats.org/officeDocument/2006/relationships/diagramData" Target="diagrams/data3.xml"/><Relationship Id="rId56" Type="http://schemas.openxmlformats.org/officeDocument/2006/relationships/image" Target="media/image14.png"/><Relationship Id="rId77" Type="http://schemas.openxmlformats.org/officeDocument/2006/relationships/image" Target="media/image33.emf"/><Relationship Id="rId100" Type="http://schemas.openxmlformats.org/officeDocument/2006/relationships/image" Target="media/image56.emf"/><Relationship Id="rId105" Type="http://schemas.openxmlformats.org/officeDocument/2006/relationships/image" Target="media/image61.emf"/><Relationship Id="rId126" Type="http://schemas.openxmlformats.org/officeDocument/2006/relationships/header" Target="header2.xml"/><Relationship Id="rId8" Type="http://schemas.openxmlformats.org/officeDocument/2006/relationships/settings" Target="settings.xml"/><Relationship Id="rId51" Type="http://schemas.openxmlformats.org/officeDocument/2006/relationships/diagramQuickStyle" Target="diagrams/quickStyle5.xml"/><Relationship Id="rId72" Type="http://schemas.openxmlformats.org/officeDocument/2006/relationships/image" Target="media/image28.emf"/><Relationship Id="rId93" Type="http://schemas.openxmlformats.org/officeDocument/2006/relationships/image" Target="media/image49.emf"/><Relationship Id="rId98" Type="http://schemas.openxmlformats.org/officeDocument/2006/relationships/image" Target="media/image54.emf"/><Relationship Id="rId121" Type="http://schemas.openxmlformats.org/officeDocument/2006/relationships/image" Target="media/image75.png"/><Relationship Id="rId3" Type="http://schemas.openxmlformats.org/officeDocument/2006/relationships/customXml" Target="../customXml/item3.xml"/><Relationship Id="rId25" Type="http://schemas.openxmlformats.org/officeDocument/2006/relationships/diagramQuickStyle" Target="diagrams/quickStyle1.xml"/><Relationship Id="rId46" Type="http://schemas.openxmlformats.org/officeDocument/2006/relationships/hyperlink" Target="https://daconinspection.sharepoint.com/sites/DEXTH-RDEElectronics/" TargetMode="External"/><Relationship Id="rId67" Type="http://schemas.openxmlformats.org/officeDocument/2006/relationships/image" Target="media/image23.emf"/><Relationship Id="rId116" Type="http://schemas.openxmlformats.org/officeDocument/2006/relationships/image" Target="media/image70.png"/><Relationship Id="rId20" Type="http://schemas.openxmlformats.org/officeDocument/2006/relationships/image" Target="media/image5.png"/><Relationship Id="rId41" Type="http://schemas.openxmlformats.org/officeDocument/2006/relationships/diagramData" Target="diagrams/data4.xml"/><Relationship Id="rId62" Type="http://schemas.openxmlformats.org/officeDocument/2006/relationships/image" Target="media/image18.emf"/><Relationship Id="rId83" Type="http://schemas.openxmlformats.org/officeDocument/2006/relationships/image" Target="media/image39.emf"/><Relationship Id="rId88" Type="http://schemas.openxmlformats.org/officeDocument/2006/relationships/image" Target="media/image44.emf"/><Relationship Id="rId111" Type="http://schemas.openxmlformats.org/officeDocument/2006/relationships/hyperlink" Target="https://daconinspection.sharepoint.com/:x:/s/RDEElectronics/EYv7pss1sEhJgURjd3gGXtsBO4bm0JT0bjp-uhMwHB3-Yw?e=qZg7Zj" TargetMode="External"/><Relationship Id="rId132" Type="http://schemas.microsoft.com/office/2011/relationships/people" Target="people.xml"/><Relationship Id="rId15" Type="http://schemas.openxmlformats.org/officeDocument/2006/relationships/hyperlink" Target="https://daconinspection.sharepoint.com/:x:/s/RDEElectronics/EejDs7KrcwlNrDI8zXoabLkB6ru6fwMuQp9Uyi-kHExejQ?e=ecOE2u" TargetMode="External"/><Relationship Id="rId36" Type="http://schemas.openxmlformats.org/officeDocument/2006/relationships/diagramLayout" Target="diagrams/layout3.xml"/><Relationship Id="rId57" Type="http://schemas.openxmlformats.org/officeDocument/2006/relationships/hyperlink" Target="https://web.yammer.com/main/feed" TargetMode="External"/><Relationship Id="rId106" Type="http://schemas.openxmlformats.org/officeDocument/2006/relationships/image" Target="media/image62.emf"/><Relationship Id="rId12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diagramColors" Target="diagrams/colors2.xml"/><Relationship Id="rId52" Type="http://schemas.openxmlformats.org/officeDocument/2006/relationships/diagramColors" Target="diagrams/colors5.xml"/><Relationship Id="rId73" Type="http://schemas.openxmlformats.org/officeDocument/2006/relationships/image" Target="media/image29.emf"/><Relationship Id="rId78" Type="http://schemas.openxmlformats.org/officeDocument/2006/relationships/image" Target="media/image34.emf"/><Relationship Id="rId94" Type="http://schemas.openxmlformats.org/officeDocument/2006/relationships/image" Target="media/image50.emf"/><Relationship Id="rId99" Type="http://schemas.openxmlformats.org/officeDocument/2006/relationships/image" Target="media/image55.emf"/><Relationship Id="rId101" Type="http://schemas.openxmlformats.org/officeDocument/2006/relationships/image" Target="media/image57.emf"/><Relationship Id="rId122" Type="http://schemas.openxmlformats.org/officeDocument/2006/relationships/image" Target="media/image76.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diagramColors" Target="diagrams/colors1.xml"/><Relationship Id="rId47" Type="http://schemas.openxmlformats.org/officeDocument/2006/relationships/image" Target="media/image13.png"/><Relationship Id="rId68" Type="http://schemas.openxmlformats.org/officeDocument/2006/relationships/image" Target="media/image24.emf"/><Relationship Id="rId89" Type="http://schemas.openxmlformats.org/officeDocument/2006/relationships/image" Target="media/image45.emf"/><Relationship Id="rId112" Type="http://schemas.openxmlformats.org/officeDocument/2006/relationships/hyperlink" Target="https://daconinspection.sharepoint.com/:x:/s/RDEElectronics/EYv7pss1sEhJgURjd3gGXtsBO4bm0JT0bjp-uhMwHB3-Yw?e=qZg7Zj" TargetMode="External"/><Relationship Id="rId13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9.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000\Application%20Data\Microsoft\Templates\Quality\Template%20Master.dot" TargetMode="External"/></Relationships>
</file>

<file path=word/diagrams/_rels/data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 Id="rId6" Type="http://schemas.openxmlformats.org/officeDocument/2006/relationships/image" Target="../media/image12.svg"/><Relationship Id="rId5" Type="http://schemas.openxmlformats.org/officeDocument/2006/relationships/image" Target="../media/image11.png"/><Relationship Id="rId4" Type="http://schemas.openxmlformats.org/officeDocument/2006/relationships/image" Target="../media/image10.svg"/></Relationships>
</file>

<file path=word/diagrams/_rels/data2.xml.rels><?xml version="1.0" encoding="UTF-8" standalone="yes"?>
<Relationships xmlns="http://schemas.openxmlformats.org/package/2006/relationships"><Relationship Id="rId1" Type="http://schemas.openxmlformats.org/officeDocument/2006/relationships/hyperlink" Target="https://teams.microsoft.com/_#/apps/com.microsoft.teamspace.tab.planner/sections/mytasks?slug=28:d0d939d5-edca-47cc-993e-782e66aec9c7" TargetMode="External"/></Relationships>
</file>

<file path=word/diagrams/_rels/data3.xml.rels><?xml version="1.0" encoding="UTF-8" standalone="yes"?>
<Relationships xmlns="http://schemas.openxmlformats.org/package/2006/relationships"><Relationship Id="rId1" Type="http://schemas.openxmlformats.org/officeDocument/2006/relationships/hyperlink" Target="https://teams.microsoft.com/_#/apps/com.microsoft.teamspace.tab.planner/sections/mytasks?slug=28:d0d939d5-edca-47cc-993e-782e66aec9c7" TargetMode="External"/></Relationships>
</file>

<file path=word/diagrams/_rels/data4.xml.rels><?xml version="1.0" encoding="UTF-8" standalone="yes"?>
<Relationships xmlns="http://schemas.openxmlformats.org/package/2006/relationships"><Relationship Id="rId1" Type="http://schemas.openxmlformats.org/officeDocument/2006/relationships/hyperlink" Target="https://teams.microsoft.com/_#/apps/com.microsoft.teamspace.tab.planner/sections/mytasks?slug=28:d0d939d5-edca-47cc-993e-782e66aec9c7" TargetMode="External"/></Relationships>
</file>

<file path=word/diagrams/_rels/data5.xml.rels><?xml version="1.0" encoding="UTF-8" standalone="yes"?>
<Relationships xmlns="http://schemas.openxmlformats.org/package/2006/relationships"><Relationship Id="rId1" Type="http://schemas.openxmlformats.org/officeDocument/2006/relationships/hyperlink" Target="https://teams.microsoft.com/_#/apps/com.microsoft.teamspace.tab.planner/sections/mytasks?slug=28:d0d939d5-edca-47cc-993e-782e66aec9c7" TargetMode="External"/></Relationships>
</file>

<file path=word/diagrams/_rels/drawing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 Id="rId6" Type="http://schemas.openxmlformats.org/officeDocument/2006/relationships/image" Target="../media/image12.svg"/><Relationship Id="rId5" Type="http://schemas.openxmlformats.org/officeDocument/2006/relationships/image" Target="../media/image11.png"/><Relationship Id="rId4" Type="http://schemas.openxmlformats.org/officeDocument/2006/relationships/image" Target="../media/image10.sv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64A0954-9A1D-4921-ADDF-86758F411404}" type="doc">
      <dgm:prSet loTypeId="urn:microsoft.com/office/officeart/2005/8/layout/hList7" loCatId="list" qsTypeId="urn:microsoft.com/office/officeart/2005/8/quickstyle/simple1" qsCatId="simple" csTypeId="urn:microsoft.com/office/officeart/2005/8/colors/accent0_1" csCatId="mainScheme" phldr="1"/>
      <dgm:spPr/>
      <dgm:t>
        <a:bodyPr/>
        <a:lstStyle/>
        <a:p>
          <a:endParaRPr lang="en-US"/>
        </a:p>
      </dgm:t>
    </dgm:pt>
    <dgm:pt modelId="{31A42AD3-0856-45E2-A181-A29F9AC8E46E}">
      <dgm:prSet phldrT="[Text]" custT="1"/>
      <dgm:spPr/>
      <dgm:t>
        <a:bodyPr/>
        <a:lstStyle/>
        <a:p>
          <a:pPr>
            <a:lnSpc>
              <a:spcPct val="150000"/>
            </a:lnSpc>
          </a:pPr>
          <a:r>
            <a:rPr lang="en-US" sz="1200" b="1" dirty="0"/>
            <a:t>SharePoint</a:t>
          </a:r>
        </a:p>
      </dgm:t>
    </dgm:pt>
    <dgm:pt modelId="{F5FA42E1-F9B0-430D-BFBA-EC3BE2DD8B7F}" type="parTrans" cxnId="{6324F2FA-C7DC-4DB6-A22E-5507CD40C686}">
      <dgm:prSet/>
      <dgm:spPr/>
      <dgm:t>
        <a:bodyPr/>
        <a:lstStyle/>
        <a:p>
          <a:pPr>
            <a:lnSpc>
              <a:spcPct val="150000"/>
            </a:lnSpc>
          </a:pPr>
          <a:endParaRPr lang="en-US" sz="1400"/>
        </a:p>
      </dgm:t>
    </dgm:pt>
    <dgm:pt modelId="{8DFCAFAD-C08D-434E-9B60-CB35CA18A033}" type="sibTrans" cxnId="{6324F2FA-C7DC-4DB6-A22E-5507CD40C686}">
      <dgm:prSet/>
      <dgm:spPr/>
      <dgm:t>
        <a:bodyPr/>
        <a:lstStyle/>
        <a:p>
          <a:pPr>
            <a:lnSpc>
              <a:spcPct val="150000"/>
            </a:lnSpc>
          </a:pPr>
          <a:endParaRPr lang="en-US" sz="1400"/>
        </a:p>
      </dgm:t>
    </dgm:pt>
    <dgm:pt modelId="{3F51C178-7D6E-43CC-9D86-956DD0C8F6E7}">
      <dgm:prSet phldrT="[Text]" custT="1"/>
      <dgm:spPr/>
      <dgm:t>
        <a:bodyPr/>
        <a:lstStyle/>
        <a:p>
          <a:pPr>
            <a:lnSpc>
              <a:spcPct val="150000"/>
            </a:lnSpc>
          </a:pPr>
          <a:r>
            <a:rPr lang="en-US" sz="1050" b="1" dirty="0"/>
            <a:t>MS Teams</a:t>
          </a:r>
        </a:p>
      </dgm:t>
    </dgm:pt>
    <dgm:pt modelId="{6E4F494E-AD54-4AF2-96A9-17746F7DE747}" type="parTrans" cxnId="{A4EF3450-0A46-4818-8468-B981CA1981CF}">
      <dgm:prSet/>
      <dgm:spPr/>
      <dgm:t>
        <a:bodyPr/>
        <a:lstStyle/>
        <a:p>
          <a:pPr>
            <a:lnSpc>
              <a:spcPct val="150000"/>
            </a:lnSpc>
          </a:pPr>
          <a:endParaRPr lang="en-US" sz="1400"/>
        </a:p>
      </dgm:t>
    </dgm:pt>
    <dgm:pt modelId="{39318200-BDA2-42CA-911F-B3AE9C346E72}" type="sibTrans" cxnId="{A4EF3450-0A46-4818-8468-B981CA1981CF}">
      <dgm:prSet/>
      <dgm:spPr/>
      <dgm:t>
        <a:bodyPr/>
        <a:lstStyle/>
        <a:p>
          <a:pPr>
            <a:lnSpc>
              <a:spcPct val="150000"/>
            </a:lnSpc>
          </a:pPr>
          <a:endParaRPr lang="en-US" sz="1400"/>
        </a:p>
      </dgm:t>
    </dgm:pt>
    <dgm:pt modelId="{31B68ADF-2D3F-43B4-A40E-419E3BBC7A8E}">
      <dgm:prSet phldrT="[Text]" custT="1"/>
      <dgm:spPr/>
      <dgm:t>
        <a:bodyPr/>
        <a:lstStyle/>
        <a:p>
          <a:pPr>
            <a:lnSpc>
              <a:spcPct val="150000"/>
            </a:lnSpc>
          </a:pPr>
          <a:r>
            <a:rPr lang="en-US" sz="1050" b="1" dirty="0"/>
            <a:t>OneNote</a:t>
          </a:r>
        </a:p>
      </dgm:t>
    </dgm:pt>
    <dgm:pt modelId="{AB85D9D0-6BF9-459A-AC58-75857ADBFD95}" type="parTrans" cxnId="{6A5EDBF1-3D79-4A04-A5F8-3EED41FC092F}">
      <dgm:prSet/>
      <dgm:spPr/>
      <dgm:t>
        <a:bodyPr/>
        <a:lstStyle/>
        <a:p>
          <a:pPr>
            <a:lnSpc>
              <a:spcPct val="150000"/>
            </a:lnSpc>
          </a:pPr>
          <a:endParaRPr lang="en-US" sz="1400"/>
        </a:p>
      </dgm:t>
    </dgm:pt>
    <dgm:pt modelId="{5599E4F6-C700-4A9A-80DC-8E996D7C3F2E}" type="sibTrans" cxnId="{6A5EDBF1-3D79-4A04-A5F8-3EED41FC092F}">
      <dgm:prSet/>
      <dgm:spPr/>
      <dgm:t>
        <a:bodyPr/>
        <a:lstStyle/>
        <a:p>
          <a:pPr>
            <a:lnSpc>
              <a:spcPct val="150000"/>
            </a:lnSpc>
          </a:pPr>
          <a:endParaRPr lang="en-US" sz="1400"/>
        </a:p>
      </dgm:t>
    </dgm:pt>
    <dgm:pt modelId="{0A544A35-88DE-4030-953A-EA4B2192A202}">
      <dgm:prSet phldrT="[Text]" custT="1"/>
      <dgm:spPr/>
      <dgm:t>
        <a:bodyPr/>
        <a:lstStyle/>
        <a:p>
          <a:pPr>
            <a:lnSpc>
              <a:spcPct val="150000"/>
            </a:lnSpc>
          </a:pPr>
          <a:r>
            <a:rPr lang="en-US" sz="900" dirty="0"/>
            <a:t>Design Resources</a:t>
          </a:r>
        </a:p>
      </dgm:t>
    </dgm:pt>
    <dgm:pt modelId="{E591C42B-3B5F-47AF-9F29-A386D86FBBBC}" type="parTrans" cxnId="{C95C5FB1-7F17-41E9-9A29-D758DC2A0637}">
      <dgm:prSet/>
      <dgm:spPr/>
      <dgm:t>
        <a:bodyPr/>
        <a:lstStyle/>
        <a:p>
          <a:pPr>
            <a:lnSpc>
              <a:spcPct val="150000"/>
            </a:lnSpc>
          </a:pPr>
          <a:endParaRPr lang="en-US" sz="1400"/>
        </a:p>
      </dgm:t>
    </dgm:pt>
    <dgm:pt modelId="{CA37DE0E-C8C2-41BB-87B9-55983F2EF2E5}" type="sibTrans" cxnId="{C95C5FB1-7F17-41E9-9A29-D758DC2A0637}">
      <dgm:prSet/>
      <dgm:spPr/>
      <dgm:t>
        <a:bodyPr/>
        <a:lstStyle/>
        <a:p>
          <a:pPr>
            <a:lnSpc>
              <a:spcPct val="150000"/>
            </a:lnSpc>
          </a:pPr>
          <a:endParaRPr lang="en-US" sz="1400"/>
        </a:p>
      </dgm:t>
    </dgm:pt>
    <dgm:pt modelId="{9EC888B9-3463-4CEE-8F7D-7F51B105CE46}">
      <dgm:prSet phldrT="[Text]" custT="1"/>
      <dgm:spPr/>
      <dgm:t>
        <a:bodyPr/>
        <a:lstStyle/>
        <a:p>
          <a:pPr>
            <a:lnSpc>
              <a:spcPct val="150000"/>
            </a:lnSpc>
          </a:pPr>
          <a:r>
            <a:rPr lang="en-US" sz="900" dirty="0"/>
            <a:t>Demonstration Product</a:t>
          </a:r>
        </a:p>
      </dgm:t>
    </dgm:pt>
    <dgm:pt modelId="{69E6A39B-7B17-4B4F-ABF9-E0AA34ED4F3F}" type="parTrans" cxnId="{5F621FE1-7556-44EB-9507-C9ADBB951DA4}">
      <dgm:prSet/>
      <dgm:spPr/>
      <dgm:t>
        <a:bodyPr/>
        <a:lstStyle/>
        <a:p>
          <a:pPr>
            <a:lnSpc>
              <a:spcPct val="150000"/>
            </a:lnSpc>
          </a:pPr>
          <a:endParaRPr lang="en-US" sz="1400"/>
        </a:p>
      </dgm:t>
    </dgm:pt>
    <dgm:pt modelId="{127C2592-FF8E-466F-9131-DBFDDFAC6153}" type="sibTrans" cxnId="{5F621FE1-7556-44EB-9507-C9ADBB951DA4}">
      <dgm:prSet/>
      <dgm:spPr/>
      <dgm:t>
        <a:bodyPr/>
        <a:lstStyle/>
        <a:p>
          <a:pPr>
            <a:lnSpc>
              <a:spcPct val="150000"/>
            </a:lnSpc>
          </a:pPr>
          <a:endParaRPr lang="en-US" sz="1400"/>
        </a:p>
      </dgm:t>
    </dgm:pt>
    <dgm:pt modelId="{D2B409CC-4788-439C-AF66-E7E2F271670E}">
      <dgm:prSet phldrT="[Text]" custT="1"/>
      <dgm:spPr/>
      <dgm:t>
        <a:bodyPr/>
        <a:lstStyle/>
        <a:p>
          <a:pPr>
            <a:lnSpc>
              <a:spcPct val="150000"/>
            </a:lnSpc>
          </a:pPr>
          <a:r>
            <a:rPr lang="en-US" sz="900" dirty="0"/>
            <a:t>Personnel Files</a:t>
          </a:r>
          <a:endParaRPr lang="en-US" sz="1000" dirty="0"/>
        </a:p>
      </dgm:t>
    </dgm:pt>
    <dgm:pt modelId="{32E82946-78E2-4D51-B84C-4D4F59DAD671}" type="parTrans" cxnId="{D643F104-78AC-4E16-A0A2-C45CF7A2DB63}">
      <dgm:prSet/>
      <dgm:spPr/>
      <dgm:t>
        <a:bodyPr/>
        <a:lstStyle/>
        <a:p>
          <a:pPr>
            <a:lnSpc>
              <a:spcPct val="150000"/>
            </a:lnSpc>
          </a:pPr>
          <a:endParaRPr lang="en-US" sz="1400"/>
        </a:p>
      </dgm:t>
    </dgm:pt>
    <dgm:pt modelId="{DD6E121F-F5B4-46E8-A0FA-A3168EDA5ADA}" type="sibTrans" cxnId="{D643F104-78AC-4E16-A0A2-C45CF7A2DB63}">
      <dgm:prSet/>
      <dgm:spPr/>
      <dgm:t>
        <a:bodyPr/>
        <a:lstStyle/>
        <a:p>
          <a:pPr>
            <a:lnSpc>
              <a:spcPct val="150000"/>
            </a:lnSpc>
          </a:pPr>
          <a:endParaRPr lang="en-US" sz="1400"/>
        </a:p>
      </dgm:t>
    </dgm:pt>
    <dgm:pt modelId="{BF1BFC14-97A9-49E5-AFE0-FEC15AE8F375}">
      <dgm:prSet phldrT="[Text]" custT="1"/>
      <dgm:spPr/>
      <dgm:t>
        <a:bodyPr/>
        <a:lstStyle/>
        <a:p>
          <a:pPr>
            <a:lnSpc>
              <a:spcPct val="150000"/>
            </a:lnSpc>
          </a:pPr>
          <a:r>
            <a:rPr lang="en-US" sz="900" dirty="0"/>
            <a:t>Progress Update</a:t>
          </a:r>
        </a:p>
      </dgm:t>
    </dgm:pt>
    <dgm:pt modelId="{BF1453E1-18A1-45C8-8367-171DDE202AE7}" type="parTrans" cxnId="{6BEC2A9E-960C-498A-95FD-D2CC1A820536}">
      <dgm:prSet/>
      <dgm:spPr/>
      <dgm:t>
        <a:bodyPr/>
        <a:lstStyle/>
        <a:p>
          <a:pPr>
            <a:lnSpc>
              <a:spcPct val="150000"/>
            </a:lnSpc>
          </a:pPr>
          <a:endParaRPr lang="en-US" sz="1400"/>
        </a:p>
      </dgm:t>
    </dgm:pt>
    <dgm:pt modelId="{5DF6BB24-DF07-4FB3-8A04-5F7E39C39EAA}" type="sibTrans" cxnId="{6BEC2A9E-960C-498A-95FD-D2CC1A820536}">
      <dgm:prSet/>
      <dgm:spPr/>
      <dgm:t>
        <a:bodyPr/>
        <a:lstStyle/>
        <a:p>
          <a:pPr>
            <a:lnSpc>
              <a:spcPct val="150000"/>
            </a:lnSpc>
          </a:pPr>
          <a:endParaRPr lang="en-US" sz="1400"/>
        </a:p>
      </dgm:t>
    </dgm:pt>
    <dgm:pt modelId="{FBE72053-2778-4580-973D-CFAEFB63E10E}">
      <dgm:prSet phldrT="[Text]" custT="1"/>
      <dgm:spPr/>
      <dgm:t>
        <a:bodyPr/>
        <a:lstStyle/>
        <a:p>
          <a:pPr>
            <a:lnSpc>
              <a:spcPct val="150000"/>
            </a:lnSpc>
          </a:pPr>
          <a:r>
            <a:rPr lang="en-US" sz="900" dirty="0"/>
            <a:t>Issue Report</a:t>
          </a:r>
        </a:p>
      </dgm:t>
    </dgm:pt>
    <dgm:pt modelId="{485A50B3-9575-4DF6-BE79-703DE5942CC6}" type="parTrans" cxnId="{16E2B73D-9484-49A4-9EC5-DAF63103243C}">
      <dgm:prSet/>
      <dgm:spPr/>
      <dgm:t>
        <a:bodyPr/>
        <a:lstStyle/>
        <a:p>
          <a:pPr>
            <a:lnSpc>
              <a:spcPct val="150000"/>
            </a:lnSpc>
          </a:pPr>
          <a:endParaRPr lang="en-US" sz="1400"/>
        </a:p>
      </dgm:t>
    </dgm:pt>
    <dgm:pt modelId="{3138342D-770E-4867-BBF8-088A63583C62}" type="sibTrans" cxnId="{16E2B73D-9484-49A4-9EC5-DAF63103243C}">
      <dgm:prSet/>
      <dgm:spPr/>
      <dgm:t>
        <a:bodyPr/>
        <a:lstStyle/>
        <a:p>
          <a:pPr>
            <a:lnSpc>
              <a:spcPct val="150000"/>
            </a:lnSpc>
          </a:pPr>
          <a:endParaRPr lang="en-US" sz="1400"/>
        </a:p>
      </dgm:t>
    </dgm:pt>
    <dgm:pt modelId="{35B2CC97-3E4C-4F90-BAC9-EA491B988AE5}">
      <dgm:prSet phldrT="[Text]" custT="1"/>
      <dgm:spPr/>
      <dgm:t>
        <a:bodyPr/>
        <a:lstStyle/>
        <a:p>
          <a:pPr>
            <a:lnSpc>
              <a:spcPct val="150000"/>
            </a:lnSpc>
          </a:pPr>
          <a:r>
            <a:rPr lang="en-US" sz="900" dirty="0"/>
            <a:t>Requisition</a:t>
          </a:r>
          <a:endParaRPr lang="en-US" sz="1000" dirty="0"/>
        </a:p>
      </dgm:t>
    </dgm:pt>
    <dgm:pt modelId="{2613BD8F-97D4-44FC-997D-DA086AF237A0}" type="parTrans" cxnId="{0F48C0EB-0647-4918-9BCC-20932B38182C}">
      <dgm:prSet/>
      <dgm:spPr/>
      <dgm:t>
        <a:bodyPr/>
        <a:lstStyle/>
        <a:p>
          <a:pPr>
            <a:lnSpc>
              <a:spcPct val="150000"/>
            </a:lnSpc>
          </a:pPr>
          <a:endParaRPr lang="en-US" sz="1400"/>
        </a:p>
      </dgm:t>
    </dgm:pt>
    <dgm:pt modelId="{EC2A03C9-61BB-4BC3-8C10-933E02A7F735}" type="sibTrans" cxnId="{0F48C0EB-0647-4918-9BCC-20932B38182C}">
      <dgm:prSet/>
      <dgm:spPr/>
      <dgm:t>
        <a:bodyPr/>
        <a:lstStyle/>
        <a:p>
          <a:pPr>
            <a:lnSpc>
              <a:spcPct val="150000"/>
            </a:lnSpc>
          </a:pPr>
          <a:endParaRPr lang="en-US" sz="1400"/>
        </a:p>
      </dgm:t>
    </dgm:pt>
    <dgm:pt modelId="{4BF34EC4-919F-4CEE-9A41-F98567253545}">
      <dgm:prSet phldrT="[Text]" custT="1"/>
      <dgm:spPr/>
      <dgm:t>
        <a:bodyPr/>
        <a:lstStyle/>
        <a:p>
          <a:pPr>
            <a:lnSpc>
              <a:spcPct val="150000"/>
            </a:lnSpc>
          </a:pPr>
          <a:r>
            <a:rPr lang="en-US" sz="900" dirty="0"/>
            <a:t>Content Library</a:t>
          </a:r>
        </a:p>
      </dgm:t>
    </dgm:pt>
    <dgm:pt modelId="{49E794C5-561C-4C4C-AAF8-CD3D49C82C1A}" type="parTrans" cxnId="{EE65A1FC-5A07-441E-A9F2-37F2A7424AD4}">
      <dgm:prSet/>
      <dgm:spPr/>
      <dgm:t>
        <a:bodyPr/>
        <a:lstStyle/>
        <a:p>
          <a:pPr>
            <a:lnSpc>
              <a:spcPct val="150000"/>
            </a:lnSpc>
          </a:pPr>
          <a:endParaRPr lang="en-US" sz="1400"/>
        </a:p>
      </dgm:t>
    </dgm:pt>
    <dgm:pt modelId="{6A9706F9-2AAC-46A5-940D-6F9FCA913117}" type="sibTrans" cxnId="{EE65A1FC-5A07-441E-A9F2-37F2A7424AD4}">
      <dgm:prSet/>
      <dgm:spPr/>
      <dgm:t>
        <a:bodyPr/>
        <a:lstStyle/>
        <a:p>
          <a:pPr>
            <a:lnSpc>
              <a:spcPct val="150000"/>
            </a:lnSpc>
          </a:pPr>
          <a:endParaRPr lang="en-US" sz="1400"/>
        </a:p>
      </dgm:t>
    </dgm:pt>
    <dgm:pt modelId="{58166FB7-9EE4-4A3C-931F-288F42002082}">
      <dgm:prSet phldrT="[Text]" custT="1"/>
      <dgm:spPr/>
      <dgm:t>
        <a:bodyPr/>
        <a:lstStyle/>
        <a:p>
          <a:pPr>
            <a:lnSpc>
              <a:spcPct val="150000"/>
            </a:lnSpc>
          </a:pPr>
          <a:r>
            <a:rPr lang="en-US" sz="900" dirty="0"/>
            <a:t>Project Control</a:t>
          </a:r>
          <a:endParaRPr lang="en-US" sz="700" dirty="0"/>
        </a:p>
      </dgm:t>
    </dgm:pt>
    <dgm:pt modelId="{F06297EC-3346-4488-B0D5-5F18F3863B01}" type="parTrans" cxnId="{262E1FB6-8DE9-48F8-83D0-DC3EFFC6EE36}">
      <dgm:prSet/>
      <dgm:spPr/>
      <dgm:t>
        <a:bodyPr/>
        <a:lstStyle/>
        <a:p>
          <a:pPr>
            <a:lnSpc>
              <a:spcPct val="150000"/>
            </a:lnSpc>
          </a:pPr>
          <a:endParaRPr lang="en-US" sz="1400"/>
        </a:p>
      </dgm:t>
    </dgm:pt>
    <dgm:pt modelId="{C8A1EFC8-C860-469F-85D8-636EFB6BA97F}" type="sibTrans" cxnId="{262E1FB6-8DE9-48F8-83D0-DC3EFFC6EE36}">
      <dgm:prSet/>
      <dgm:spPr/>
      <dgm:t>
        <a:bodyPr/>
        <a:lstStyle/>
        <a:p>
          <a:pPr>
            <a:lnSpc>
              <a:spcPct val="150000"/>
            </a:lnSpc>
          </a:pPr>
          <a:endParaRPr lang="en-US" sz="1400"/>
        </a:p>
      </dgm:t>
    </dgm:pt>
    <dgm:pt modelId="{68B9C1D6-16B0-4BEC-82ED-69CF7E45E79E}" type="pres">
      <dgm:prSet presAssocID="{464A0954-9A1D-4921-ADDF-86758F411404}" presName="Name0" presStyleCnt="0">
        <dgm:presLayoutVars>
          <dgm:dir/>
          <dgm:resizeHandles val="exact"/>
        </dgm:presLayoutVars>
      </dgm:prSet>
      <dgm:spPr/>
    </dgm:pt>
    <dgm:pt modelId="{A23D7439-97E2-40B1-9F78-D1AB5E9609AC}" type="pres">
      <dgm:prSet presAssocID="{464A0954-9A1D-4921-ADDF-86758F411404}" presName="fgShape" presStyleLbl="fgShp" presStyleIdx="0" presStyleCnt="1" custScaleY="68966" custLinFactNeighborX="-204" custLinFactNeighborY="42186"/>
      <dgm:spPr/>
    </dgm:pt>
    <dgm:pt modelId="{9F50714E-5531-4E14-91EE-FBDEAA3300AA}" type="pres">
      <dgm:prSet presAssocID="{464A0954-9A1D-4921-ADDF-86758F411404}" presName="linComp" presStyleCnt="0"/>
      <dgm:spPr/>
    </dgm:pt>
    <dgm:pt modelId="{D2E8AE6C-6AC9-4285-AE03-71BB400A01F3}" type="pres">
      <dgm:prSet presAssocID="{31A42AD3-0856-45E2-A181-A29F9AC8E46E}" presName="compNode" presStyleCnt="0"/>
      <dgm:spPr/>
    </dgm:pt>
    <dgm:pt modelId="{3A0FC8CE-4270-478A-94AE-699ED7C389CC}" type="pres">
      <dgm:prSet presAssocID="{31A42AD3-0856-45E2-A181-A29F9AC8E46E}" presName="bkgdShape" presStyleLbl="node1" presStyleIdx="0" presStyleCnt="3"/>
      <dgm:spPr/>
    </dgm:pt>
    <dgm:pt modelId="{1A5386C0-662F-4A7D-B3CC-B758FC0923C5}" type="pres">
      <dgm:prSet presAssocID="{31A42AD3-0856-45E2-A181-A29F9AC8E46E}" presName="nodeTx" presStyleLbl="node1" presStyleIdx="0" presStyleCnt="3">
        <dgm:presLayoutVars>
          <dgm:bulletEnabled val="1"/>
        </dgm:presLayoutVars>
      </dgm:prSet>
      <dgm:spPr/>
    </dgm:pt>
    <dgm:pt modelId="{1C7BB764-641D-40B7-AD55-7D491A786C19}" type="pres">
      <dgm:prSet presAssocID="{31A42AD3-0856-45E2-A181-A29F9AC8E46E}" presName="invisiNode" presStyleLbl="node1" presStyleIdx="0" presStyleCnt="3"/>
      <dgm:spPr/>
    </dgm:pt>
    <dgm:pt modelId="{3A3F08D4-B2E0-4278-81CF-076E4E50CF43}" type="pres">
      <dgm:prSet presAssocID="{31A42AD3-0856-45E2-A181-A29F9AC8E46E}" presName="imagNode" presStyleLbl="fgImgPlace1" presStyleIdx="0" presStyleCnt="3"/>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Projector screen"/>
        </a:ext>
      </dgm:extLst>
    </dgm:pt>
    <dgm:pt modelId="{BB7BBAB6-FAEA-4464-B2E9-2BC9E7EAD5BC}" type="pres">
      <dgm:prSet presAssocID="{8DFCAFAD-C08D-434E-9B60-CB35CA18A033}" presName="sibTrans" presStyleLbl="sibTrans2D1" presStyleIdx="0" presStyleCnt="0"/>
      <dgm:spPr/>
    </dgm:pt>
    <dgm:pt modelId="{FB2905FE-2013-42FE-BEC2-FA7B4686116D}" type="pres">
      <dgm:prSet presAssocID="{3F51C178-7D6E-43CC-9D86-956DD0C8F6E7}" presName="compNode" presStyleCnt="0"/>
      <dgm:spPr/>
    </dgm:pt>
    <dgm:pt modelId="{8AAE472F-D56E-4CCB-A53A-8AD65E4A3C0E}" type="pres">
      <dgm:prSet presAssocID="{3F51C178-7D6E-43CC-9D86-956DD0C8F6E7}" presName="bkgdShape" presStyleLbl="node1" presStyleIdx="1" presStyleCnt="3"/>
      <dgm:spPr/>
    </dgm:pt>
    <dgm:pt modelId="{E2F35A3B-F6E2-4A04-B472-4E1FDBA42D54}" type="pres">
      <dgm:prSet presAssocID="{3F51C178-7D6E-43CC-9D86-956DD0C8F6E7}" presName="nodeTx" presStyleLbl="node1" presStyleIdx="1" presStyleCnt="3">
        <dgm:presLayoutVars>
          <dgm:bulletEnabled val="1"/>
        </dgm:presLayoutVars>
      </dgm:prSet>
      <dgm:spPr/>
    </dgm:pt>
    <dgm:pt modelId="{007B82B6-2218-4DCF-A079-214EAA232F66}" type="pres">
      <dgm:prSet presAssocID="{3F51C178-7D6E-43CC-9D86-956DD0C8F6E7}" presName="invisiNode" presStyleLbl="node1" presStyleIdx="1" presStyleCnt="3"/>
      <dgm:spPr/>
    </dgm:pt>
    <dgm:pt modelId="{8439E604-3521-4B2A-BC44-AD4EA03A2C9D}" type="pres">
      <dgm:prSet presAssocID="{3F51C178-7D6E-43CC-9D86-956DD0C8F6E7}" presName="imagNode" presStyleLbl="fgImgPlace1" presStyleIdx="1" presStyleCnt="3"/>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Customer review"/>
        </a:ext>
      </dgm:extLst>
    </dgm:pt>
    <dgm:pt modelId="{7B0B2D5F-49FE-4699-8E30-819BCB1DF5A4}" type="pres">
      <dgm:prSet presAssocID="{39318200-BDA2-42CA-911F-B3AE9C346E72}" presName="sibTrans" presStyleLbl="sibTrans2D1" presStyleIdx="0" presStyleCnt="0"/>
      <dgm:spPr/>
    </dgm:pt>
    <dgm:pt modelId="{FBDDB216-417F-4D06-922F-D4E8C79F3772}" type="pres">
      <dgm:prSet presAssocID="{31B68ADF-2D3F-43B4-A40E-419E3BBC7A8E}" presName="compNode" presStyleCnt="0"/>
      <dgm:spPr/>
    </dgm:pt>
    <dgm:pt modelId="{B4D8E41C-0125-4249-94BA-8411BDA000C4}" type="pres">
      <dgm:prSet presAssocID="{31B68ADF-2D3F-43B4-A40E-419E3BBC7A8E}" presName="bkgdShape" presStyleLbl="node1" presStyleIdx="2" presStyleCnt="3"/>
      <dgm:spPr/>
    </dgm:pt>
    <dgm:pt modelId="{D2A43EA7-E0D9-4508-AC55-0BFE71806DAF}" type="pres">
      <dgm:prSet presAssocID="{31B68ADF-2D3F-43B4-A40E-419E3BBC7A8E}" presName="nodeTx" presStyleLbl="node1" presStyleIdx="2" presStyleCnt="3">
        <dgm:presLayoutVars>
          <dgm:bulletEnabled val="1"/>
        </dgm:presLayoutVars>
      </dgm:prSet>
      <dgm:spPr/>
    </dgm:pt>
    <dgm:pt modelId="{62479BFC-019D-456C-84D6-AD50421622C0}" type="pres">
      <dgm:prSet presAssocID="{31B68ADF-2D3F-43B4-A40E-419E3BBC7A8E}" presName="invisiNode" presStyleLbl="node1" presStyleIdx="2" presStyleCnt="3"/>
      <dgm:spPr/>
    </dgm:pt>
    <dgm:pt modelId="{972359AF-DD26-4E84-90D3-CADD9B5425E3}" type="pres">
      <dgm:prSet presAssocID="{31B68ADF-2D3F-43B4-A40E-419E3BBC7A8E}" presName="imagNode" presStyleLbl="fgImgPlace1" presStyleIdx="2" presStyleCnt="3"/>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a:blipFill>
      </dgm:spPr>
      <dgm:extLst>
        <a:ext uri="{E40237B7-FDA0-4F09-8148-C483321AD2D9}">
          <dgm14:cNvPr xmlns:dgm14="http://schemas.microsoft.com/office/drawing/2010/diagram" id="0" name="" descr="Open folder"/>
        </a:ext>
      </dgm:extLst>
    </dgm:pt>
  </dgm:ptLst>
  <dgm:cxnLst>
    <dgm:cxn modelId="{D643F104-78AC-4E16-A0A2-C45CF7A2DB63}" srcId="{31A42AD3-0856-45E2-A181-A29F9AC8E46E}" destId="{D2B409CC-4788-439C-AF66-E7E2F271670E}" srcOrd="2" destOrd="0" parTransId="{32E82946-78E2-4D51-B84C-4D4F59DAD671}" sibTransId="{DD6E121F-F5B4-46E8-A0FA-A3168EDA5ADA}"/>
    <dgm:cxn modelId="{4D990F0E-CAE3-464C-BDDD-7CACA5F6875B}" type="presOf" srcId="{35B2CC97-3E4C-4F90-BAC9-EA491B988AE5}" destId="{8AAE472F-D56E-4CCB-A53A-8AD65E4A3C0E}" srcOrd="0" destOrd="3" presId="urn:microsoft.com/office/officeart/2005/8/layout/hList7"/>
    <dgm:cxn modelId="{73E25D19-B7BD-45C3-9E53-5B2F3FFA06E3}" type="presOf" srcId="{D2B409CC-4788-439C-AF66-E7E2F271670E}" destId="{3A0FC8CE-4270-478A-94AE-699ED7C389CC}" srcOrd="0" destOrd="3" presId="urn:microsoft.com/office/officeart/2005/8/layout/hList7"/>
    <dgm:cxn modelId="{8F088229-EB73-4660-A68B-0D4813212E1F}" type="presOf" srcId="{9EC888B9-3463-4CEE-8F7D-7F51B105CE46}" destId="{3A0FC8CE-4270-478A-94AE-699ED7C389CC}" srcOrd="0" destOrd="2" presId="urn:microsoft.com/office/officeart/2005/8/layout/hList7"/>
    <dgm:cxn modelId="{CEB6462B-B870-4A61-9A17-D5DED183CBAA}" type="presOf" srcId="{58166FB7-9EE4-4A3C-931F-288F42002082}" destId="{D2A43EA7-E0D9-4508-AC55-0BFE71806DAF}" srcOrd="1" destOrd="2" presId="urn:microsoft.com/office/officeart/2005/8/layout/hList7"/>
    <dgm:cxn modelId="{5702812B-C4D7-42A9-91B8-3F15C55FD338}" type="presOf" srcId="{31A42AD3-0856-45E2-A181-A29F9AC8E46E}" destId="{1A5386C0-662F-4A7D-B3CC-B758FC0923C5}" srcOrd="1" destOrd="0" presId="urn:microsoft.com/office/officeart/2005/8/layout/hList7"/>
    <dgm:cxn modelId="{1C576A2D-1CE5-4BF6-98E3-F0BFB6E00048}" type="presOf" srcId="{35B2CC97-3E4C-4F90-BAC9-EA491B988AE5}" destId="{E2F35A3B-F6E2-4A04-B472-4E1FDBA42D54}" srcOrd="1" destOrd="3" presId="urn:microsoft.com/office/officeart/2005/8/layout/hList7"/>
    <dgm:cxn modelId="{7A4F722D-CFE5-4021-8FE8-3FB85E0B04B2}" type="presOf" srcId="{31B68ADF-2D3F-43B4-A40E-419E3BBC7A8E}" destId="{B4D8E41C-0125-4249-94BA-8411BDA000C4}" srcOrd="0" destOrd="0" presId="urn:microsoft.com/office/officeart/2005/8/layout/hList7"/>
    <dgm:cxn modelId="{16E2B73D-9484-49A4-9EC5-DAF63103243C}" srcId="{3F51C178-7D6E-43CC-9D86-956DD0C8F6E7}" destId="{FBE72053-2778-4580-973D-CFAEFB63E10E}" srcOrd="1" destOrd="0" parTransId="{485A50B3-9575-4DF6-BE79-703DE5942CC6}" sibTransId="{3138342D-770E-4867-BBF8-088A63583C62}"/>
    <dgm:cxn modelId="{518D5362-C280-4E47-AF71-322BC5E7CCA8}" type="presOf" srcId="{58166FB7-9EE4-4A3C-931F-288F42002082}" destId="{B4D8E41C-0125-4249-94BA-8411BDA000C4}" srcOrd="0" destOrd="2" presId="urn:microsoft.com/office/officeart/2005/8/layout/hList7"/>
    <dgm:cxn modelId="{177CE54B-0D76-4717-8147-4ECE8B663C55}" type="presOf" srcId="{8DFCAFAD-C08D-434E-9B60-CB35CA18A033}" destId="{BB7BBAB6-FAEA-4464-B2E9-2BC9E7EAD5BC}" srcOrd="0" destOrd="0" presId="urn:microsoft.com/office/officeart/2005/8/layout/hList7"/>
    <dgm:cxn modelId="{D8B6294F-61D8-4244-83D0-E5DBBD1FE92C}" type="presOf" srcId="{BF1BFC14-97A9-49E5-AFE0-FEC15AE8F375}" destId="{8AAE472F-D56E-4CCB-A53A-8AD65E4A3C0E}" srcOrd="0" destOrd="1" presId="urn:microsoft.com/office/officeart/2005/8/layout/hList7"/>
    <dgm:cxn modelId="{A4EF3450-0A46-4818-8468-B981CA1981CF}" srcId="{464A0954-9A1D-4921-ADDF-86758F411404}" destId="{3F51C178-7D6E-43CC-9D86-956DD0C8F6E7}" srcOrd="1" destOrd="0" parTransId="{6E4F494E-AD54-4AF2-96A9-17746F7DE747}" sibTransId="{39318200-BDA2-42CA-911F-B3AE9C346E72}"/>
    <dgm:cxn modelId="{47F69486-2E5E-4F36-A436-33B6E328034E}" type="presOf" srcId="{31B68ADF-2D3F-43B4-A40E-419E3BBC7A8E}" destId="{D2A43EA7-E0D9-4508-AC55-0BFE71806DAF}" srcOrd="1" destOrd="0" presId="urn:microsoft.com/office/officeart/2005/8/layout/hList7"/>
    <dgm:cxn modelId="{D828E295-5EF1-4E58-8329-C808F88ECF4E}" type="presOf" srcId="{FBE72053-2778-4580-973D-CFAEFB63E10E}" destId="{8AAE472F-D56E-4CCB-A53A-8AD65E4A3C0E}" srcOrd="0" destOrd="2" presId="urn:microsoft.com/office/officeart/2005/8/layout/hList7"/>
    <dgm:cxn modelId="{CBBF4299-C1D6-4834-8EB4-EBA54E1EB68F}" type="presOf" srcId="{31A42AD3-0856-45E2-A181-A29F9AC8E46E}" destId="{3A0FC8CE-4270-478A-94AE-699ED7C389CC}" srcOrd="0" destOrd="0" presId="urn:microsoft.com/office/officeart/2005/8/layout/hList7"/>
    <dgm:cxn modelId="{1102A79B-57B5-4C64-A2C9-4437A400ED81}" type="presOf" srcId="{3F51C178-7D6E-43CC-9D86-956DD0C8F6E7}" destId="{8AAE472F-D56E-4CCB-A53A-8AD65E4A3C0E}" srcOrd="0" destOrd="0" presId="urn:microsoft.com/office/officeart/2005/8/layout/hList7"/>
    <dgm:cxn modelId="{DFC9A99C-4C71-4181-8CFA-0689A1302BA8}" type="presOf" srcId="{3F51C178-7D6E-43CC-9D86-956DD0C8F6E7}" destId="{E2F35A3B-F6E2-4A04-B472-4E1FDBA42D54}" srcOrd="1" destOrd="0" presId="urn:microsoft.com/office/officeart/2005/8/layout/hList7"/>
    <dgm:cxn modelId="{6BEC2A9E-960C-498A-95FD-D2CC1A820536}" srcId="{3F51C178-7D6E-43CC-9D86-956DD0C8F6E7}" destId="{BF1BFC14-97A9-49E5-AFE0-FEC15AE8F375}" srcOrd="0" destOrd="0" parTransId="{BF1453E1-18A1-45C8-8367-171DDE202AE7}" sibTransId="{5DF6BB24-DF07-4FB3-8A04-5F7E39C39EAA}"/>
    <dgm:cxn modelId="{1C982DA3-CD18-4E8C-B5CE-053796AA4863}" type="presOf" srcId="{BF1BFC14-97A9-49E5-AFE0-FEC15AE8F375}" destId="{E2F35A3B-F6E2-4A04-B472-4E1FDBA42D54}" srcOrd="1" destOrd="1" presId="urn:microsoft.com/office/officeart/2005/8/layout/hList7"/>
    <dgm:cxn modelId="{C95C5FB1-7F17-41E9-9A29-D758DC2A0637}" srcId="{31A42AD3-0856-45E2-A181-A29F9AC8E46E}" destId="{0A544A35-88DE-4030-953A-EA4B2192A202}" srcOrd="0" destOrd="0" parTransId="{E591C42B-3B5F-47AF-9F29-A386D86FBBBC}" sibTransId="{CA37DE0E-C8C2-41BB-87B9-55983F2EF2E5}"/>
    <dgm:cxn modelId="{A970EEB3-48D4-429C-B0FF-648A873E6AFC}" type="presOf" srcId="{9EC888B9-3463-4CEE-8F7D-7F51B105CE46}" destId="{1A5386C0-662F-4A7D-B3CC-B758FC0923C5}" srcOrd="1" destOrd="2" presId="urn:microsoft.com/office/officeart/2005/8/layout/hList7"/>
    <dgm:cxn modelId="{262E1FB6-8DE9-48F8-83D0-DC3EFFC6EE36}" srcId="{31B68ADF-2D3F-43B4-A40E-419E3BBC7A8E}" destId="{58166FB7-9EE4-4A3C-931F-288F42002082}" srcOrd="1" destOrd="0" parTransId="{F06297EC-3346-4488-B0D5-5F18F3863B01}" sibTransId="{C8A1EFC8-C860-469F-85D8-636EFB6BA97F}"/>
    <dgm:cxn modelId="{2D4680BF-7EA2-40DC-8A0A-F96C01BC86F8}" type="presOf" srcId="{D2B409CC-4788-439C-AF66-E7E2F271670E}" destId="{1A5386C0-662F-4A7D-B3CC-B758FC0923C5}" srcOrd="1" destOrd="3" presId="urn:microsoft.com/office/officeart/2005/8/layout/hList7"/>
    <dgm:cxn modelId="{321BA1C2-1EEA-4339-83EE-A7DB6C36A6C5}" type="presOf" srcId="{FBE72053-2778-4580-973D-CFAEFB63E10E}" destId="{E2F35A3B-F6E2-4A04-B472-4E1FDBA42D54}" srcOrd="1" destOrd="2" presId="urn:microsoft.com/office/officeart/2005/8/layout/hList7"/>
    <dgm:cxn modelId="{01F36EC3-63B2-47DD-8A38-72922590B5C5}" type="presOf" srcId="{0A544A35-88DE-4030-953A-EA4B2192A202}" destId="{3A0FC8CE-4270-478A-94AE-699ED7C389CC}" srcOrd="0" destOrd="1" presId="urn:microsoft.com/office/officeart/2005/8/layout/hList7"/>
    <dgm:cxn modelId="{4A325EC4-F3D4-4442-A9D5-BC913CA1EA6F}" type="presOf" srcId="{464A0954-9A1D-4921-ADDF-86758F411404}" destId="{68B9C1D6-16B0-4BEC-82ED-69CF7E45E79E}" srcOrd="0" destOrd="0" presId="urn:microsoft.com/office/officeart/2005/8/layout/hList7"/>
    <dgm:cxn modelId="{DD04F7C5-3D8B-4402-B7DE-F14D7D2005A4}" type="presOf" srcId="{39318200-BDA2-42CA-911F-B3AE9C346E72}" destId="{7B0B2D5F-49FE-4699-8E30-819BCB1DF5A4}" srcOrd="0" destOrd="0" presId="urn:microsoft.com/office/officeart/2005/8/layout/hList7"/>
    <dgm:cxn modelId="{8CAE18D7-C2CA-4D36-A4BE-5A8131C31415}" type="presOf" srcId="{0A544A35-88DE-4030-953A-EA4B2192A202}" destId="{1A5386C0-662F-4A7D-B3CC-B758FC0923C5}" srcOrd="1" destOrd="1" presId="urn:microsoft.com/office/officeart/2005/8/layout/hList7"/>
    <dgm:cxn modelId="{5F621FE1-7556-44EB-9507-C9ADBB951DA4}" srcId="{31A42AD3-0856-45E2-A181-A29F9AC8E46E}" destId="{9EC888B9-3463-4CEE-8F7D-7F51B105CE46}" srcOrd="1" destOrd="0" parTransId="{69E6A39B-7B17-4B4F-ABF9-E0AA34ED4F3F}" sibTransId="{127C2592-FF8E-466F-9131-DBFDDFAC6153}"/>
    <dgm:cxn modelId="{481D84EA-9989-4AB1-AA0A-9F6ADBF01EB9}" type="presOf" srcId="{4BF34EC4-919F-4CEE-9A41-F98567253545}" destId="{B4D8E41C-0125-4249-94BA-8411BDA000C4}" srcOrd="0" destOrd="1" presId="urn:microsoft.com/office/officeart/2005/8/layout/hList7"/>
    <dgm:cxn modelId="{0F48C0EB-0647-4918-9BCC-20932B38182C}" srcId="{3F51C178-7D6E-43CC-9D86-956DD0C8F6E7}" destId="{35B2CC97-3E4C-4F90-BAC9-EA491B988AE5}" srcOrd="2" destOrd="0" parTransId="{2613BD8F-97D4-44FC-997D-DA086AF237A0}" sibTransId="{EC2A03C9-61BB-4BC3-8C10-933E02A7F735}"/>
    <dgm:cxn modelId="{6A5EDBF1-3D79-4A04-A5F8-3EED41FC092F}" srcId="{464A0954-9A1D-4921-ADDF-86758F411404}" destId="{31B68ADF-2D3F-43B4-A40E-419E3BBC7A8E}" srcOrd="2" destOrd="0" parTransId="{AB85D9D0-6BF9-459A-AC58-75857ADBFD95}" sibTransId="{5599E4F6-C700-4A9A-80DC-8E996D7C3F2E}"/>
    <dgm:cxn modelId="{6324F2FA-C7DC-4DB6-A22E-5507CD40C686}" srcId="{464A0954-9A1D-4921-ADDF-86758F411404}" destId="{31A42AD3-0856-45E2-A181-A29F9AC8E46E}" srcOrd="0" destOrd="0" parTransId="{F5FA42E1-F9B0-430D-BFBA-EC3BE2DD8B7F}" sibTransId="{8DFCAFAD-C08D-434E-9B60-CB35CA18A033}"/>
    <dgm:cxn modelId="{EE65A1FC-5A07-441E-A9F2-37F2A7424AD4}" srcId="{31B68ADF-2D3F-43B4-A40E-419E3BBC7A8E}" destId="{4BF34EC4-919F-4CEE-9A41-F98567253545}" srcOrd="0" destOrd="0" parTransId="{49E794C5-561C-4C4C-AAF8-CD3D49C82C1A}" sibTransId="{6A9706F9-2AAC-46A5-940D-6F9FCA913117}"/>
    <dgm:cxn modelId="{33D299FE-3550-4CA9-8BCA-282752FCD46E}" type="presOf" srcId="{4BF34EC4-919F-4CEE-9A41-F98567253545}" destId="{D2A43EA7-E0D9-4508-AC55-0BFE71806DAF}" srcOrd="1" destOrd="1" presId="urn:microsoft.com/office/officeart/2005/8/layout/hList7"/>
    <dgm:cxn modelId="{C4AEAF14-1249-409A-A92E-21DD9FB78D34}" type="presParOf" srcId="{68B9C1D6-16B0-4BEC-82ED-69CF7E45E79E}" destId="{A23D7439-97E2-40B1-9F78-D1AB5E9609AC}" srcOrd="0" destOrd="0" presId="urn:microsoft.com/office/officeart/2005/8/layout/hList7"/>
    <dgm:cxn modelId="{6C3C1C84-A714-46B6-8750-B13D54016E2F}" type="presParOf" srcId="{68B9C1D6-16B0-4BEC-82ED-69CF7E45E79E}" destId="{9F50714E-5531-4E14-91EE-FBDEAA3300AA}" srcOrd="1" destOrd="0" presId="urn:microsoft.com/office/officeart/2005/8/layout/hList7"/>
    <dgm:cxn modelId="{FE56A451-BA6B-4C88-9864-C04CEF4921E7}" type="presParOf" srcId="{9F50714E-5531-4E14-91EE-FBDEAA3300AA}" destId="{D2E8AE6C-6AC9-4285-AE03-71BB400A01F3}" srcOrd="0" destOrd="0" presId="urn:microsoft.com/office/officeart/2005/8/layout/hList7"/>
    <dgm:cxn modelId="{82D6DCD7-2FCB-48E5-B998-FDF82FC31E59}" type="presParOf" srcId="{D2E8AE6C-6AC9-4285-AE03-71BB400A01F3}" destId="{3A0FC8CE-4270-478A-94AE-699ED7C389CC}" srcOrd="0" destOrd="0" presId="urn:microsoft.com/office/officeart/2005/8/layout/hList7"/>
    <dgm:cxn modelId="{C806B006-D6F4-49A1-959A-BB71F4BFC9D8}" type="presParOf" srcId="{D2E8AE6C-6AC9-4285-AE03-71BB400A01F3}" destId="{1A5386C0-662F-4A7D-B3CC-B758FC0923C5}" srcOrd="1" destOrd="0" presId="urn:microsoft.com/office/officeart/2005/8/layout/hList7"/>
    <dgm:cxn modelId="{5DD0CAFC-156F-4DE0-82AF-038776EBCFE1}" type="presParOf" srcId="{D2E8AE6C-6AC9-4285-AE03-71BB400A01F3}" destId="{1C7BB764-641D-40B7-AD55-7D491A786C19}" srcOrd="2" destOrd="0" presId="urn:microsoft.com/office/officeart/2005/8/layout/hList7"/>
    <dgm:cxn modelId="{85C8F277-6568-4227-880F-F31A887DBEDD}" type="presParOf" srcId="{D2E8AE6C-6AC9-4285-AE03-71BB400A01F3}" destId="{3A3F08D4-B2E0-4278-81CF-076E4E50CF43}" srcOrd="3" destOrd="0" presId="urn:microsoft.com/office/officeart/2005/8/layout/hList7"/>
    <dgm:cxn modelId="{7463D160-B233-41EC-9068-9F3655EE7892}" type="presParOf" srcId="{9F50714E-5531-4E14-91EE-FBDEAA3300AA}" destId="{BB7BBAB6-FAEA-4464-B2E9-2BC9E7EAD5BC}" srcOrd="1" destOrd="0" presId="urn:microsoft.com/office/officeart/2005/8/layout/hList7"/>
    <dgm:cxn modelId="{B171F106-A54E-43D9-819E-30AE22D5D429}" type="presParOf" srcId="{9F50714E-5531-4E14-91EE-FBDEAA3300AA}" destId="{FB2905FE-2013-42FE-BEC2-FA7B4686116D}" srcOrd="2" destOrd="0" presId="urn:microsoft.com/office/officeart/2005/8/layout/hList7"/>
    <dgm:cxn modelId="{393A3C73-F3C6-4211-A15F-FDB3EE2B1C2E}" type="presParOf" srcId="{FB2905FE-2013-42FE-BEC2-FA7B4686116D}" destId="{8AAE472F-D56E-4CCB-A53A-8AD65E4A3C0E}" srcOrd="0" destOrd="0" presId="urn:microsoft.com/office/officeart/2005/8/layout/hList7"/>
    <dgm:cxn modelId="{A7D34BA9-8FCC-4841-8DE9-74AAF7298A61}" type="presParOf" srcId="{FB2905FE-2013-42FE-BEC2-FA7B4686116D}" destId="{E2F35A3B-F6E2-4A04-B472-4E1FDBA42D54}" srcOrd="1" destOrd="0" presId="urn:microsoft.com/office/officeart/2005/8/layout/hList7"/>
    <dgm:cxn modelId="{649488E5-5433-4523-B91C-1C7AE5987987}" type="presParOf" srcId="{FB2905FE-2013-42FE-BEC2-FA7B4686116D}" destId="{007B82B6-2218-4DCF-A079-214EAA232F66}" srcOrd="2" destOrd="0" presId="urn:microsoft.com/office/officeart/2005/8/layout/hList7"/>
    <dgm:cxn modelId="{A302B2E0-56D4-4B0A-B69C-C5A42520F2A7}" type="presParOf" srcId="{FB2905FE-2013-42FE-BEC2-FA7B4686116D}" destId="{8439E604-3521-4B2A-BC44-AD4EA03A2C9D}" srcOrd="3" destOrd="0" presId="urn:microsoft.com/office/officeart/2005/8/layout/hList7"/>
    <dgm:cxn modelId="{99913C79-F34F-4D87-9704-541B3BD72239}" type="presParOf" srcId="{9F50714E-5531-4E14-91EE-FBDEAA3300AA}" destId="{7B0B2D5F-49FE-4699-8E30-819BCB1DF5A4}" srcOrd="3" destOrd="0" presId="urn:microsoft.com/office/officeart/2005/8/layout/hList7"/>
    <dgm:cxn modelId="{EA51F92B-C869-460F-8629-BB6B73631E0C}" type="presParOf" srcId="{9F50714E-5531-4E14-91EE-FBDEAA3300AA}" destId="{FBDDB216-417F-4D06-922F-D4E8C79F3772}" srcOrd="4" destOrd="0" presId="urn:microsoft.com/office/officeart/2005/8/layout/hList7"/>
    <dgm:cxn modelId="{5749B265-3414-463A-BBBD-7CCA26F54C2F}" type="presParOf" srcId="{FBDDB216-417F-4D06-922F-D4E8C79F3772}" destId="{B4D8E41C-0125-4249-94BA-8411BDA000C4}" srcOrd="0" destOrd="0" presId="urn:microsoft.com/office/officeart/2005/8/layout/hList7"/>
    <dgm:cxn modelId="{3BB726F0-A39F-48C7-90C3-B78A56F07A4D}" type="presParOf" srcId="{FBDDB216-417F-4D06-922F-D4E8C79F3772}" destId="{D2A43EA7-E0D9-4508-AC55-0BFE71806DAF}" srcOrd="1" destOrd="0" presId="urn:microsoft.com/office/officeart/2005/8/layout/hList7"/>
    <dgm:cxn modelId="{51C90056-8313-4DEE-BBE6-0FDA7DCF3BCD}" type="presParOf" srcId="{FBDDB216-417F-4D06-922F-D4E8C79F3772}" destId="{62479BFC-019D-456C-84D6-AD50421622C0}" srcOrd="2" destOrd="0" presId="urn:microsoft.com/office/officeart/2005/8/layout/hList7"/>
    <dgm:cxn modelId="{9C75A804-A6E2-4ECE-9118-0B78555644DF}" type="presParOf" srcId="{FBDDB216-417F-4D06-922F-D4E8C79F3772}" destId="{972359AF-DD26-4E84-90D3-CADD9B5425E3}" srcOrd="3" destOrd="0" presId="urn:microsoft.com/office/officeart/2005/8/layout/hList7"/>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1FC080A-93FC-4780-A6F4-D78F95B25026}"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US"/>
        </a:p>
      </dgm:t>
    </dgm:pt>
    <dgm:pt modelId="{1885D3D2-504E-4953-846A-0B9CC774F626}">
      <dgm:prSet phldrT="[Text]" custT="1"/>
      <dgm:spPr/>
      <dgm:t>
        <a:bodyPr/>
        <a:lstStyle/>
        <a:p>
          <a:pPr marL="91440" algn="l"/>
          <a:r>
            <a:rPr lang="en-US" sz="900" b="1" dirty="0"/>
            <a:t>Electronics</a:t>
          </a:r>
        </a:p>
      </dgm:t>
      <dgm:extLst>
        <a:ext uri="{E40237B7-FDA0-4F09-8148-C483321AD2D9}">
          <dgm14:cNvPr xmlns:dgm14="http://schemas.microsoft.com/office/drawing/2010/diagram" id="0" name="">
            <a:hlinkClick xmlns:r="http://schemas.openxmlformats.org/officeDocument/2006/relationships" r:id="rId1"/>
          </dgm14:cNvPr>
        </a:ext>
      </dgm:extLst>
    </dgm:pt>
    <dgm:pt modelId="{F17B108F-944F-485B-B33B-FC2FB0D3A24C}" type="parTrans" cxnId="{EEAA8762-55D4-4437-94DD-2EC122388BDF}">
      <dgm:prSet/>
      <dgm:spPr/>
      <dgm:t>
        <a:bodyPr/>
        <a:lstStyle/>
        <a:p>
          <a:pPr algn="l"/>
          <a:endParaRPr lang="en-US" sz="900"/>
        </a:p>
      </dgm:t>
    </dgm:pt>
    <dgm:pt modelId="{A853CA43-9224-4032-B868-9305007B5243}" type="sibTrans" cxnId="{EEAA8762-55D4-4437-94DD-2EC122388BDF}">
      <dgm:prSet/>
      <dgm:spPr/>
      <dgm:t>
        <a:bodyPr/>
        <a:lstStyle/>
        <a:p>
          <a:pPr algn="l"/>
          <a:endParaRPr lang="en-US" sz="900"/>
        </a:p>
      </dgm:t>
    </dgm:pt>
    <dgm:pt modelId="{2AEC431B-C729-4D8F-AB3F-74D0858D22DA}">
      <dgm:prSet phldrT="[Text]" custT="1"/>
      <dgm:spPr/>
      <dgm:t>
        <a:bodyPr/>
        <a:lstStyle/>
        <a:p>
          <a:pPr marL="91440" algn="l"/>
          <a:r>
            <a:rPr lang="en-US" sz="900" dirty="0"/>
            <a:t>Electronics Design</a:t>
          </a:r>
        </a:p>
      </dgm:t>
    </dgm:pt>
    <dgm:pt modelId="{C35CB8DF-A220-4056-B74B-2F8C523A3304}" type="parTrans" cxnId="{CB77790E-9BF2-4C1B-B859-943A2ABA87D0}">
      <dgm:prSet custT="1"/>
      <dgm:spPr/>
      <dgm:t>
        <a:bodyPr/>
        <a:lstStyle/>
        <a:p>
          <a:pPr algn="l"/>
          <a:endParaRPr lang="en-US" sz="900"/>
        </a:p>
      </dgm:t>
    </dgm:pt>
    <dgm:pt modelId="{E662A228-7655-475D-89C1-6BAD6E40EB29}" type="sibTrans" cxnId="{CB77790E-9BF2-4C1B-B859-943A2ABA87D0}">
      <dgm:prSet/>
      <dgm:spPr/>
      <dgm:t>
        <a:bodyPr/>
        <a:lstStyle/>
        <a:p>
          <a:pPr algn="l"/>
          <a:endParaRPr lang="en-US" sz="900"/>
        </a:p>
      </dgm:t>
    </dgm:pt>
    <dgm:pt modelId="{9743CB5C-6D88-4D47-88E3-B31F9ADE72C0}">
      <dgm:prSet phldrT="[Text]" custT="1"/>
      <dgm:spPr/>
      <dgm:t>
        <a:bodyPr/>
        <a:lstStyle/>
        <a:p>
          <a:pPr marL="91440" algn="l"/>
          <a:r>
            <a:rPr lang="en-US" sz="900" dirty="0"/>
            <a:t>Documents Control</a:t>
          </a:r>
        </a:p>
      </dgm:t>
    </dgm:pt>
    <dgm:pt modelId="{EFA14991-BB9A-4D1E-87D8-E35E5C99774A}" type="parTrans" cxnId="{748A4D7A-9475-4F6E-A824-B3E2A9D82CA7}">
      <dgm:prSet custT="1"/>
      <dgm:spPr/>
      <dgm:t>
        <a:bodyPr/>
        <a:lstStyle/>
        <a:p>
          <a:pPr algn="l"/>
          <a:endParaRPr lang="en-US" sz="900"/>
        </a:p>
      </dgm:t>
    </dgm:pt>
    <dgm:pt modelId="{66E3F34C-F0EA-4B5F-90F1-A250743472B2}" type="sibTrans" cxnId="{748A4D7A-9475-4F6E-A824-B3E2A9D82CA7}">
      <dgm:prSet/>
      <dgm:spPr/>
      <dgm:t>
        <a:bodyPr/>
        <a:lstStyle/>
        <a:p>
          <a:pPr algn="l"/>
          <a:endParaRPr lang="en-US" sz="900"/>
        </a:p>
      </dgm:t>
    </dgm:pt>
    <dgm:pt modelId="{782D451C-5064-44FE-BC26-AB65F828A04F}">
      <dgm:prSet phldrT="[Text]" custT="1"/>
      <dgm:spPr/>
      <dgm:t>
        <a:bodyPr/>
        <a:lstStyle/>
        <a:p>
          <a:pPr marL="91440" algn="l"/>
          <a:r>
            <a:rPr lang="en-US" sz="900" i="1" dirty="0"/>
            <a:t>Sub-folder</a:t>
          </a:r>
        </a:p>
      </dgm:t>
    </dgm:pt>
    <dgm:pt modelId="{636C77D3-9F7F-4B4E-8EF4-B38A989F090C}" type="parTrans" cxnId="{D294869A-A19F-4B89-9763-B7828C55C213}">
      <dgm:prSet custT="1"/>
      <dgm:spPr/>
      <dgm:t>
        <a:bodyPr/>
        <a:lstStyle/>
        <a:p>
          <a:pPr algn="l"/>
          <a:endParaRPr lang="en-US" sz="900"/>
        </a:p>
      </dgm:t>
    </dgm:pt>
    <dgm:pt modelId="{7EE9E355-22EA-4226-9CE9-110A54A2FB18}" type="sibTrans" cxnId="{D294869A-A19F-4B89-9763-B7828C55C213}">
      <dgm:prSet/>
      <dgm:spPr/>
      <dgm:t>
        <a:bodyPr/>
        <a:lstStyle/>
        <a:p>
          <a:pPr algn="l"/>
          <a:endParaRPr lang="en-US" sz="900"/>
        </a:p>
      </dgm:t>
    </dgm:pt>
    <dgm:pt modelId="{D9AC7A3C-0EFD-40AC-AD08-7E2028BB4004}">
      <dgm:prSet phldrT="[Text]" custT="1"/>
      <dgm:spPr/>
      <dgm:t>
        <a:bodyPr/>
        <a:lstStyle/>
        <a:p>
          <a:pPr marL="91440" algn="l"/>
          <a:r>
            <a:rPr lang="en-US" sz="900" dirty="0"/>
            <a:t>Finish Good Product</a:t>
          </a:r>
          <a:br>
            <a:rPr lang="en-US" sz="900" dirty="0"/>
          </a:br>
          <a:r>
            <a:rPr lang="en-US" sz="700" dirty="0"/>
            <a:t>(EEP)</a:t>
          </a:r>
        </a:p>
      </dgm:t>
    </dgm:pt>
    <dgm:pt modelId="{63878A94-6F8F-4974-84CA-8D33B37649EE}" type="parTrans" cxnId="{3E951A05-C6D0-43D3-94FF-D34FD9B3647E}">
      <dgm:prSet custT="1"/>
      <dgm:spPr/>
      <dgm:t>
        <a:bodyPr/>
        <a:lstStyle/>
        <a:p>
          <a:pPr algn="l"/>
          <a:endParaRPr lang="en-US" sz="900"/>
        </a:p>
      </dgm:t>
    </dgm:pt>
    <dgm:pt modelId="{B346C650-BD34-43BF-9062-3464430F9636}" type="sibTrans" cxnId="{3E951A05-C6D0-43D3-94FF-D34FD9B3647E}">
      <dgm:prSet/>
      <dgm:spPr/>
      <dgm:t>
        <a:bodyPr/>
        <a:lstStyle/>
        <a:p>
          <a:pPr algn="l"/>
          <a:endParaRPr lang="en-US" sz="900"/>
        </a:p>
      </dgm:t>
    </dgm:pt>
    <dgm:pt modelId="{DC664A1F-9737-4059-A342-45626E885E42}">
      <dgm:prSet phldrT="[Text]" custT="1"/>
      <dgm:spPr/>
      <dgm:t>
        <a:bodyPr/>
        <a:lstStyle/>
        <a:p>
          <a:pPr marL="91440" algn="l">
            <a:spcBef>
              <a:spcPts val="0"/>
            </a:spcBef>
          </a:pPr>
          <a:r>
            <a:rPr lang="en-US" sz="900" dirty="0"/>
            <a:t>Prototype Board</a:t>
          </a:r>
          <a:br>
            <a:rPr lang="en-US" sz="900" dirty="0"/>
          </a:br>
          <a:r>
            <a:rPr lang="en-US" sz="700" dirty="0"/>
            <a:t>(EEQ)</a:t>
          </a:r>
          <a:endParaRPr lang="en-US" sz="900" dirty="0"/>
        </a:p>
      </dgm:t>
    </dgm:pt>
    <dgm:pt modelId="{05707B51-1112-4CAB-8145-C994F17AFE49}" type="parTrans" cxnId="{738EB7F6-68F3-416C-A200-094B720B8AB7}">
      <dgm:prSet custT="1"/>
      <dgm:spPr/>
      <dgm:t>
        <a:bodyPr/>
        <a:lstStyle/>
        <a:p>
          <a:pPr algn="l"/>
          <a:endParaRPr lang="en-US" sz="900"/>
        </a:p>
      </dgm:t>
    </dgm:pt>
    <dgm:pt modelId="{4B586665-74EB-4443-856F-B314999B7B0F}" type="sibTrans" cxnId="{738EB7F6-68F3-416C-A200-094B720B8AB7}">
      <dgm:prSet/>
      <dgm:spPr/>
      <dgm:t>
        <a:bodyPr/>
        <a:lstStyle/>
        <a:p>
          <a:pPr algn="l"/>
          <a:endParaRPr lang="en-US" sz="900"/>
        </a:p>
      </dgm:t>
    </dgm:pt>
    <dgm:pt modelId="{F2EAE7B8-8A8C-491D-B488-CF8CAA3CCCF1}">
      <dgm:prSet phldrT="[Text]" custT="1"/>
      <dgm:spPr/>
      <dgm:t>
        <a:bodyPr/>
        <a:lstStyle/>
        <a:p>
          <a:pPr marL="91440" algn="l"/>
          <a:r>
            <a:rPr lang="en-US" sz="900" dirty="0"/>
            <a:t>Wiring Diagram</a:t>
          </a:r>
          <a:br>
            <a:rPr lang="en-US" sz="900" dirty="0"/>
          </a:br>
          <a:r>
            <a:rPr lang="en-US" sz="700" dirty="0"/>
            <a:t>(EEL)</a:t>
          </a:r>
          <a:endParaRPr lang="en-US" sz="900" dirty="0"/>
        </a:p>
      </dgm:t>
    </dgm:pt>
    <dgm:pt modelId="{00291F28-59D9-4181-BD61-AFD468EFAEBE}" type="parTrans" cxnId="{4CFF0DB2-5A0E-4FA8-A6E3-884A01054934}">
      <dgm:prSet custT="1"/>
      <dgm:spPr/>
      <dgm:t>
        <a:bodyPr/>
        <a:lstStyle/>
        <a:p>
          <a:pPr algn="l"/>
          <a:endParaRPr lang="en-US" sz="900"/>
        </a:p>
      </dgm:t>
    </dgm:pt>
    <dgm:pt modelId="{A4300207-EF5D-4660-A951-E2DFB58EA99E}" type="sibTrans" cxnId="{4CFF0DB2-5A0E-4FA8-A6E3-884A01054934}">
      <dgm:prSet/>
      <dgm:spPr/>
      <dgm:t>
        <a:bodyPr/>
        <a:lstStyle/>
        <a:p>
          <a:pPr algn="l"/>
          <a:endParaRPr lang="en-US" sz="900"/>
        </a:p>
      </dgm:t>
    </dgm:pt>
    <dgm:pt modelId="{F5A57064-F38B-4FAC-B493-512B3D81547A}">
      <dgm:prSet phldrT="[Text]" custT="1"/>
      <dgm:spPr/>
      <dgm:t>
        <a:bodyPr/>
        <a:lstStyle/>
        <a:p>
          <a:pPr marL="274320" algn="l"/>
          <a:r>
            <a:rPr lang="en-US" sz="900" dirty="0"/>
            <a:t>EEP</a:t>
          </a:r>
          <a:r>
            <a:rPr lang="en-US" sz="900" dirty="0">
              <a:sym typeface="Wingdings 3" panose="05040102010807070707" pitchFamily="18" charset="2"/>
            </a:rPr>
            <a:t></a:t>
          </a:r>
          <a:endParaRPr lang="en-US" sz="900" dirty="0"/>
        </a:p>
      </dgm:t>
    </dgm:pt>
    <dgm:pt modelId="{63EC559E-2CE3-4315-9383-DA824D1A97E2}" type="parTrans" cxnId="{0F595802-74D0-4AD1-8835-647A38C9AD08}">
      <dgm:prSet custT="1"/>
      <dgm:spPr/>
      <dgm:t>
        <a:bodyPr/>
        <a:lstStyle/>
        <a:p>
          <a:pPr algn="l"/>
          <a:endParaRPr lang="en-US" sz="900"/>
        </a:p>
      </dgm:t>
    </dgm:pt>
    <dgm:pt modelId="{86CA844B-5496-4719-85BB-A3C5E8ECFA26}" type="sibTrans" cxnId="{0F595802-74D0-4AD1-8835-647A38C9AD08}">
      <dgm:prSet/>
      <dgm:spPr/>
      <dgm:t>
        <a:bodyPr/>
        <a:lstStyle/>
        <a:p>
          <a:pPr algn="l"/>
          <a:endParaRPr lang="en-US" sz="900"/>
        </a:p>
      </dgm:t>
    </dgm:pt>
    <dgm:pt modelId="{F6B0621D-AB78-4852-9928-D0996AA06FB7}">
      <dgm:prSet phldrT="[Text]" custT="1"/>
      <dgm:spPr/>
      <dgm:t>
        <a:bodyPr/>
        <a:lstStyle/>
        <a:p>
          <a:pPr marL="274320" algn="l"/>
          <a:r>
            <a:rPr lang="en-US" sz="900" dirty="0"/>
            <a:t>EEQ</a:t>
          </a:r>
          <a:r>
            <a:rPr lang="en-US" sz="900" dirty="0">
              <a:sym typeface="Wingdings 3" panose="05040102010807070707" pitchFamily="18" charset="2"/>
            </a:rPr>
            <a:t></a:t>
          </a:r>
          <a:endParaRPr lang="en-US" sz="900" dirty="0"/>
        </a:p>
      </dgm:t>
    </dgm:pt>
    <dgm:pt modelId="{276D9C5C-373A-4EAD-8F7E-847E1CAE5AE6}" type="parTrans" cxnId="{9671AA46-168C-47D3-839C-5F564FF55765}">
      <dgm:prSet custT="1"/>
      <dgm:spPr/>
      <dgm:t>
        <a:bodyPr/>
        <a:lstStyle/>
        <a:p>
          <a:pPr algn="l"/>
          <a:endParaRPr lang="en-US" sz="900"/>
        </a:p>
      </dgm:t>
    </dgm:pt>
    <dgm:pt modelId="{21D7F5A8-AD6F-4C24-B335-CD9BD786C035}" type="sibTrans" cxnId="{9671AA46-168C-47D3-839C-5F564FF55765}">
      <dgm:prSet/>
      <dgm:spPr/>
      <dgm:t>
        <a:bodyPr/>
        <a:lstStyle/>
        <a:p>
          <a:pPr algn="l"/>
          <a:endParaRPr lang="en-US" sz="900"/>
        </a:p>
      </dgm:t>
    </dgm:pt>
    <dgm:pt modelId="{C2B081AB-F384-49EC-BF47-C8F9FDF8AD8A}">
      <dgm:prSet phldrT="[Text]" custT="1"/>
      <dgm:spPr/>
      <dgm:t>
        <a:bodyPr/>
        <a:lstStyle/>
        <a:p>
          <a:pPr marL="91440" algn="l"/>
          <a:r>
            <a:rPr lang="en-US" sz="900" dirty="0"/>
            <a:t>Project Resources</a:t>
          </a:r>
        </a:p>
      </dgm:t>
    </dgm:pt>
    <dgm:pt modelId="{83327852-4869-40DA-A997-6AFB901E25E4}" type="parTrans" cxnId="{FF1BA01D-F8A4-426D-A86D-031AD8A300C3}">
      <dgm:prSet custT="1"/>
      <dgm:spPr/>
      <dgm:t>
        <a:bodyPr/>
        <a:lstStyle/>
        <a:p>
          <a:pPr algn="l"/>
          <a:endParaRPr lang="en-US" sz="900"/>
        </a:p>
      </dgm:t>
    </dgm:pt>
    <dgm:pt modelId="{644AB90F-69D9-4C68-976F-D1640B153D3D}" type="sibTrans" cxnId="{FF1BA01D-F8A4-426D-A86D-031AD8A300C3}">
      <dgm:prSet/>
      <dgm:spPr/>
      <dgm:t>
        <a:bodyPr/>
        <a:lstStyle/>
        <a:p>
          <a:pPr algn="l"/>
          <a:endParaRPr lang="en-US" sz="900"/>
        </a:p>
      </dgm:t>
    </dgm:pt>
    <dgm:pt modelId="{023333C3-2069-4639-B090-BCF6382B7F0D}">
      <dgm:prSet phldrT="[Text]" custT="1"/>
      <dgm:spPr/>
      <dgm:t>
        <a:bodyPr/>
        <a:lstStyle/>
        <a:p>
          <a:pPr marL="91440" algn="l"/>
          <a:r>
            <a:rPr lang="en-US" sz="900" i="1" dirty="0"/>
            <a:t>Sub-folder</a:t>
          </a:r>
        </a:p>
      </dgm:t>
    </dgm:pt>
    <dgm:pt modelId="{E9FB2D37-E0C1-4DFF-8E19-50D99949AD18}" type="parTrans" cxnId="{EC927FB2-B10A-4B14-8587-980245FC90A7}">
      <dgm:prSet custT="1"/>
      <dgm:spPr/>
      <dgm:t>
        <a:bodyPr/>
        <a:lstStyle/>
        <a:p>
          <a:pPr algn="l"/>
          <a:endParaRPr lang="en-US" sz="900"/>
        </a:p>
      </dgm:t>
    </dgm:pt>
    <dgm:pt modelId="{7F10CAD1-80E3-4CBB-BC65-BE6B1478BB62}" type="sibTrans" cxnId="{EC927FB2-B10A-4B14-8587-980245FC90A7}">
      <dgm:prSet/>
      <dgm:spPr/>
      <dgm:t>
        <a:bodyPr/>
        <a:lstStyle/>
        <a:p>
          <a:pPr algn="l"/>
          <a:endParaRPr lang="en-US" sz="900"/>
        </a:p>
      </dgm:t>
    </dgm:pt>
    <dgm:pt modelId="{E11D6A33-0F87-480A-B171-821CD437B0A9}">
      <dgm:prSet phldrT="[Text]" custT="1"/>
      <dgm:spPr/>
      <dgm:t>
        <a:bodyPr/>
        <a:lstStyle/>
        <a:p>
          <a:pPr marL="91440" algn="l"/>
          <a:r>
            <a:rPr lang="en-US" sz="900" dirty="0"/>
            <a:t>Files Associated</a:t>
          </a:r>
        </a:p>
      </dgm:t>
    </dgm:pt>
    <dgm:pt modelId="{816973AA-87D8-49BB-B3F3-5DAE86BDA43E}" type="parTrans" cxnId="{A5B56972-0E68-4705-B581-2A9B547A7378}">
      <dgm:prSet custT="1"/>
      <dgm:spPr/>
      <dgm:t>
        <a:bodyPr/>
        <a:lstStyle/>
        <a:p>
          <a:pPr algn="l"/>
          <a:endParaRPr lang="en-US" sz="900"/>
        </a:p>
      </dgm:t>
    </dgm:pt>
    <dgm:pt modelId="{CE9A4E5C-2AFB-431F-92ED-11D5B451D745}" type="sibTrans" cxnId="{A5B56972-0E68-4705-B581-2A9B547A7378}">
      <dgm:prSet/>
      <dgm:spPr/>
      <dgm:t>
        <a:bodyPr/>
        <a:lstStyle/>
        <a:p>
          <a:pPr algn="l"/>
          <a:endParaRPr lang="en-US" sz="900"/>
        </a:p>
      </dgm:t>
    </dgm:pt>
    <dgm:pt modelId="{3EDCC3AD-90C4-4806-9ECA-26EDB9DEAFF6}">
      <dgm:prSet phldrT="[Text]" custT="1"/>
      <dgm:spPr/>
      <dgm:t>
        <a:bodyPr/>
        <a:lstStyle/>
        <a:p>
          <a:pPr marL="91440" algn="l">
            <a:spcBef>
              <a:spcPts val="0"/>
            </a:spcBef>
          </a:pPr>
          <a:r>
            <a:rPr lang="en-US" sz="900" dirty="0"/>
            <a:t>Files Associated</a:t>
          </a:r>
        </a:p>
      </dgm:t>
    </dgm:pt>
    <dgm:pt modelId="{3D42F628-EDE7-4B94-AF66-08C5DAF06019}" type="parTrans" cxnId="{F515737C-8CFF-48DC-8BD0-A370D568EE7F}">
      <dgm:prSet custT="1"/>
      <dgm:spPr/>
      <dgm:t>
        <a:bodyPr/>
        <a:lstStyle/>
        <a:p>
          <a:pPr algn="l"/>
          <a:endParaRPr lang="en-US" sz="900"/>
        </a:p>
      </dgm:t>
    </dgm:pt>
    <dgm:pt modelId="{FC06209A-C817-4370-A04B-786327695120}" type="sibTrans" cxnId="{F515737C-8CFF-48DC-8BD0-A370D568EE7F}">
      <dgm:prSet/>
      <dgm:spPr/>
      <dgm:t>
        <a:bodyPr/>
        <a:lstStyle/>
        <a:p>
          <a:pPr algn="l"/>
          <a:endParaRPr lang="en-US" sz="900"/>
        </a:p>
      </dgm:t>
    </dgm:pt>
    <dgm:pt modelId="{C7D8C025-55D2-4AC6-8B69-16D4D9DA323A}">
      <dgm:prSet phldrT="[Text]" custT="1"/>
      <dgm:spPr/>
      <dgm:t>
        <a:bodyPr/>
        <a:lstStyle/>
        <a:p>
          <a:pPr marL="274320" algn="l"/>
          <a:r>
            <a:rPr lang="en-US" sz="900" dirty="0"/>
            <a:t>EEL</a:t>
          </a:r>
          <a:r>
            <a:rPr lang="en-US" sz="900" dirty="0">
              <a:sym typeface="Wingdings 3" panose="05040102010807070707" pitchFamily="18" charset="2"/>
            </a:rPr>
            <a:t></a:t>
          </a:r>
          <a:endParaRPr lang="en-US" sz="900" dirty="0"/>
        </a:p>
      </dgm:t>
    </dgm:pt>
    <dgm:pt modelId="{CD7240EF-E864-4CBE-834F-DB3C1672BA86}" type="parTrans" cxnId="{57324D9E-4825-48BA-AD93-F94A20A8AA88}">
      <dgm:prSet custT="1"/>
      <dgm:spPr/>
      <dgm:t>
        <a:bodyPr/>
        <a:lstStyle/>
        <a:p>
          <a:pPr algn="l"/>
          <a:endParaRPr lang="en-US" sz="900"/>
        </a:p>
      </dgm:t>
    </dgm:pt>
    <dgm:pt modelId="{9136628A-5DFE-44A6-8717-CDC5F812FF42}" type="sibTrans" cxnId="{57324D9E-4825-48BA-AD93-F94A20A8AA88}">
      <dgm:prSet/>
      <dgm:spPr/>
      <dgm:t>
        <a:bodyPr/>
        <a:lstStyle/>
        <a:p>
          <a:pPr algn="l"/>
          <a:endParaRPr lang="en-US" sz="900"/>
        </a:p>
      </dgm:t>
    </dgm:pt>
    <dgm:pt modelId="{FD9938B1-1498-49E8-B838-B76095E886F2}">
      <dgm:prSet phldrT="[Text]" custT="1"/>
      <dgm:spPr/>
      <dgm:t>
        <a:bodyPr/>
        <a:lstStyle/>
        <a:p>
          <a:pPr marL="91440" algn="l"/>
          <a:r>
            <a:rPr lang="en-US" sz="900" dirty="0"/>
            <a:t>General</a:t>
          </a:r>
        </a:p>
      </dgm:t>
    </dgm:pt>
    <dgm:pt modelId="{7600F351-97FD-45E3-9CC1-4FF1F8BA79C5}" type="parTrans" cxnId="{E099C9B4-C942-4EAF-8D28-C1D943B67669}">
      <dgm:prSet custT="1"/>
      <dgm:spPr/>
      <dgm:t>
        <a:bodyPr/>
        <a:lstStyle/>
        <a:p>
          <a:pPr algn="l"/>
          <a:endParaRPr lang="en-US" sz="900"/>
        </a:p>
      </dgm:t>
    </dgm:pt>
    <dgm:pt modelId="{B41CB319-513D-4601-9C17-4372949424A6}" type="sibTrans" cxnId="{E099C9B4-C942-4EAF-8D28-C1D943B67669}">
      <dgm:prSet/>
      <dgm:spPr/>
      <dgm:t>
        <a:bodyPr/>
        <a:lstStyle/>
        <a:p>
          <a:pPr algn="l"/>
          <a:endParaRPr lang="en-US" sz="900"/>
        </a:p>
      </dgm:t>
    </dgm:pt>
    <dgm:pt modelId="{2D06095C-8E91-4911-9F27-89A4D7820536}">
      <dgm:prSet phldrT="[Text]" custT="1"/>
      <dgm:spPr/>
      <dgm:t>
        <a:bodyPr/>
        <a:lstStyle/>
        <a:p>
          <a:pPr marL="91440" algn="l">
            <a:spcBef>
              <a:spcPts val="600"/>
            </a:spcBef>
          </a:pPr>
          <a:r>
            <a:rPr lang="en-US" sz="900" dirty="0"/>
            <a:t>MS Teams Cover Page</a:t>
          </a:r>
        </a:p>
      </dgm:t>
    </dgm:pt>
    <dgm:pt modelId="{59AB06D1-DEE4-45A4-913D-8456D16AE26C}" type="parTrans" cxnId="{E940AC02-4598-4F06-B46D-35CFF09077D7}">
      <dgm:prSet custT="1"/>
      <dgm:spPr/>
      <dgm:t>
        <a:bodyPr/>
        <a:lstStyle/>
        <a:p>
          <a:pPr algn="l"/>
          <a:endParaRPr lang="en-US" sz="900"/>
        </a:p>
      </dgm:t>
    </dgm:pt>
    <dgm:pt modelId="{7EC53915-073F-4B75-8E4E-6157E3E43C98}" type="sibTrans" cxnId="{E940AC02-4598-4F06-B46D-35CFF09077D7}">
      <dgm:prSet/>
      <dgm:spPr/>
      <dgm:t>
        <a:bodyPr/>
        <a:lstStyle/>
        <a:p>
          <a:pPr algn="l"/>
          <a:endParaRPr lang="en-US" sz="900"/>
        </a:p>
      </dgm:t>
    </dgm:pt>
    <dgm:pt modelId="{1EAA5F00-18C9-4642-9150-EFAA752D4AC9}">
      <dgm:prSet phldrT="[Text]" custT="1"/>
      <dgm:spPr/>
      <dgm:t>
        <a:bodyPr/>
        <a:lstStyle/>
        <a:p>
          <a:pPr algn="ctr"/>
          <a:r>
            <a:rPr lang="en-US" sz="900" dirty="0"/>
            <a:t>Cover Page</a:t>
          </a:r>
        </a:p>
      </dgm:t>
    </dgm:pt>
    <dgm:pt modelId="{E026374B-FA41-4513-A853-32373CAFCEC6}" type="parTrans" cxnId="{D2830152-68FE-4295-9597-8857345FAD89}">
      <dgm:prSet custT="1"/>
      <dgm:spPr/>
      <dgm:t>
        <a:bodyPr/>
        <a:lstStyle/>
        <a:p>
          <a:pPr algn="l"/>
          <a:endParaRPr lang="en-US" sz="900"/>
        </a:p>
      </dgm:t>
    </dgm:pt>
    <dgm:pt modelId="{0B04F6AC-F044-4991-AF07-CCFE4E0C08C3}" type="sibTrans" cxnId="{D2830152-68FE-4295-9597-8857345FAD89}">
      <dgm:prSet/>
      <dgm:spPr/>
      <dgm:t>
        <a:bodyPr/>
        <a:lstStyle/>
        <a:p>
          <a:pPr algn="l"/>
          <a:endParaRPr lang="en-US" sz="900"/>
        </a:p>
      </dgm:t>
    </dgm:pt>
    <dgm:pt modelId="{37B8D5AC-7F7F-48A4-B28F-CD6C8C61C033}">
      <dgm:prSet phldrT="[Text]" custT="1"/>
      <dgm:spPr/>
      <dgm:t>
        <a:bodyPr/>
        <a:lstStyle/>
        <a:p>
          <a:pPr marL="91440" algn="l"/>
          <a:r>
            <a:rPr lang="en-US" sz="900" dirty="0"/>
            <a:t>Apps</a:t>
          </a:r>
        </a:p>
      </dgm:t>
    </dgm:pt>
    <dgm:pt modelId="{61D671EA-396F-423A-8E4F-700BB80DA0E9}" type="parTrans" cxnId="{71162182-8C93-4E36-A93C-C2E88EFF404F}">
      <dgm:prSet custT="1"/>
      <dgm:spPr/>
      <dgm:t>
        <a:bodyPr/>
        <a:lstStyle/>
        <a:p>
          <a:pPr algn="l"/>
          <a:endParaRPr lang="en-US" sz="900"/>
        </a:p>
      </dgm:t>
    </dgm:pt>
    <dgm:pt modelId="{4A20D075-E6F5-4680-AAF3-D6402FB18AB2}" type="sibTrans" cxnId="{71162182-8C93-4E36-A93C-C2E88EFF404F}">
      <dgm:prSet/>
      <dgm:spPr/>
      <dgm:t>
        <a:bodyPr/>
        <a:lstStyle/>
        <a:p>
          <a:pPr algn="l"/>
          <a:endParaRPr lang="en-US" sz="900"/>
        </a:p>
      </dgm:t>
    </dgm:pt>
    <dgm:pt modelId="{71112B19-7BBD-4636-91A9-6A0D7AC462FA}">
      <dgm:prSet phldrT="[Text]" custT="1"/>
      <dgm:spPr/>
      <dgm:t>
        <a:bodyPr/>
        <a:lstStyle/>
        <a:p>
          <a:pPr marL="91440" algn="l"/>
          <a:r>
            <a:rPr lang="en-US" sz="900" dirty="0"/>
            <a:t>Request Form</a:t>
          </a:r>
        </a:p>
      </dgm:t>
    </dgm:pt>
    <dgm:pt modelId="{D8324E49-4C6D-4A6A-8FEC-5D199C1CF61E}" type="parTrans" cxnId="{D70F0CEA-5571-4DAB-9F31-2A89126B8317}">
      <dgm:prSet custT="1"/>
      <dgm:spPr/>
      <dgm:t>
        <a:bodyPr/>
        <a:lstStyle/>
        <a:p>
          <a:pPr algn="l"/>
          <a:endParaRPr lang="en-US" sz="500"/>
        </a:p>
      </dgm:t>
    </dgm:pt>
    <dgm:pt modelId="{E4BA7B14-7DCF-4AB0-BB22-7C7EC4C09901}" type="sibTrans" cxnId="{D70F0CEA-5571-4DAB-9F31-2A89126B8317}">
      <dgm:prSet/>
      <dgm:spPr/>
      <dgm:t>
        <a:bodyPr/>
        <a:lstStyle/>
        <a:p>
          <a:pPr algn="l"/>
          <a:endParaRPr lang="en-US" sz="1800"/>
        </a:p>
      </dgm:t>
    </dgm:pt>
    <dgm:pt modelId="{A92BB007-C728-424B-90F8-71EAAD2D27B4}" type="pres">
      <dgm:prSet presAssocID="{E1FC080A-93FC-4780-A6F4-D78F95B25026}" presName="diagram" presStyleCnt="0">
        <dgm:presLayoutVars>
          <dgm:chPref val="1"/>
          <dgm:dir/>
          <dgm:animOne val="branch"/>
          <dgm:animLvl val="lvl"/>
          <dgm:resizeHandles val="exact"/>
        </dgm:presLayoutVars>
      </dgm:prSet>
      <dgm:spPr/>
    </dgm:pt>
    <dgm:pt modelId="{B5D8FEBC-CF6B-4226-B044-1D1078196C1D}" type="pres">
      <dgm:prSet presAssocID="{1885D3D2-504E-4953-846A-0B9CC774F626}" presName="root1" presStyleCnt="0"/>
      <dgm:spPr/>
    </dgm:pt>
    <dgm:pt modelId="{C946AEE1-6545-4271-B718-930344A40AF2}" type="pres">
      <dgm:prSet presAssocID="{1885D3D2-504E-4953-846A-0B9CC774F626}" presName="LevelOneTextNode" presStyleLbl="node0" presStyleIdx="0" presStyleCnt="1" custScaleX="916200" custScaleY="457576">
        <dgm:presLayoutVars>
          <dgm:chPref val="3"/>
        </dgm:presLayoutVars>
      </dgm:prSet>
      <dgm:spPr/>
    </dgm:pt>
    <dgm:pt modelId="{16F5AC37-00FB-454F-9A59-DB1A168AEBD1}" type="pres">
      <dgm:prSet presAssocID="{1885D3D2-504E-4953-846A-0B9CC774F626}" presName="level2hierChild" presStyleCnt="0"/>
      <dgm:spPr/>
    </dgm:pt>
    <dgm:pt modelId="{F3930CC3-D9EB-4BEA-8CAA-335E5C757837}" type="pres">
      <dgm:prSet presAssocID="{C35CB8DF-A220-4056-B74B-2F8C523A3304}" presName="conn2-1" presStyleLbl="parChTrans1D2" presStyleIdx="0" presStyleCnt="6"/>
      <dgm:spPr/>
    </dgm:pt>
    <dgm:pt modelId="{AF9EF258-7BD7-4A41-A5EE-7B32858C6A8B}" type="pres">
      <dgm:prSet presAssocID="{C35CB8DF-A220-4056-B74B-2F8C523A3304}" presName="connTx" presStyleLbl="parChTrans1D2" presStyleIdx="0" presStyleCnt="6"/>
      <dgm:spPr/>
    </dgm:pt>
    <dgm:pt modelId="{7CE8383F-AAE1-455F-BADB-7373914BAD6C}" type="pres">
      <dgm:prSet presAssocID="{2AEC431B-C729-4D8F-AB3F-74D0858D22DA}" presName="root2" presStyleCnt="0"/>
      <dgm:spPr/>
    </dgm:pt>
    <dgm:pt modelId="{B95C6919-FE1F-451D-89E4-AD90E6EC4FCA}" type="pres">
      <dgm:prSet presAssocID="{2AEC431B-C729-4D8F-AB3F-74D0858D22DA}" presName="LevelTwoTextNode" presStyleLbl="node2" presStyleIdx="0" presStyleCnt="6" custScaleX="916200" custScaleY="457576">
        <dgm:presLayoutVars>
          <dgm:chPref val="3"/>
        </dgm:presLayoutVars>
      </dgm:prSet>
      <dgm:spPr/>
    </dgm:pt>
    <dgm:pt modelId="{4874F358-4CFE-416B-8AB6-2992C466A6DD}" type="pres">
      <dgm:prSet presAssocID="{2AEC431B-C729-4D8F-AB3F-74D0858D22DA}" presName="level3hierChild" presStyleCnt="0"/>
      <dgm:spPr/>
    </dgm:pt>
    <dgm:pt modelId="{645A312B-8A56-4B95-8E2C-0E59596B32C1}" type="pres">
      <dgm:prSet presAssocID="{63878A94-6F8F-4974-84CA-8D33B37649EE}" presName="conn2-1" presStyleLbl="parChTrans1D3" presStyleIdx="0" presStyleCnt="6"/>
      <dgm:spPr/>
    </dgm:pt>
    <dgm:pt modelId="{9950F4A8-7E1D-4269-BDE7-ED529F16357A}" type="pres">
      <dgm:prSet presAssocID="{63878A94-6F8F-4974-84CA-8D33B37649EE}" presName="connTx" presStyleLbl="parChTrans1D3" presStyleIdx="0" presStyleCnt="6"/>
      <dgm:spPr/>
    </dgm:pt>
    <dgm:pt modelId="{76325F88-FF7B-4C2A-A2BF-AC46084C242E}" type="pres">
      <dgm:prSet presAssocID="{D9AC7A3C-0EFD-40AC-AD08-7E2028BB4004}" presName="root2" presStyleCnt="0"/>
      <dgm:spPr/>
    </dgm:pt>
    <dgm:pt modelId="{C1FC6E58-CCD7-4855-B0E8-DECAAE1DBB78}" type="pres">
      <dgm:prSet presAssocID="{D9AC7A3C-0EFD-40AC-AD08-7E2028BB4004}" presName="LevelTwoTextNode" presStyleLbl="node3" presStyleIdx="0" presStyleCnt="6" custScaleX="1009054" custScaleY="584567">
        <dgm:presLayoutVars>
          <dgm:chPref val="3"/>
        </dgm:presLayoutVars>
      </dgm:prSet>
      <dgm:spPr/>
    </dgm:pt>
    <dgm:pt modelId="{4B23E65B-6BF4-4F24-B3C2-AF0E8AB29C83}" type="pres">
      <dgm:prSet presAssocID="{D9AC7A3C-0EFD-40AC-AD08-7E2028BB4004}" presName="level3hierChild" presStyleCnt="0"/>
      <dgm:spPr/>
    </dgm:pt>
    <dgm:pt modelId="{6DD8E1FA-1D9D-41B5-9F93-24EF29A533A1}" type="pres">
      <dgm:prSet presAssocID="{63EC559E-2CE3-4315-9383-DA824D1A97E2}" presName="conn2-1" presStyleLbl="parChTrans1D4" presStyleIdx="0" presStyleCnt="6"/>
      <dgm:spPr/>
    </dgm:pt>
    <dgm:pt modelId="{A8F3F08E-53FF-4D10-A95A-FF1EEA9179EA}" type="pres">
      <dgm:prSet presAssocID="{63EC559E-2CE3-4315-9383-DA824D1A97E2}" presName="connTx" presStyleLbl="parChTrans1D4" presStyleIdx="0" presStyleCnt="6"/>
      <dgm:spPr/>
    </dgm:pt>
    <dgm:pt modelId="{800A6B9B-510D-484F-9367-FD1F24163A21}" type="pres">
      <dgm:prSet presAssocID="{F5A57064-F38B-4FAC-B493-512B3D81547A}" presName="root2" presStyleCnt="0"/>
      <dgm:spPr/>
    </dgm:pt>
    <dgm:pt modelId="{1B675334-6B9D-472E-8A32-FEE28B0390DC}" type="pres">
      <dgm:prSet presAssocID="{F5A57064-F38B-4FAC-B493-512B3D81547A}" presName="LevelTwoTextNode" presStyleLbl="node4" presStyleIdx="0" presStyleCnt="6" custScaleX="720753" custScaleY="584567">
        <dgm:presLayoutVars>
          <dgm:chPref val="3"/>
        </dgm:presLayoutVars>
      </dgm:prSet>
      <dgm:spPr/>
    </dgm:pt>
    <dgm:pt modelId="{E9FE19A5-5D37-4303-96B5-1D32D847FDD6}" type="pres">
      <dgm:prSet presAssocID="{F5A57064-F38B-4FAC-B493-512B3D81547A}" presName="level3hierChild" presStyleCnt="0"/>
      <dgm:spPr/>
    </dgm:pt>
    <dgm:pt modelId="{F411BB4C-5720-4142-A377-D6C4CC6D8A59}" type="pres">
      <dgm:prSet presAssocID="{816973AA-87D8-49BB-B3F3-5DAE86BDA43E}" presName="conn2-1" presStyleLbl="parChTrans1D4" presStyleIdx="1" presStyleCnt="6"/>
      <dgm:spPr/>
    </dgm:pt>
    <dgm:pt modelId="{40A82B53-DB49-486F-9FCD-44BF11695B6F}" type="pres">
      <dgm:prSet presAssocID="{816973AA-87D8-49BB-B3F3-5DAE86BDA43E}" presName="connTx" presStyleLbl="parChTrans1D4" presStyleIdx="1" presStyleCnt="6"/>
      <dgm:spPr/>
    </dgm:pt>
    <dgm:pt modelId="{50FD5C79-A33D-4780-A99A-31B1D784531F}" type="pres">
      <dgm:prSet presAssocID="{E11D6A33-0F87-480A-B171-821CD437B0A9}" presName="root2" presStyleCnt="0"/>
      <dgm:spPr/>
    </dgm:pt>
    <dgm:pt modelId="{94CA5DFE-9755-4907-B5AD-B42221852DA5}" type="pres">
      <dgm:prSet presAssocID="{E11D6A33-0F87-480A-B171-821CD437B0A9}" presName="LevelTwoTextNode" presStyleLbl="node4" presStyleIdx="1" presStyleCnt="6" custScaleX="916200" custScaleY="584567">
        <dgm:presLayoutVars>
          <dgm:chPref val="3"/>
        </dgm:presLayoutVars>
      </dgm:prSet>
      <dgm:spPr/>
    </dgm:pt>
    <dgm:pt modelId="{94D92558-6D4E-4835-9CD9-DDB943871B83}" type="pres">
      <dgm:prSet presAssocID="{E11D6A33-0F87-480A-B171-821CD437B0A9}" presName="level3hierChild" presStyleCnt="0"/>
      <dgm:spPr/>
    </dgm:pt>
    <dgm:pt modelId="{7E2EEB6A-9934-47A3-988D-BB91DA69BCBF}" type="pres">
      <dgm:prSet presAssocID="{00291F28-59D9-4181-BD61-AFD468EFAEBE}" presName="conn2-1" presStyleLbl="parChTrans1D3" presStyleIdx="1" presStyleCnt="6"/>
      <dgm:spPr/>
    </dgm:pt>
    <dgm:pt modelId="{6B73BD11-F014-4CAF-9153-2841561A1B6C}" type="pres">
      <dgm:prSet presAssocID="{00291F28-59D9-4181-BD61-AFD468EFAEBE}" presName="connTx" presStyleLbl="parChTrans1D3" presStyleIdx="1" presStyleCnt="6"/>
      <dgm:spPr/>
    </dgm:pt>
    <dgm:pt modelId="{044971D1-0D17-4AAF-98C3-F9B89F31B6D3}" type="pres">
      <dgm:prSet presAssocID="{F2EAE7B8-8A8C-491D-B488-CF8CAA3CCCF1}" presName="root2" presStyleCnt="0"/>
      <dgm:spPr/>
    </dgm:pt>
    <dgm:pt modelId="{8F0E315E-8F14-4C45-93CB-A5FAC16F39EE}" type="pres">
      <dgm:prSet presAssocID="{F2EAE7B8-8A8C-491D-B488-CF8CAA3CCCF1}" presName="LevelTwoTextNode" presStyleLbl="node3" presStyleIdx="1" presStyleCnt="6" custScaleX="1009054" custScaleY="584567">
        <dgm:presLayoutVars>
          <dgm:chPref val="3"/>
        </dgm:presLayoutVars>
      </dgm:prSet>
      <dgm:spPr/>
    </dgm:pt>
    <dgm:pt modelId="{F4E9FB9E-98A8-4C57-88D2-5DFDB57C9D6E}" type="pres">
      <dgm:prSet presAssocID="{F2EAE7B8-8A8C-491D-B488-CF8CAA3CCCF1}" presName="level3hierChild" presStyleCnt="0"/>
      <dgm:spPr/>
    </dgm:pt>
    <dgm:pt modelId="{A157F3C7-A072-4D09-9674-F9234126FD93}" type="pres">
      <dgm:prSet presAssocID="{CD7240EF-E864-4CBE-834F-DB3C1672BA86}" presName="conn2-1" presStyleLbl="parChTrans1D4" presStyleIdx="2" presStyleCnt="6"/>
      <dgm:spPr/>
    </dgm:pt>
    <dgm:pt modelId="{7FFDFB75-B84B-40CD-8244-F1DD130FD85A}" type="pres">
      <dgm:prSet presAssocID="{CD7240EF-E864-4CBE-834F-DB3C1672BA86}" presName="connTx" presStyleLbl="parChTrans1D4" presStyleIdx="2" presStyleCnt="6"/>
      <dgm:spPr/>
    </dgm:pt>
    <dgm:pt modelId="{B76259EB-0F79-4ED0-A5AE-5F6A6FE5932E}" type="pres">
      <dgm:prSet presAssocID="{C7D8C025-55D2-4AC6-8B69-16D4D9DA323A}" presName="root2" presStyleCnt="0"/>
      <dgm:spPr/>
    </dgm:pt>
    <dgm:pt modelId="{E8B692F7-610E-4368-BDF2-3CC509DBAEA7}" type="pres">
      <dgm:prSet presAssocID="{C7D8C025-55D2-4AC6-8B69-16D4D9DA323A}" presName="LevelTwoTextNode" presStyleLbl="node4" presStyleIdx="2" presStyleCnt="6" custScaleX="720753" custScaleY="584567">
        <dgm:presLayoutVars>
          <dgm:chPref val="3"/>
        </dgm:presLayoutVars>
      </dgm:prSet>
      <dgm:spPr/>
    </dgm:pt>
    <dgm:pt modelId="{8FEC4A35-83E5-4365-9D90-DF0AB5F6EF6C}" type="pres">
      <dgm:prSet presAssocID="{C7D8C025-55D2-4AC6-8B69-16D4D9DA323A}" presName="level3hierChild" presStyleCnt="0"/>
      <dgm:spPr/>
    </dgm:pt>
    <dgm:pt modelId="{5D3B468B-57E4-4D0C-A198-CF674715098B}" type="pres">
      <dgm:prSet presAssocID="{05707B51-1112-4CAB-8145-C994F17AFE49}" presName="conn2-1" presStyleLbl="parChTrans1D3" presStyleIdx="2" presStyleCnt="6"/>
      <dgm:spPr/>
    </dgm:pt>
    <dgm:pt modelId="{F9A962D2-91F4-4592-8A28-5B3CC486C4DF}" type="pres">
      <dgm:prSet presAssocID="{05707B51-1112-4CAB-8145-C994F17AFE49}" presName="connTx" presStyleLbl="parChTrans1D3" presStyleIdx="2" presStyleCnt="6"/>
      <dgm:spPr/>
    </dgm:pt>
    <dgm:pt modelId="{190E1F76-252E-46B3-A31E-73051BEC58D1}" type="pres">
      <dgm:prSet presAssocID="{DC664A1F-9737-4059-A342-45626E885E42}" presName="root2" presStyleCnt="0"/>
      <dgm:spPr/>
    </dgm:pt>
    <dgm:pt modelId="{81AECB9A-B7C9-4283-9024-18D266496012}" type="pres">
      <dgm:prSet presAssocID="{DC664A1F-9737-4059-A342-45626E885E42}" presName="LevelTwoTextNode" presStyleLbl="node3" presStyleIdx="2" presStyleCnt="6" custScaleX="1009054" custScaleY="584567">
        <dgm:presLayoutVars>
          <dgm:chPref val="3"/>
        </dgm:presLayoutVars>
      </dgm:prSet>
      <dgm:spPr/>
    </dgm:pt>
    <dgm:pt modelId="{73221083-58D3-4ABE-9350-3CF865FF18FB}" type="pres">
      <dgm:prSet presAssocID="{DC664A1F-9737-4059-A342-45626E885E42}" presName="level3hierChild" presStyleCnt="0"/>
      <dgm:spPr/>
    </dgm:pt>
    <dgm:pt modelId="{E1177B76-D6FB-4C24-95B6-B8E292D28EFB}" type="pres">
      <dgm:prSet presAssocID="{276D9C5C-373A-4EAD-8F7E-847E1CAE5AE6}" presName="conn2-1" presStyleLbl="parChTrans1D4" presStyleIdx="3" presStyleCnt="6"/>
      <dgm:spPr/>
    </dgm:pt>
    <dgm:pt modelId="{6B5393E0-BDAB-405F-8BB3-0DE8C3DFF94F}" type="pres">
      <dgm:prSet presAssocID="{276D9C5C-373A-4EAD-8F7E-847E1CAE5AE6}" presName="connTx" presStyleLbl="parChTrans1D4" presStyleIdx="3" presStyleCnt="6"/>
      <dgm:spPr/>
    </dgm:pt>
    <dgm:pt modelId="{5A0CF13D-3575-4544-A942-35B20DDC9B56}" type="pres">
      <dgm:prSet presAssocID="{F6B0621D-AB78-4852-9928-D0996AA06FB7}" presName="root2" presStyleCnt="0"/>
      <dgm:spPr/>
    </dgm:pt>
    <dgm:pt modelId="{84104708-56DD-41F6-B79C-49C3E7AA7815}" type="pres">
      <dgm:prSet presAssocID="{F6B0621D-AB78-4852-9928-D0996AA06FB7}" presName="LevelTwoTextNode" presStyleLbl="node4" presStyleIdx="3" presStyleCnt="6" custScaleX="720753" custScaleY="584567">
        <dgm:presLayoutVars>
          <dgm:chPref val="3"/>
        </dgm:presLayoutVars>
      </dgm:prSet>
      <dgm:spPr/>
    </dgm:pt>
    <dgm:pt modelId="{7D2204BC-1759-45C0-9679-F08EA9A6E784}" type="pres">
      <dgm:prSet presAssocID="{F6B0621D-AB78-4852-9928-D0996AA06FB7}" presName="level3hierChild" presStyleCnt="0"/>
      <dgm:spPr/>
    </dgm:pt>
    <dgm:pt modelId="{4116A045-AB14-4BE5-BDA7-ED1E09918C0D}" type="pres">
      <dgm:prSet presAssocID="{3D42F628-EDE7-4B94-AF66-08C5DAF06019}" presName="conn2-1" presStyleLbl="parChTrans1D4" presStyleIdx="4" presStyleCnt="6"/>
      <dgm:spPr/>
    </dgm:pt>
    <dgm:pt modelId="{A5E085D6-A1F0-4653-BEBE-C2E95E6FA37F}" type="pres">
      <dgm:prSet presAssocID="{3D42F628-EDE7-4B94-AF66-08C5DAF06019}" presName="connTx" presStyleLbl="parChTrans1D4" presStyleIdx="4" presStyleCnt="6"/>
      <dgm:spPr/>
    </dgm:pt>
    <dgm:pt modelId="{9EC059CF-BABC-435E-9390-2D8731138768}" type="pres">
      <dgm:prSet presAssocID="{3EDCC3AD-90C4-4806-9ECA-26EDB9DEAFF6}" presName="root2" presStyleCnt="0"/>
      <dgm:spPr/>
    </dgm:pt>
    <dgm:pt modelId="{56257A05-DDF0-4D2B-AAD6-CFF3AB63D016}" type="pres">
      <dgm:prSet presAssocID="{3EDCC3AD-90C4-4806-9ECA-26EDB9DEAFF6}" presName="LevelTwoTextNode" presStyleLbl="node4" presStyleIdx="4" presStyleCnt="6" custScaleX="916200" custScaleY="584567">
        <dgm:presLayoutVars>
          <dgm:chPref val="3"/>
        </dgm:presLayoutVars>
      </dgm:prSet>
      <dgm:spPr/>
    </dgm:pt>
    <dgm:pt modelId="{C16FCCA2-FE32-4272-99EF-6E883B7E939B}" type="pres">
      <dgm:prSet presAssocID="{3EDCC3AD-90C4-4806-9ECA-26EDB9DEAFF6}" presName="level3hierChild" presStyleCnt="0"/>
      <dgm:spPr/>
    </dgm:pt>
    <dgm:pt modelId="{6B1C4042-BEDE-4BCE-9D15-E9998D70C5FC}" type="pres">
      <dgm:prSet presAssocID="{83327852-4869-40DA-A997-6AFB901E25E4}" presName="conn2-1" presStyleLbl="parChTrans1D2" presStyleIdx="1" presStyleCnt="6"/>
      <dgm:spPr/>
    </dgm:pt>
    <dgm:pt modelId="{6DF3268A-8EEC-439A-A328-B4AE9B6B9B98}" type="pres">
      <dgm:prSet presAssocID="{83327852-4869-40DA-A997-6AFB901E25E4}" presName="connTx" presStyleLbl="parChTrans1D2" presStyleIdx="1" presStyleCnt="6"/>
      <dgm:spPr/>
    </dgm:pt>
    <dgm:pt modelId="{2A9C90D2-45D4-4CBC-A064-39C0D3038723}" type="pres">
      <dgm:prSet presAssocID="{C2B081AB-F384-49EC-BF47-C8F9FDF8AD8A}" presName="root2" presStyleCnt="0"/>
      <dgm:spPr/>
    </dgm:pt>
    <dgm:pt modelId="{E8C3130D-2A2F-455F-9AA5-43414A44208C}" type="pres">
      <dgm:prSet presAssocID="{C2B081AB-F384-49EC-BF47-C8F9FDF8AD8A}" presName="LevelTwoTextNode" presStyleLbl="node2" presStyleIdx="1" presStyleCnt="6" custScaleX="916200" custScaleY="457576">
        <dgm:presLayoutVars>
          <dgm:chPref val="3"/>
        </dgm:presLayoutVars>
      </dgm:prSet>
      <dgm:spPr/>
    </dgm:pt>
    <dgm:pt modelId="{4EBDBD5D-C620-4A1E-ABBC-1F294A8C9BA4}" type="pres">
      <dgm:prSet presAssocID="{C2B081AB-F384-49EC-BF47-C8F9FDF8AD8A}" presName="level3hierChild" presStyleCnt="0"/>
      <dgm:spPr/>
    </dgm:pt>
    <dgm:pt modelId="{F6D2F6C3-22A0-4ED8-BB64-3824E21B5654}" type="pres">
      <dgm:prSet presAssocID="{E9FB2D37-E0C1-4DFF-8E19-50D99949AD18}" presName="conn2-1" presStyleLbl="parChTrans1D3" presStyleIdx="3" presStyleCnt="6"/>
      <dgm:spPr/>
    </dgm:pt>
    <dgm:pt modelId="{1B681037-84C3-400B-8B4B-D3545BABBDF8}" type="pres">
      <dgm:prSet presAssocID="{E9FB2D37-E0C1-4DFF-8E19-50D99949AD18}" presName="connTx" presStyleLbl="parChTrans1D3" presStyleIdx="3" presStyleCnt="6"/>
      <dgm:spPr/>
    </dgm:pt>
    <dgm:pt modelId="{EB09AAD4-A04F-4679-96C5-356BFD8AB24D}" type="pres">
      <dgm:prSet presAssocID="{023333C3-2069-4639-B090-BCF6382B7F0D}" presName="root2" presStyleCnt="0"/>
      <dgm:spPr/>
    </dgm:pt>
    <dgm:pt modelId="{E5AEF618-8E52-47F4-977A-F3C9484DC6ED}" type="pres">
      <dgm:prSet presAssocID="{023333C3-2069-4639-B090-BCF6382B7F0D}" presName="LevelTwoTextNode" presStyleLbl="node3" presStyleIdx="3" presStyleCnt="6" custScaleX="1009054" custScaleY="584567">
        <dgm:presLayoutVars>
          <dgm:chPref val="3"/>
        </dgm:presLayoutVars>
      </dgm:prSet>
      <dgm:spPr/>
    </dgm:pt>
    <dgm:pt modelId="{251F517C-FC86-4BA2-ADA8-BD69B253C0DF}" type="pres">
      <dgm:prSet presAssocID="{023333C3-2069-4639-B090-BCF6382B7F0D}" presName="level3hierChild" presStyleCnt="0"/>
      <dgm:spPr/>
    </dgm:pt>
    <dgm:pt modelId="{14394AAD-D489-4444-882C-5B5103D2FAC6}" type="pres">
      <dgm:prSet presAssocID="{EFA14991-BB9A-4D1E-87D8-E35E5C99774A}" presName="conn2-1" presStyleLbl="parChTrans1D2" presStyleIdx="2" presStyleCnt="6"/>
      <dgm:spPr/>
    </dgm:pt>
    <dgm:pt modelId="{1CA2512C-7C22-4B44-9F69-B7A2CA8DCC6B}" type="pres">
      <dgm:prSet presAssocID="{EFA14991-BB9A-4D1E-87D8-E35E5C99774A}" presName="connTx" presStyleLbl="parChTrans1D2" presStyleIdx="2" presStyleCnt="6"/>
      <dgm:spPr/>
    </dgm:pt>
    <dgm:pt modelId="{6F313BB7-6B1C-4033-BFE5-185877CF02FE}" type="pres">
      <dgm:prSet presAssocID="{9743CB5C-6D88-4D47-88E3-B31F9ADE72C0}" presName="root2" presStyleCnt="0"/>
      <dgm:spPr/>
    </dgm:pt>
    <dgm:pt modelId="{66CF5845-843C-4016-A1C0-3BEC776CF09D}" type="pres">
      <dgm:prSet presAssocID="{9743CB5C-6D88-4D47-88E3-B31F9ADE72C0}" presName="LevelTwoTextNode" presStyleLbl="node2" presStyleIdx="2" presStyleCnt="6" custScaleX="916200" custScaleY="457576">
        <dgm:presLayoutVars>
          <dgm:chPref val="3"/>
        </dgm:presLayoutVars>
      </dgm:prSet>
      <dgm:spPr/>
    </dgm:pt>
    <dgm:pt modelId="{A1685651-6DAA-4201-9CCD-3075FCD839E8}" type="pres">
      <dgm:prSet presAssocID="{9743CB5C-6D88-4D47-88E3-B31F9ADE72C0}" presName="level3hierChild" presStyleCnt="0"/>
      <dgm:spPr/>
    </dgm:pt>
    <dgm:pt modelId="{6AA35F45-D365-4DE7-ACE7-99006F8ED0E8}" type="pres">
      <dgm:prSet presAssocID="{636C77D3-9F7F-4B4E-8EF4-B38A989F090C}" presName="conn2-1" presStyleLbl="parChTrans1D3" presStyleIdx="4" presStyleCnt="6"/>
      <dgm:spPr/>
    </dgm:pt>
    <dgm:pt modelId="{4CC25B64-5979-4C85-AFC5-03EBEF6FAB0D}" type="pres">
      <dgm:prSet presAssocID="{636C77D3-9F7F-4B4E-8EF4-B38A989F090C}" presName="connTx" presStyleLbl="parChTrans1D3" presStyleIdx="4" presStyleCnt="6"/>
      <dgm:spPr/>
    </dgm:pt>
    <dgm:pt modelId="{D648C4F0-22A8-421D-BF55-E8D42CDF90CB}" type="pres">
      <dgm:prSet presAssocID="{782D451C-5064-44FE-BC26-AB65F828A04F}" presName="root2" presStyleCnt="0"/>
      <dgm:spPr/>
    </dgm:pt>
    <dgm:pt modelId="{AECAC4F2-04C8-44DB-8D60-E0E87E077C38}" type="pres">
      <dgm:prSet presAssocID="{782D451C-5064-44FE-BC26-AB65F828A04F}" presName="LevelTwoTextNode" presStyleLbl="node3" presStyleIdx="4" presStyleCnt="6" custScaleX="1009054" custScaleY="584567">
        <dgm:presLayoutVars>
          <dgm:chPref val="3"/>
        </dgm:presLayoutVars>
      </dgm:prSet>
      <dgm:spPr/>
    </dgm:pt>
    <dgm:pt modelId="{1EBD0B17-F88E-4F8F-9E82-F177A1CAB89B}" type="pres">
      <dgm:prSet presAssocID="{782D451C-5064-44FE-BC26-AB65F828A04F}" presName="level3hierChild" presStyleCnt="0"/>
      <dgm:spPr/>
    </dgm:pt>
    <dgm:pt modelId="{70335677-0A65-4DF8-8459-CE40C96147B9}" type="pres">
      <dgm:prSet presAssocID="{7600F351-97FD-45E3-9CC1-4FF1F8BA79C5}" presName="conn2-1" presStyleLbl="parChTrans1D2" presStyleIdx="3" presStyleCnt="6"/>
      <dgm:spPr/>
    </dgm:pt>
    <dgm:pt modelId="{A9B90706-6DE0-4AA1-BAB7-AB0484D1E466}" type="pres">
      <dgm:prSet presAssocID="{7600F351-97FD-45E3-9CC1-4FF1F8BA79C5}" presName="connTx" presStyleLbl="parChTrans1D2" presStyleIdx="3" presStyleCnt="6"/>
      <dgm:spPr/>
    </dgm:pt>
    <dgm:pt modelId="{716D2E7F-1ED0-49F6-9062-746D7013A10F}" type="pres">
      <dgm:prSet presAssocID="{FD9938B1-1498-49E8-B838-B76095E886F2}" presName="root2" presStyleCnt="0"/>
      <dgm:spPr/>
    </dgm:pt>
    <dgm:pt modelId="{50300B7B-E0C7-45D0-A785-8E075546B9F0}" type="pres">
      <dgm:prSet presAssocID="{FD9938B1-1498-49E8-B838-B76095E886F2}" presName="LevelTwoTextNode" presStyleLbl="node2" presStyleIdx="3" presStyleCnt="6" custScaleX="916200" custScaleY="457576">
        <dgm:presLayoutVars>
          <dgm:chPref val="3"/>
        </dgm:presLayoutVars>
      </dgm:prSet>
      <dgm:spPr/>
    </dgm:pt>
    <dgm:pt modelId="{5D0DADCD-AD26-4BD7-91CA-0C0B9D17395D}" type="pres">
      <dgm:prSet presAssocID="{FD9938B1-1498-49E8-B838-B76095E886F2}" presName="level3hierChild" presStyleCnt="0"/>
      <dgm:spPr/>
    </dgm:pt>
    <dgm:pt modelId="{AB560F58-637C-41F9-B7A3-EE006097D5BB}" type="pres">
      <dgm:prSet presAssocID="{59AB06D1-DEE4-45A4-913D-8456D16AE26C}" presName="conn2-1" presStyleLbl="parChTrans1D3" presStyleIdx="5" presStyleCnt="6"/>
      <dgm:spPr/>
    </dgm:pt>
    <dgm:pt modelId="{01B78BFD-6E0E-4DE4-AB02-CC5266963924}" type="pres">
      <dgm:prSet presAssocID="{59AB06D1-DEE4-45A4-913D-8456D16AE26C}" presName="connTx" presStyleLbl="parChTrans1D3" presStyleIdx="5" presStyleCnt="6"/>
      <dgm:spPr/>
    </dgm:pt>
    <dgm:pt modelId="{4EC7666A-BB7D-47B5-ACD0-BE4C97F6263D}" type="pres">
      <dgm:prSet presAssocID="{2D06095C-8E91-4911-9F27-89A4D7820536}" presName="root2" presStyleCnt="0"/>
      <dgm:spPr/>
    </dgm:pt>
    <dgm:pt modelId="{95F115AB-B094-457C-A318-33D1CDBB04E3}" type="pres">
      <dgm:prSet presAssocID="{2D06095C-8E91-4911-9F27-89A4D7820536}" presName="LevelTwoTextNode" presStyleLbl="node3" presStyleIdx="5" presStyleCnt="6" custScaleX="1009054" custScaleY="584567">
        <dgm:presLayoutVars>
          <dgm:chPref val="3"/>
        </dgm:presLayoutVars>
      </dgm:prSet>
      <dgm:spPr/>
    </dgm:pt>
    <dgm:pt modelId="{1844117F-9CCA-47C2-A442-F62F9CDB2C6B}" type="pres">
      <dgm:prSet presAssocID="{2D06095C-8E91-4911-9F27-89A4D7820536}" presName="level3hierChild" presStyleCnt="0"/>
      <dgm:spPr/>
    </dgm:pt>
    <dgm:pt modelId="{52D46EBF-9A79-4AAF-B01E-CFE059E273BA}" type="pres">
      <dgm:prSet presAssocID="{E026374B-FA41-4513-A853-32373CAFCEC6}" presName="conn2-1" presStyleLbl="parChTrans1D4" presStyleIdx="5" presStyleCnt="6"/>
      <dgm:spPr/>
    </dgm:pt>
    <dgm:pt modelId="{A7405C4C-2AD2-475B-9BC5-4EA953AD2931}" type="pres">
      <dgm:prSet presAssocID="{E026374B-FA41-4513-A853-32373CAFCEC6}" presName="connTx" presStyleLbl="parChTrans1D4" presStyleIdx="5" presStyleCnt="6"/>
      <dgm:spPr/>
    </dgm:pt>
    <dgm:pt modelId="{52785BA8-EF35-4D6D-BA5D-D6DF8C1E944F}" type="pres">
      <dgm:prSet presAssocID="{1EAA5F00-18C9-4642-9150-EFAA752D4AC9}" presName="root2" presStyleCnt="0"/>
      <dgm:spPr/>
    </dgm:pt>
    <dgm:pt modelId="{1E14451F-FC13-409B-B120-0E2D2B1872FC}" type="pres">
      <dgm:prSet presAssocID="{1EAA5F00-18C9-4642-9150-EFAA752D4AC9}" presName="LevelTwoTextNode" presStyleLbl="node4" presStyleIdx="5" presStyleCnt="6" custScaleX="720753" custScaleY="584567">
        <dgm:presLayoutVars>
          <dgm:chPref val="3"/>
        </dgm:presLayoutVars>
      </dgm:prSet>
      <dgm:spPr/>
    </dgm:pt>
    <dgm:pt modelId="{9F7EEDE1-A23A-4C99-9661-55AA2D7E7A74}" type="pres">
      <dgm:prSet presAssocID="{1EAA5F00-18C9-4642-9150-EFAA752D4AC9}" presName="level3hierChild" presStyleCnt="0"/>
      <dgm:spPr/>
    </dgm:pt>
    <dgm:pt modelId="{01C1AEE6-8585-4C51-98FC-B1EA59DE2A9D}" type="pres">
      <dgm:prSet presAssocID="{61D671EA-396F-423A-8E4F-700BB80DA0E9}" presName="conn2-1" presStyleLbl="parChTrans1D2" presStyleIdx="4" presStyleCnt="6"/>
      <dgm:spPr/>
    </dgm:pt>
    <dgm:pt modelId="{35FC6134-987C-47D4-ACD1-6F7AB51BB66C}" type="pres">
      <dgm:prSet presAssocID="{61D671EA-396F-423A-8E4F-700BB80DA0E9}" presName="connTx" presStyleLbl="parChTrans1D2" presStyleIdx="4" presStyleCnt="6"/>
      <dgm:spPr/>
    </dgm:pt>
    <dgm:pt modelId="{2187F963-03D2-4D0F-91FF-A4131A988FCA}" type="pres">
      <dgm:prSet presAssocID="{37B8D5AC-7F7F-48A4-B28F-CD6C8C61C033}" presName="root2" presStyleCnt="0"/>
      <dgm:spPr/>
    </dgm:pt>
    <dgm:pt modelId="{B31456F5-AD87-4F19-A7E2-82C0C0081C44}" type="pres">
      <dgm:prSet presAssocID="{37B8D5AC-7F7F-48A4-B28F-CD6C8C61C033}" presName="LevelTwoTextNode" presStyleLbl="node2" presStyleIdx="4" presStyleCnt="6" custScaleX="916200" custScaleY="457576">
        <dgm:presLayoutVars>
          <dgm:chPref val="3"/>
        </dgm:presLayoutVars>
      </dgm:prSet>
      <dgm:spPr/>
    </dgm:pt>
    <dgm:pt modelId="{5B257E99-571A-4679-AD5D-7CF2CD529A44}" type="pres">
      <dgm:prSet presAssocID="{37B8D5AC-7F7F-48A4-B28F-CD6C8C61C033}" presName="level3hierChild" presStyleCnt="0"/>
      <dgm:spPr/>
    </dgm:pt>
    <dgm:pt modelId="{082760A9-B19E-470F-A085-0F2EC377914E}" type="pres">
      <dgm:prSet presAssocID="{D8324E49-4C6D-4A6A-8FEC-5D199C1CF61E}" presName="conn2-1" presStyleLbl="parChTrans1D2" presStyleIdx="5" presStyleCnt="6"/>
      <dgm:spPr/>
    </dgm:pt>
    <dgm:pt modelId="{23171F90-82DC-4020-8BC2-A5D0374C297A}" type="pres">
      <dgm:prSet presAssocID="{D8324E49-4C6D-4A6A-8FEC-5D199C1CF61E}" presName="connTx" presStyleLbl="parChTrans1D2" presStyleIdx="5" presStyleCnt="6"/>
      <dgm:spPr/>
    </dgm:pt>
    <dgm:pt modelId="{146E9DDC-7655-4CFF-ADB3-FDE12F9AE3B0}" type="pres">
      <dgm:prSet presAssocID="{71112B19-7BBD-4636-91A9-6A0D7AC462FA}" presName="root2" presStyleCnt="0"/>
      <dgm:spPr/>
    </dgm:pt>
    <dgm:pt modelId="{BAEF4679-9225-4119-8A7A-3A79547DF420}" type="pres">
      <dgm:prSet presAssocID="{71112B19-7BBD-4636-91A9-6A0D7AC462FA}" presName="LevelTwoTextNode" presStyleLbl="node2" presStyleIdx="5" presStyleCnt="6" custScaleX="916200" custScaleY="457576">
        <dgm:presLayoutVars>
          <dgm:chPref val="3"/>
        </dgm:presLayoutVars>
      </dgm:prSet>
      <dgm:spPr/>
    </dgm:pt>
    <dgm:pt modelId="{53254B13-3537-464B-A531-F04585D4B169}" type="pres">
      <dgm:prSet presAssocID="{71112B19-7BBD-4636-91A9-6A0D7AC462FA}" presName="level3hierChild" presStyleCnt="0"/>
      <dgm:spPr/>
    </dgm:pt>
  </dgm:ptLst>
  <dgm:cxnLst>
    <dgm:cxn modelId="{640EF700-9EF2-4979-808C-D398F6392902}" type="presOf" srcId="{C7D8C025-55D2-4AC6-8B69-16D4D9DA323A}" destId="{E8B692F7-610E-4368-BDF2-3CC509DBAEA7}" srcOrd="0" destOrd="0" presId="urn:microsoft.com/office/officeart/2005/8/layout/hierarchy2"/>
    <dgm:cxn modelId="{0F595802-74D0-4AD1-8835-647A38C9AD08}" srcId="{D9AC7A3C-0EFD-40AC-AD08-7E2028BB4004}" destId="{F5A57064-F38B-4FAC-B493-512B3D81547A}" srcOrd="0" destOrd="0" parTransId="{63EC559E-2CE3-4315-9383-DA824D1A97E2}" sibTransId="{86CA844B-5496-4719-85BB-A3C5E8ECFA26}"/>
    <dgm:cxn modelId="{E940AC02-4598-4F06-B46D-35CFF09077D7}" srcId="{FD9938B1-1498-49E8-B838-B76095E886F2}" destId="{2D06095C-8E91-4911-9F27-89A4D7820536}" srcOrd="0" destOrd="0" parTransId="{59AB06D1-DEE4-45A4-913D-8456D16AE26C}" sibTransId="{7EC53915-073F-4B75-8E4E-6157E3E43C98}"/>
    <dgm:cxn modelId="{3E951A05-C6D0-43D3-94FF-D34FD9B3647E}" srcId="{2AEC431B-C729-4D8F-AB3F-74D0858D22DA}" destId="{D9AC7A3C-0EFD-40AC-AD08-7E2028BB4004}" srcOrd="0" destOrd="0" parTransId="{63878A94-6F8F-4974-84CA-8D33B37649EE}" sibTransId="{B346C650-BD34-43BF-9062-3464430F9636}"/>
    <dgm:cxn modelId="{06B05106-B7D9-4895-B6DD-F68282D1A127}" type="presOf" srcId="{D8324E49-4C6D-4A6A-8FEC-5D199C1CF61E}" destId="{082760A9-B19E-470F-A085-0F2EC377914E}" srcOrd="0" destOrd="0" presId="urn:microsoft.com/office/officeart/2005/8/layout/hierarchy2"/>
    <dgm:cxn modelId="{1DC4AC06-FEDD-4DF3-AF6F-9BFCE7C69D43}" type="presOf" srcId="{E11D6A33-0F87-480A-B171-821CD437B0A9}" destId="{94CA5DFE-9755-4907-B5AD-B42221852DA5}" srcOrd="0" destOrd="0" presId="urn:microsoft.com/office/officeart/2005/8/layout/hierarchy2"/>
    <dgm:cxn modelId="{CB77790E-9BF2-4C1B-B859-943A2ABA87D0}" srcId="{1885D3D2-504E-4953-846A-0B9CC774F626}" destId="{2AEC431B-C729-4D8F-AB3F-74D0858D22DA}" srcOrd="0" destOrd="0" parTransId="{C35CB8DF-A220-4056-B74B-2F8C523A3304}" sibTransId="{E662A228-7655-475D-89C1-6BAD6E40EB29}"/>
    <dgm:cxn modelId="{EF54E610-9E67-422C-8F60-9E5732DBDCB5}" type="presOf" srcId="{59AB06D1-DEE4-45A4-913D-8456D16AE26C}" destId="{AB560F58-637C-41F9-B7A3-EE006097D5BB}" srcOrd="0" destOrd="0" presId="urn:microsoft.com/office/officeart/2005/8/layout/hierarchy2"/>
    <dgm:cxn modelId="{940F7A15-457F-4A22-9ECB-70BB56755684}" type="presOf" srcId="{00291F28-59D9-4181-BD61-AFD468EFAEBE}" destId="{6B73BD11-F014-4CAF-9153-2841561A1B6C}" srcOrd="1" destOrd="0" presId="urn:microsoft.com/office/officeart/2005/8/layout/hierarchy2"/>
    <dgm:cxn modelId="{2E83A519-D29C-4028-8FFD-BAE16AD9CF38}" type="presOf" srcId="{2D06095C-8E91-4911-9F27-89A4D7820536}" destId="{95F115AB-B094-457C-A318-33D1CDBB04E3}" srcOrd="0" destOrd="0" presId="urn:microsoft.com/office/officeart/2005/8/layout/hierarchy2"/>
    <dgm:cxn modelId="{E97A861A-0CCE-4DD0-8BC0-B043EFA8D55C}" type="presOf" srcId="{63878A94-6F8F-4974-84CA-8D33B37649EE}" destId="{645A312B-8A56-4B95-8E2C-0E59596B32C1}" srcOrd="0" destOrd="0" presId="urn:microsoft.com/office/officeart/2005/8/layout/hierarchy2"/>
    <dgm:cxn modelId="{FEB0121B-B544-4B34-BDE6-C7D62C93041F}" type="presOf" srcId="{F5A57064-F38B-4FAC-B493-512B3D81547A}" destId="{1B675334-6B9D-472E-8A32-FEE28B0390DC}" srcOrd="0" destOrd="0" presId="urn:microsoft.com/office/officeart/2005/8/layout/hierarchy2"/>
    <dgm:cxn modelId="{E7E13E1D-6C86-4D4F-948E-01C0ABE6898B}" type="presOf" srcId="{9743CB5C-6D88-4D47-88E3-B31F9ADE72C0}" destId="{66CF5845-843C-4016-A1C0-3BEC776CF09D}" srcOrd="0" destOrd="0" presId="urn:microsoft.com/office/officeart/2005/8/layout/hierarchy2"/>
    <dgm:cxn modelId="{FF1BA01D-F8A4-426D-A86D-031AD8A300C3}" srcId="{1885D3D2-504E-4953-846A-0B9CC774F626}" destId="{C2B081AB-F384-49EC-BF47-C8F9FDF8AD8A}" srcOrd="1" destOrd="0" parTransId="{83327852-4869-40DA-A997-6AFB901E25E4}" sibTransId="{644AB90F-69D9-4C68-976F-D1640B153D3D}"/>
    <dgm:cxn modelId="{BEF4A020-DE9B-4337-97E7-E80D61FA30CA}" type="presOf" srcId="{782D451C-5064-44FE-BC26-AB65F828A04F}" destId="{AECAC4F2-04C8-44DB-8D60-E0E87E077C38}" srcOrd="0" destOrd="0" presId="urn:microsoft.com/office/officeart/2005/8/layout/hierarchy2"/>
    <dgm:cxn modelId="{2B3F4A28-222A-4B1E-983C-33D07A4B14E3}" type="presOf" srcId="{83327852-4869-40DA-A997-6AFB901E25E4}" destId="{6B1C4042-BEDE-4BCE-9D15-E9998D70C5FC}" srcOrd="0" destOrd="0" presId="urn:microsoft.com/office/officeart/2005/8/layout/hierarchy2"/>
    <dgm:cxn modelId="{F9D1403D-2E7B-4647-BF55-3C872208D115}" type="presOf" srcId="{DC664A1F-9737-4059-A342-45626E885E42}" destId="{81AECB9A-B7C9-4283-9024-18D266496012}" srcOrd="0" destOrd="0" presId="urn:microsoft.com/office/officeart/2005/8/layout/hierarchy2"/>
    <dgm:cxn modelId="{5A66E540-AEF2-4C5A-914F-DFF028EA4FB9}" type="presOf" srcId="{276D9C5C-373A-4EAD-8F7E-847E1CAE5AE6}" destId="{E1177B76-D6FB-4C24-95B6-B8E292D28EFB}" srcOrd="0" destOrd="0" presId="urn:microsoft.com/office/officeart/2005/8/layout/hierarchy2"/>
    <dgm:cxn modelId="{72CADC5D-6D03-4D5F-B76B-B36EB5BF4F18}" type="presOf" srcId="{FD9938B1-1498-49E8-B838-B76095E886F2}" destId="{50300B7B-E0C7-45D0-A785-8E075546B9F0}" srcOrd="0" destOrd="0" presId="urn:microsoft.com/office/officeart/2005/8/layout/hierarchy2"/>
    <dgm:cxn modelId="{94B4755F-64ED-40A1-9F64-E2C9F4C5B6E5}" type="presOf" srcId="{2AEC431B-C729-4D8F-AB3F-74D0858D22DA}" destId="{B95C6919-FE1F-451D-89E4-AD90E6EC4FCA}" srcOrd="0" destOrd="0" presId="urn:microsoft.com/office/officeart/2005/8/layout/hierarchy2"/>
    <dgm:cxn modelId="{70343442-B97B-4540-B6D0-C31C1FD5B2DC}" type="presOf" srcId="{D9AC7A3C-0EFD-40AC-AD08-7E2028BB4004}" destId="{C1FC6E58-CCD7-4855-B0E8-DECAAE1DBB78}" srcOrd="0" destOrd="0" presId="urn:microsoft.com/office/officeart/2005/8/layout/hierarchy2"/>
    <dgm:cxn modelId="{EEAA8762-55D4-4437-94DD-2EC122388BDF}" srcId="{E1FC080A-93FC-4780-A6F4-D78F95B25026}" destId="{1885D3D2-504E-4953-846A-0B9CC774F626}" srcOrd="0" destOrd="0" parTransId="{F17B108F-944F-485B-B33B-FC2FB0D3A24C}" sibTransId="{A853CA43-9224-4032-B868-9305007B5243}"/>
    <dgm:cxn modelId="{105A1965-C840-46A8-9E36-4B5BB1E9B95D}" type="presOf" srcId="{61D671EA-396F-423A-8E4F-700BB80DA0E9}" destId="{01C1AEE6-8585-4C51-98FC-B1EA59DE2A9D}" srcOrd="0" destOrd="0" presId="urn:microsoft.com/office/officeart/2005/8/layout/hierarchy2"/>
    <dgm:cxn modelId="{37102645-06A6-43C4-A614-F90ACD43C02C}" type="presOf" srcId="{1885D3D2-504E-4953-846A-0B9CC774F626}" destId="{C946AEE1-6545-4271-B718-930344A40AF2}" srcOrd="0" destOrd="0" presId="urn:microsoft.com/office/officeart/2005/8/layout/hierarchy2"/>
    <dgm:cxn modelId="{9671AA46-168C-47D3-839C-5F564FF55765}" srcId="{DC664A1F-9737-4059-A342-45626E885E42}" destId="{F6B0621D-AB78-4852-9928-D0996AA06FB7}" srcOrd="0" destOrd="0" parTransId="{276D9C5C-373A-4EAD-8F7E-847E1CAE5AE6}" sibTransId="{21D7F5A8-AD6F-4C24-B335-CD9BD786C035}"/>
    <dgm:cxn modelId="{60370867-BA13-48F9-8B4D-7A6990385D99}" type="presOf" srcId="{F6B0621D-AB78-4852-9928-D0996AA06FB7}" destId="{84104708-56DD-41F6-B79C-49C3E7AA7815}" srcOrd="0" destOrd="0" presId="urn:microsoft.com/office/officeart/2005/8/layout/hierarchy2"/>
    <dgm:cxn modelId="{C07D3D69-77F6-45A2-AEC9-F2487495308F}" type="presOf" srcId="{CD7240EF-E864-4CBE-834F-DB3C1672BA86}" destId="{A157F3C7-A072-4D09-9674-F9234126FD93}" srcOrd="0" destOrd="0" presId="urn:microsoft.com/office/officeart/2005/8/layout/hierarchy2"/>
    <dgm:cxn modelId="{E856686A-5B58-4B19-9ADA-4322C05898E8}" type="presOf" srcId="{37B8D5AC-7F7F-48A4-B28F-CD6C8C61C033}" destId="{B31456F5-AD87-4F19-A7E2-82C0C0081C44}" srcOrd="0" destOrd="0" presId="urn:microsoft.com/office/officeart/2005/8/layout/hierarchy2"/>
    <dgm:cxn modelId="{B230426B-2C30-4B4D-A8E3-4B4613BBD8FA}" type="presOf" srcId="{1EAA5F00-18C9-4642-9150-EFAA752D4AC9}" destId="{1E14451F-FC13-409B-B120-0E2D2B1872FC}" srcOrd="0" destOrd="0" presId="urn:microsoft.com/office/officeart/2005/8/layout/hierarchy2"/>
    <dgm:cxn modelId="{3473CA6C-14E0-4879-BB76-2316F55BDF9A}" type="presOf" srcId="{636C77D3-9F7F-4B4E-8EF4-B38A989F090C}" destId="{6AA35F45-D365-4DE7-ACE7-99006F8ED0E8}" srcOrd="0" destOrd="0" presId="urn:microsoft.com/office/officeart/2005/8/layout/hierarchy2"/>
    <dgm:cxn modelId="{01C3106D-DDE4-40E1-847C-7260F34F0CDB}" type="presOf" srcId="{E026374B-FA41-4513-A853-32373CAFCEC6}" destId="{52D46EBF-9A79-4AAF-B01E-CFE059E273BA}" srcOrd="0" destOrd="0" presId="urn:microsoft.com/office/officeart/2005/8/layout/hierarchy2"/>
    <dgm:cxn modelId="{B4F2E96E-D3F8-4083-8617-AF86ED7F0785}" type="presOf" srcId="{F2EAE7B8-8A8C-491D-B488-CF8CAA3CCCF1}" destId="{8F0E315E-8F14-4C45-93CB-A5FAC16F39EE}" srcOrd="0" destOrd="0" presId="urn:microsoft.com/office/officeart/2005/8/layout/hierarchy2"/>
    <dgm:cxn modelId="{7ACEFA4E-6FA1-4EFC-99AB-F759678EFC28}" type="presOf" srcId="{D8324E49-4C6D-4A6A-8FEC-5D199C1CF61E}" destId="{23171F90-82DC-4020-8BC2-A5D0374C297A}" srcOrd="1" destOrd="0" presId="urn:microsoft.com/office/officeart/2005/8/layout/hierarchy2"/>
    <dgm:cxn modelId="{4901F76F-BC43-491D-AD1A-E007E3D356C8}" type="presOf" srcId="{71112B19-7BBD-4636-91A9-6A0D7AC462FA}" destId="{BAEF4679-9225-4119-8A7A-3A79547DF420}" srcOrd="0" destOrd="0" presId="urn:microsoft.com/office/officeart/2005/8/layout/hierarchy2"/>
    <dgm:cxn modelId="{112D6951-8E5E-4EC6-AE78-0D82D4B59D06}" type="presOf" srcId="{05707B51-1112-4CAB-8145-C994F17AFE49}" destId="{F9A962D2-91F4-4592-8A28-5B3CC486C4DF}" srcOrd="1" destOrd="0" presId="urn:microsoft.com/office/officeart/2005/8/layout/hierarchy2"/>
    <dgm:cxn modelId="{CD5F7951-32BA-4B85-8B91-72B7BFA6436B}" type="presOf" srcId="{61D671EA-396F-423A-8E4F-700BB80DA0E9}" destId="{35FC6134-987C-47D4-ACD1-6F7AB51BB66C}" srcOrd="1" destOrd="0" presId="urn:microsoft.com/office/officeart/2005/8/layout/hierarchy2"/>
    <dgm:cxn modelId="{D2830152-68FE-4295-9597-8857345FAD89}" srcId="{2D06095C-8E91-4911-9F27-89A4D7820536}" destId="{1EAA5F00-18C9-4642-9150-EFAA752D4AC9}" srcOrd="0" destOrd="0" parTransId="{E026374B-FA41-4513-A853-32373CAFCEC6}" sibTransId="{0B04F6AC-F044-4991-AF07-CCFE4E0C08C3}"/>
    <dgm:cxn modelId="{A5B56972-0E68-4705-B581-2A9B547A7378}" srcId="{F5A57064-F38B-4FAC-B493-512B3D81547A}" destId="{E11D6A33-0F87-480A-B171-821CD437B0A9}" srcOrd="0" destOrd="0" parTransId="{816973AA-87D8-49BB-B3F3-5DAE86BDA43E}" sibTransId="{CE9A4E5C-2AFB-431F-92ED-11D5B451D745}"/>
    <dgm:cxn modelId="{1A2CF272-6F35-458A-8FE8-76DEE155FFBF}" type="presOf" srcId="{CD7240EF-E864-4CBE-834F-DB3C1672BA86}" destId="{7FFDFB75-B84B-40CD-8244-F1DD130FD85A}" srcOrd="1" destOrd="0" presId="urn:microsoft.com/office/officeart/2005/8/layout/hierarchy2"/>
    <dgm:cxn modelId="{8F0C8258-DECF-461C-8CD1-AD91598BBC87}" type="presOf" srcId="{E026374B-FA41-4513-A853-32373CAFCEC6}" destId="{A7405C4C-2AD2-475B-9BC5-4EA953AD2931}" srcOrd="1" destOrd="0" presId="urn:microsoft.com/office/officeart/2005/8/layout/hierarchy2"/>
    <dgm:cxn modelId="{E556B678-3DD4-415F-9DC4-AF4F602E92C6}" type="presOf" srcId="{E9FB2D37-E0C1-4DFF-8E19-50D99949AD18}" destId="{1B681037-84C3-400B-8B4B-D3545BABBDF8}" srcOrd="1" destOrd="0" presId="urn:microsoft.com/office/officeart/2005/8/layout/hierarchy2"/>
    <dgm:cxn modelId="{A4D8CF59-A303-4767-92B3-00C025AFF380}" type="presOf" srcId="{3D42F628-EDE7-4B94-AF66-08C5DAF06019}" destId="{4116A045-AB14-4BE5-BDA7-ED1E09918C0D}" srcOrd="0" destOrd="0" presId="urn:microsoft.com/office/officeart/2005/8/layout/hierarchy2"/>
    <dgm:cxn modelId="{748A4D7A-9475-4F6E-A824-B3E2A9D82CA7}" srcId="{1885D3D2-504E-4953-846A-0B9CC774F626}" destId="{9743CB5C-6D88-4D47-88E3-B31F9ADE72C0}" srcOrd="2" destOrd="0" parTransId="{EFA14991-BB9A-4D1E-87D8-E35E5C99774A}" sibTransId="{66E3F34C-F0EA-4B5F-90F1-A250743472B2}"/>
    <dgm:cxn modelId="{2B84C77A-E6D7-4DD3-AAE3-528834A94749}" type="presOf" srcId="{816973AA-87D8-49BB-B3F3-5DAE86BDA43E}" destId="{40A82B53-DB49-486F-9FCD-44BF11695B6F}" srcOrd="1" destOrd="0" presId="urn:microsoft.com/office/officeart/2005/8/layout/hierarchy2"/>
    <dgm:cxn modelId="{F515737C-8CFF-48DC-8BD0-A370D568EE7F}" srcId="{F6B0621D-AB78-4852-9928-D0996AA06FB7}" destId="{3EDCC3AD-90C4-4806-9ECA-26EDB9DEAFF6}" srcOrd="0" destOrd="0" parTransId="{3D42F628-EDE7-4B94-AF66-08C5DAF06019}" sibTransId="{FC06209A-C817-4370-A04B-786327695120}"/>
    <dgm:cxn modelId="{48F9367D-FDDE-45B4-B21D-7D45AE083B2F}" type="presOf" srcId="{05707B51-1112-4CAB-8145-C994F17AFE49}" destId="{5D3B468B-57E4-4D0C-A198-CF674715098B}" srcOrd="0" destOrd="0" presId="urn:microsoft.com/office/officeart/2005/8/layout/hierarchy2"/>
    <dgm:cxn modelId="{D1C4FE7F-9B35-483C-BFAC-445A7852E4AD}" type="presOf" srcId="{3D42F628-EDE7-4B94-AF66-08C5DAF06019}" destId="{A5E085D6-A1F0-4653-BEBE-C2E95E6FA37F}" srcOrd="1" destOrd="0" presId="urn:microsoft.com/office/officeart/2005/8/layout/hierarchy2"/>
    <dgm:cxn modelId="{71162182-8C93-4E36-A93C-C2E88EFF404F}" srcId="{1885D3D2-504E-4953-846A-0B9CC774F626}" destId="{37B8D5AC-7F7F-48A4-B28F-CD6C8C61C033}" srcOrd="4" destOrd="0" parTransId="{61D671EA-396F-423A-8E4F-700BB80DA0E9}" sibTransId="{4A20D075-E6F5-4680-AAF3-D6402FB18AB2}"/>
    <dgm:cxn modelId="{DADBA584-92D3-45D2-85A5-54B22396897B}" type="presOf" srcId="{C35CB8DF-A220-4056-B74B-2F8C523A3304}" destId="{F3930CC3-D9EB-4BEA-8CAA-335E5C757837}" srcOrd="0" destOrd="0" presId="urn:microsoft.com/office/officeart/2005/8/layout/hierarchy2"/>
    <dgm:cxn modelId="{230F1385-73A1-4592-BE7B-EA026017FA03}" type="presOf" srcId="{E9FB2D37-E0C1-4DFF-8E19-50D99949AD18}" destId="{F6D2F6C3-22A0-4ED8-BB64-3824E21B5654}" srcOrd="0" destOrd="0" presId="urn:microsoft.com/office/officeart/2005/8/layout/hierarchy2"/>
    <dgm:cxn modelId="{A7790091-A7B3-4782-A8F0-614FF45D7507}" type="presOf" srcId="{276D9C5C-373A-4EAD-8F7E-847E1CAE5AE6}" destId="{6B5393E0-BDAB-405F-8BB3-0DE8C3DFF94F}" srcOrd="1" destOrd="0" presId="urn:microsoft.com/office/officeart/2005/8/layout/hierarchy2"/>
    <dgm:cxn modelId="{532BBA98-8200-491D-A6C9-1039D513EF5F}" type="presOf" srcId="{EFA14991-BB9A-4D1E-87D8-E35E5C99774A}" destId="{1CA2512C-7C22-4B44-9F69-B7A2CA8DCC6B}" srcOrd="1" destOrd="0" presId="urn:microsoft.com/office/officeart/2005/8/layout/hierarchy2"/>
    <dgm:cxn modelId="{D294869A-A19F-4B89-9763-B7828C55C213}" srcId="{9743CB5C-6D88-4D47-88E3-B31F9ADE72C0}" destId="{782D451C-5064-44FE-BC26-AB65F828A04F}" srcOrd="0" destOrd="0" parTransId="{636C77D3-9F7F-4B4E-8EF4-B38A989F090C}" sibTransId="{7EE9E355-22EA-4226-9CE9-110A54A2FB18}"/>
    <dgm:cxn modelId="{57324D9E-4825-48BA-AD93-F94A20A8AA88}" srcId="{F2EAE7B8-8A8C-491D-B488-CF8CAA3CCCF1}" destId="{C7D8C025-55D2-4AC6-8B69-16D4D9DA323A}" srcOrd="0" destOrd="0" parTransId="{CD7240EF-E864-4CBE-834F-DB3C1672BA86}" sibTransId="{9136628A-5DFE-44A6-8717-CDC5F812FF42}"/>
    <dgm:cxn modelId="{89DDA09F-3288-469E-B9E8-5F8781507D40}" type="presOf" srcId="{83327852-4869-40DA-A997-6AFB901E25E4}" destId="{6DF3268A-8EEC-439A-A328-B4AE9B6B9B98}" srcOrd="1" destOrd="0" presId="urn:microsoft.com/office/officeart/2005/8/layout/hierarchy2"/>
    <dgm:cxn modelId="{8CA714A0-B285-451A-9264-A3AE8D3E6A88}" type="presOf" srcId="{636C77D3-9F7F-4B4E-8EF4-B38A989F090C}" destId="{4CC25B64-5979-4C85-AFC5-03EBEF6FAB0D}" srcOrd="1" destOrd="0" presId="urn:microsoft.com/office/officeart/2005/8/layout/hierarchy2"/>
    <dgm:cxn modelId="{26131AA1-D18E-43E8-854B-D31DAE52AA1B}" type="presOf" srcId="{EFA14991-BB9A-4D1E-87D8-E35E5C99774A}" destId="{14394AAD-D489-4444-882C-5B5103D2FAC6}" srcOrd="0" destOrd="0" presId="urn:microsoft.com/office/officeart/2005/8/layout/hierarchy2"/>
    <dgm:cxn modelId="{5EB6AAA1-6B64-4F23-BEB0-00720CD2BDF4}" type="presOf" srcId="{023333C3-2069-4639-B090-BCF6382B7F0D}" destId="{E5AEF618-8E52-47F4-977A-F3C9484DC6ED}" srcOrd="0" destOrd="0" presId="urn:microsoft.com/office/officeart/2005/8/layout/hierarchy2"/>
    <dgm:cxn modelId="{004DF2AC-FFE0-4053-8B37-C7382D458841}" type="presOf" srcId="{59AB06D1-DEE4-45A4-913D-8456D16AE26C}" destId="{01B78BFD-6E0E-4DE4-AB02-CC5266963924}" srcOrd="1" destOrd="0" presId="urn:microsoft.com/office/officeart/2005/8/layout/hierarchy2"/>
    <dgm:cxn modelId="{80BAD8AE-9678-4228-8140-85ABC22F6396}" type="presOf" srcId="{63878A94-6F8F-4974-84CA-8D33B37649EE}" destId="{9950F4A8-7E1D-4269-BDE7-ED529F16357A}" srcOrd="1" destOrd="0" presId="urn:microsoft.com/office/officeart/2005/8/layout/hierarchy2"/>
    <dgm:cxn modelId="{4CFF0DB2-5A0E-4FA8-A6E3-884A01054934}" srcId="{2AEC431B-C729-4D8F-AB3F-74D0858D22DA}" destId="{F2EAE7B8-8A8C-491D-B488-CF8CAA3CCCF1}" srcOrd="1" destOrd="0" parTransId="{00291F28-59D9-4181-BD61-AFD468EFAEBE}" sibTransId="{A4300207-EF5D-4660-A951-E2DFB58EA99E}"/>
    <dgm:cxn modelId="{EC927FB2-B10A-4B14-8587-980245FC90A7}" srcId="{C2B081AB-F384-49EC-BF47-C8F9FDF8AD8A}" destId="{023333C3-2069-4639-B090-BCF6382B7F0D}" srcOrd="0" destOrd="0" parTransId="{E9FB2D37-E0C1-4DFF-8E19-50D99949AD18}" sibTransId="{7F10CAD1-80E3-4CBB-BC65-BE6B1478BB62}"/>
    <dgm:cxn modelId="{E099C9B4-C942-4EAF-8D28-C1D943B67669}" srcId="{1885D3D2-504E-4953-846A-0B9CC774F626}" destId="{FD9938B1-1498-49E8-B838-B76095E886F2}" srcOrd="3" destOrd="0" parTransId="{7600F351-97FD-45E3-9CC1-4FF1F8BA79C5}" sibTransId="{B41CB319-513D-4601-9C17-4372949424A6}"/>
    <dgm:cxn modelId="{C6B6B7B5-B4DA-4DBA-B465-AF73461D5081}" type="presOf" srcId="{7600F351-97FD-45E3-9CC1-4FF1F8BA79C5}" destId="{A9B90706-6DE0-4AA1-BAB7-AB0484D1E466}" srcOrd="1" destOrd="0" presId="urn:microsoft.com/office/officeart/2005/8/layout/hierarchy2"/>
    <dgm:cxn modelId="{1CA7BFC1-44FB-44E3-BEC9-15DFF1CBD6AE}" type="presOf" srcId="{00291F28-59D9-4181-BD61-AFD468EFAEBE}" destId="{7E2EEB6A-9934-47A3-988D-BB91DA69BCBF}" srcOrd="0" destOrd="0" presId="urn:microsoft.com/office/officeart/2005/8/layout/hierarchy2"/>
    <dgm:cxn modelId="{462DCAC1-2567-46F2-B447-60F45E7354AA}" type="presOf" srcId="{63EC559E-2CE3-4315-9383-DA824D1A97E2}" destId="{A8F3F08E-53FF-4D10-A95A-FF1EEA9179EA}" srcOrd="1" destOrd="0" presId="urn:microsoft.com/office/officeart/2005/8/layout/hierarchy2"/>
    <dgm:cxn modelId="{18B6C1C3-1325-4CFF-B708-73B4716074BF}" type="presOf" srcId="{63EC559E-2CE3-4315-9383-DA824D1A97E2}" destId="{6DD8E1FA-1D9D-41B5-9F93-24EF29A533A1}" srcOrd="0" destOrd="0" presId="urn:microsoft.com/office/officeart/2005/8/layout/hierarchy2"/>
    <dgm:cxn modelId="{14E8C5CC-E398-46AF-ABBB-3DB705903B0F}" type="presOf" srcId="{3EDCC3AD-90C4-4806-9ECA-26EDB9DEAFF6}" destId="{56257A05-DDF0-4D2B-AAD6-CFF3AB63D016}" srcOrd="0" destOrd="0" presId="urn:microsoft.com/office/officeart/2005/8/layout/hierarchy2"/>
    <dgm:cxn modelId="{FB977BD0-1345-45B9-B98E-129AB4C742A2}" type="presOf" srcId="{816973AA-87D8-49BB-B3F3-5DAE86BDA43E}" destId="{F411BB4C-5720-4142-A377-D6C4CC6D8A59}" srcOrd="0" destOrd="0" presId="urn:microsoft.com/office/officeart/2005/8/layout/hierarchy2"/>
    <dgm:cxn modelId="{EE8516D7-E1B2-4174-B650-5026B293D15D}" type="presOf" srcId="{E1FC080A-93FC-4780-A6F4-D78F95B25026}" destId="{A92BB007-C728-424B-90F8-71EAAD2D27B4}" srcOrd="0" destOrd="0" presId="urn:microsoft.com/office/officeart/2005/8/layout/hierarchy2"/>
    <dgm:cxn modelId="{D70F0CEA-5571-4DAB-9F31-2A89126B8317}" srcId="{1885D3D2-504E-4953-846A-0B9CC774F626}" destId="{71112B19-7BBD-4636-91A9-6A0D7AC462FA}" srcOrd="5" destOrd="0" parTransId="{D8324E49-4C6D-4A6A-8FEC-5D199C1CF61E}" sibTransId="{E4BA7B14-7DCF-4AB0-BB22-7C7EC4C09901}"/>
    <dgm:cxn modelId="{3D504AED-26BA-4CC3-99BA-B44EA0F47CF1}" type="presOf" srcId="{C2B081AB-F384-49EC-BF47-C8F9FDF8AD8A}" destId="{E8C3130D-2A2F-455F-9AA5-43414A44208C}" srcOrd="0" destOrd="0" presId="urn:microsoft.com/office/officeart/2005/8/layout/hierarchy2"/>
    <dgm:cxn modelId="{738EB7F6-68F3-416C-A200-094B720B8AB7}" srcId="{2AEC431B-C729-4D8F-AB3F-74D0858D22DA}" destId="{DC664A1F-9737-4059-A342-45626E885E42}" srcOrd="2" destOrd="0" parTransId="{05707B51-1112-4CAB-8145-C994F17AFE49}" sibTransId="{4B586665-74EB-4443-856F-B314999B7B0F}"/>
    <dgm:cxn modelId="{17827AFB-2A0F-4361-902B-7351AAD24B1E}" type="presOf" srcId="{C35CB8DF-A220-4056-B74B-2F8C523A3304}" destId="{AF9EF258-7BD7-4A41-A5EE-7B32858C6A8B}" srcOrd="1" destOrd="0" presId="urn:microsoft.com/office/officeart/2005/8/layout/hierarchy2"/>
    <dgm:cxn modelId="{93BBCFFE-E793-420D-A4A5-A65DE14F6350}" type="presOf" srcId="{7600F351-97FD-45E3-9CC1-4FF1F8BA79C5}" destId="{70335677-0A65-4DF8-8459-CE40C96147B9}" srcOrd="0" destOrd="0" presId="urn:microsoft.com/office/officeart/2005/8/layout/hierarchy2"/>
    <dgm:cxn modelId="{D1250131-EBBF-486C-8529-9C7CAD58239A}" type="presParOf" srcId="{A92BB007-C728-424B-90F8-71EAAD2D27B4}" destId="{B5D8FEBC-CF6B-4226-B044-1D1078196C1D}" srcOrd="0" destOrd="0" presId="urn:microsoft.com/office/officeart/2005/8/layout/hierarchy2"/>
    <dgm:cxn modelId="{DB87416B-0DED-4E32-A489-A20EF5554322}" type="presParOf" srcId="{B5D8FEBC-CF6B-4226-B044-1D1078196C1D}" destId="{C946AEE1-6545-4271-B718-930344A40AF2}" srcOrd="0" destOrd="0" presId="urn:microsoft.com/office/officeart/2005/8/layout/hierarchy2"/>
    <dgm:cxn modelId="{AD64DF74-075C-4194-8E11-82AD58E06811}" type="presParOf" srcId="{B5D8FEBC-CF6B-4226-B044-1D1078196C1D}" destId="{16F5AC37-00FB-454F-9A59-DB1A168AEBD1}" srcOrd="1" destOrd="0" presId="urn:microsoft.com/office/officeart/2005/8/layout/hierarchy2"/>
    <dgm:cxn modelId="{881D3EC0-F6EA-482A-B500-85CE2DB5697A}" type="presParOf" srcId="{16F5AC37-00FB-454F-9A59-DB1A168AEBD1}" destId="{F3930CC3-D9EB-4BEA-8CAA-335E5C757837}" srcOrd="0" destOrd="0" presId="urn:microsoft.com/office/officeart/2005/8/layout/hierarchy2"/>
    <dgm:cxn modelId="{8418C905-51F4-4F4B-93A0-3C11C3D429E9}" type="presParOf" srcId="{F3930CC3-D9EB-4BEA-8CAA-335E5C757837}" destId="{AF9EF258-7BD7-4A41-A5EE-7B32858C6A8B}" srcOrd="0" destOrd="0" presId="urn:microsoft.com/office/officeart/2005/8/layout/hierarchy2"/>
    <dgm:cxn modelId="{0398BD41-82B5-4A10-B602-A6D33821BF5C}" type="presParOf" srcId="{16F5AC37-00FB-454F-9A59-DB1A168AEBD1}" destId="{7CE8383F-AAE1-455F-BADB-7373914BAD6C}" srcOrd="1" destOrd="0" presId="urn:microsoft.com/office/officeart/2005/8/layout/hierarchy2"/>
    <dgm:cxn modelId="{360D4557-580A-4520-9A8A-F1CF56A100DE}" type="presParOf" srcId="{7CE8383F-AAE1-455F-BADB-7373914BAD6C}" destId="{B95C6919-FE1F-451D-89E4-AD90E6EC4FCA}" srcOrd="0" destOrd="0" presId="urn:microsoft.com/office/officeart/2005/8/layout/hierarchy2"/>
    <dgm:cxn modelId="{1C7936B5-D6E4-4CAA-9E3A-613B3C78F960}" type="presParOf" srcId="{7CE8383F-AAE1-455F-BADB-7373914BAD6C}" destId="{4874F358-4CFE-416B-8AB6-2992C466A6DD}" srcOrd="1" destOrd="0" presId="urn:microsoft.com/office/officeart/2005/8/layout/hierarchy2"/>
    <dgm:cxn modelId="{DAACAF6E-CB47-4D51-ADAA-98751BBCFFAD}" type="presParOf" srcId="{4874F358-4CFE-416B-8AB6-2992C466A6DD}" destId="{645A312B-8A56-4B95-8E2C-0E59596B32C1}" srcOrd="0" destOrd="0" presId="urn:microsoft.com/office/officeart/2005/8/layout/hierarchy2"/>
    <dgm:cxn modelId="{1541C253-73DB-4246-9173-329744FAEE4E}" type="presParOf" srcId="{645A312B-8A56-4B95-8E2C-0E59596B32C1}" destId="{9950F4A8-7E1D-4269-BDE7-ED529F16357A}" srcOrd="0" destOrd="0" presId="urn:microsoft.com/office/officeart/2005/8/layout/hierarchy2"/>
    <dgm:cxn modelId="{DEBB7F3A-A3B9-4289-BF23-22A9AE9ED119}" type="presParOf" srcId="{4874F358-4CFE-416B-8AB6-2992C466A6DD}" destId="{76325F88-FF7B-4C2A-A2BF-AC46084C242E}" srcOrd="1" destOrd="0" presId="urn:microsoft.com/office/officeart/2005/8/layout/hierarchy2"/>
    <dgm:cxn modelId="{C4075F09-BB9F-43EB-877A-90C8356C8F67}" type="presParOf" srcId="{76325F88-FF7B-4C2A-A2BF-AC46084C242E}" destId="{C1FC6E58-CCD7-4855-B0E8-DECAAE1DBB78}" srcOrd="0" destOrd="0" presId="urn:microsoft.com/office/officeart/2005/8/layout/hierarchy2"/>
    <dgm:cxn modelId="{B2475758-53DB-4445-8E37-8EF81BED9D9F}" type="presParOf" srcId="{76325F88-FF7B-4C2A-A2BF-AC46084C242E}" destId="{4B23E65B-6BF4-4F24-B3C2-AF0E8AB29C83}" srcOrd="1" destOrd="0" presId="urn:microsoft.com/office/officeart/2005/8/layout/hierarchy2"/>
    <dgm:cxn modelId="{420FC065-2B77-4F6E-9011-AFE371614B89}" type="presParOf" srcId="{4B23E65B-6BF4-4F24-B3C2-AF0E8AB29C83}" destId="{6DD8E1FA-1D9D-41B5-9F93-24EF29A533A1}" srcOrd="0" destOrd="0" presId="urn:microsoft.com/office/officeart/2005/8/layout/hierarchy2"/>
    <dgm:cxn modelId="{44372958-8CB6-4AF1-A257-601764E65FC8}" type="presParOf" srcId="{6DD8E1FA-1D9D-41B5-9F93-24EF29A533A1}" destId="{A8F3F08E-53FF-4D10-A95A-FF1EEA9179EA}" srcOrd="0" destOrd="0" presId="urn:microsoft.com/office/officeart/2005/8/layout/hierarchy2"/>
    <dgm:cxn modelId="{16506407-AD29-43D9-9BCC-DD976083CCA4}" type="presParOf" srcId="{4B23E65B-6BF4-4F24-B3C2-AF0E8AB29C83}" destId="{800A6B9B-510D-484F-9367-FD1F24163A21}" srcOrd="1" destOrd="0" presId="urn:microsoft.com/office/officeart/2005/8/layout/hierarchy2"/>
    <dgm:cxn modelId="{86D3E302-4AEF-4034-B5DE-447FCF548603}" type="presParOf" srcId="{800A6B9B-510D-484F-9367-FD1F24163A21}" destId="{1B675334-6B9D-472E-8A32-FEE28B0390DC}" srcOrd="0" destOrd="0" presId="urn:microsoft.com/office/officeart/2005/8/layout/hierarchy2"/>
    <dgm:cxn modelId="{2D6CBF96-7153-466D-A772-0A62512627B9}" type="presParOf" srcId="{800A6B9B-510D-484F-9367-FD1F24163A21}" destId="{E9FE19A5-5D37-4303-96B5-1D32D847FDD6}" srcOrd="1" destOrd="0" presId="urn:microsoft.com/office/officeart/2005/8/layout/hierarchy2"/>
    <dgm:cxn modelId="{97A87C9A-21E1-416C-A6F6-AFFF535162E9}" type="presParOf" srcId="{E9FE19A5-5D37-4303-96B5-1D32D847FDD6}" destId="{F411BB4C-5720-4142-A377-D6C4CC6D8A59}" srcOrd="0" destOrd="0" presId="urn:microsoft.com/office/officeart/2005/8/layout/hierarchy2"/>
    <dgm:cxn modelId="{6BB6A936-8B42-4628-A9CB-D2F5FB96B773}" type="presParOf" srcId="{F411BB4C-5720-4142-A377-D6C4CC6D8A59}" destId="{40A82B53-DB49-486F-9FCD-44BF11695B6F}" srcOrd="0" destOrd="0" presId="urn:microsoft.com/office/officeart/2005/8/layout/hierarchy2"/>
    <dgm:cxn modelId="{5C3C2D18-8623-4E33-BDB8-AB3FB71606BD}" type="presParOf" srcId="{E9FE19A5-5D37-4303-96B5-1D32D847FDD6}" destId="{50FD5C79-A33D-4780-A99A-31B1D784531F}" srcOrd="1" destOrd="0" presId="urn:microsoft.com/office/officeart/2005/8/layout/hierarchy2"/>
    <dgm:cxn modelId="{29F4E141-EFB0-43E0-8213-3DB6DE8110EB}" type="presParOf" srcId="{50FD5C79-A33D-4780-A99A-31B1D784531F}" destId="{94CA5DFE-9755-4907-B5AD-B42221852DA5}" srcOrd="0" destOrd="0" presId="urn:microsoft.com/office/officeart/2005/8/layout/hierarchy2"/>
    <dgm:cxn modelId="{7DEADD69-7A1F-4175-8FB3-14A4D34AC02F}" type="presParOf" srcId="{50FD5C79-A33D-4780-A99A-31B1D784531F}" destId="{94D92558-6D4E-4835-9CD9-DDB943871B83}" srcOrd="1" destOrd="0" presId="urn:microsoft.com/office/officeart/2005/8/layout/hierarchy2"/>
    <dgm:cxn modelId="{9E2EEE34-2306-4A1A-BBFB-E3C0E82E7169}" type="presParOf" srcId="{4874F358-4CFE-416B-8AB6-2992C466A6DD}" destId="{7E2EEB6A-9934-47A3-988D-BB91DA69BCBF}" srcOrd="2" destOrd="0" presId="urn:microsoft.com/office/officeart/2005/8/layout/hierarchy2"/>
    <dgm:cxn modelId="{FF07F2BB-ABF9-453A-8D11-FE310F9E2635}" type="presParOf" srcId="{7E2EEB6A-9934-47A3-988D-BB91DA69BCBF}" destId="{6B73BD11-F014-4CAF-9153-2841561A1B6C}" srcOrd="0" destOrd="0" presId="urn:microsoft.com/office/officeart/2005/8/layout/hierarchy2"/>
    <dgm:cxn modelId="{A0BBC565-DF6C-41D4-AEE5-001D92AD3ACA}" type="presParOf" srcId="{4874F358-4CFE-416B-8AB6-2992C466A6DD}" destId="{044971D1-0D17-4AAF-98C3-F9B89F31B6D3}" srcOrd="3" destOrd="0" presId="urn:microsoft.com/office/officeart/2005/8/layout/hierarchy2"/>
    <dgm:cxn modelId="{7CD39F3F-BB06-4DF3-8ED2-A6FC5FD17655}" type="presParOf" srcId="{044971D1-0D17-4AAF-98C3-F9B89F31B6D3}" destId="{8F0E315E-8F14-4C45-93CB-A5FAC16F39EE}" srcOrd="0" destOrd="0" presId="urn:microsoft.com/office/officeart/2005/8/layout/hierarchy2"/>
    <dgm:cxn modelId="{BB240CEE-B2B0-493A-B2BE-BC8932298534}" type="presParOf" srcId="{044971D1-0D17-4AAF-98C3-F9B89F31B6D3}" destId="{F4E9FB9E-98A8-4C57-88D2-5DFDB57C9D6E}" srcOrd="1" destOrd="0" presId="urn:microsoft.com/office/officeart/2005/8/layout/hierarchy2"/>
    <dgm:cxn modelId="{A09B3D7C-9EB9-44F9-9548-269EDCC3E0E3}" type="presParOf" srcId="{F4E9FB9E-98A8-4C57-88D2-5DFDB57C9D6E}" destId="{A157F3C7-A072-4D09-9674-F9234126FD93}" srcOrd="0" destOrd="0" presId="urn:microsoft.com/office/officeart/2005/8/layout/hierarchy2"/>
    <dgm:cxn modelId="{B37907F0-8ED2-4228-B286-A0FE7D01885C}" type="presParOf" srcId="{A157F3C7-A072-4D09-9674-F9234126FD93}" destId="{7FFDFB75-B84B-40CD-8244-F1DD130FD85A}" srcOrd="0" destOrd="0" presId="urn:microsoft.com/office/officeart/2005/8/layout/hierarchy2"/>
    <dgm:cxn modelId="{0C1BE8FA-6FF4-4DA3-B9F4-AA4D65A052AA}" type="presParOf" srcId="{F4E9FB9E-98A8-4C57-88D2-5DFDB57C9D6E}" destId="{B76259EB-0F79-4ED0-A5AE-5F6A6FE5932E}" srcOrd="1" destOrd="0" presId="urn:microsoft.com/office/officeart/2005/8/layout/hierarchy2"/>
    <dgm:cxn modelId="{3E3AB521-292A-4F31-ACCA-9B225D7B4EA7}" type="presParOf" srcId="{B76259EB-0F79-4ED0-A5AE-5F6A6FE5932E}" destId="{E8B692F7-610E-4368-BDF2-3CC509DBAEA7}" srcOrd="0" destOrd="0" presId="urn:microsoft.com/office/officeart/2005/8/layout/hierarchy2"/>
    <dgm:cxn modelId="{F1822911-C524-446C-95A3-C08A66B01756}" type="presParOf" srcId="{B76259EB-0F79-4ED0-A5AE-5F6A6FE5932E}" destId="{8FEC4A35-83E5-4365-9D90-DF0AB5F6EF6C}" srcOrd="1" destOrd="0" presId="urn:microsoft.com/office/officeart/2005/8/layout/hierarchy2"/>
    <dgm:cxn modelId="{BB323D73-28A1-4470-82FF-C31D8B81180A}" type="presParOf" srcId="{4874F358-4CFE-416B-8AB6-2992C466A6DD}" destId="{5D3B468B-57E4-4D0C-A198-CF674715098B}" srcOrd="4" destOrd="0" presId="urn:microsoft.com/office/officeart/2005/8/layout/hierarchy2"/>
    <dgm:cxn modelId="{2DF734E3-6DCA-4D48-82CB-5B4032D60252}" type="presParOf" srcId="{5D3B468B-57E4-4D0C-A198-CF674715098B}" destId="{F9A962D2-91F4-4592-8A28-5B3CC486C4DF}" srcOrd="0" destOrd="0" presId="urn:microsoft.com/office/officeart/2005/8/layout/hierarchy2"/>
    <dgm:cxn modelId="{8920ACB3-01C3-4C0E-9969-9F4DF89B78F3}" type="presParOf" srcId="{4874F358-4CFE-416B-8AB6-2992C466A6DD}" destId="{190E1F76-252E-46B3-A31E-73051BEC58D1}" srcOrd="5" destOrd="0" presId="urn:microsoft.com/office/officeart/2005/8/layout/hierarchy2"/>
    <dgm:cxn modelId="{AEE9141F-EF32-4F07-9CBF-1CF693741B4E}" type="presParOf" srcId="{190E1F76-252E-46B3-A31E-73051BEC58D1}" destId="{81AECB9A-B7C9-4283-9024-18D266496012}" srcOrd="0" destOrd="0" presId="urn:microsoft.com/office/officeart/2005/8/layout/hierarchy2"/>
    <dgm:cxn modelId="{31BB237F-4690-4BCE-91D9-9C26DC6B8F33}" type="presParOf" srcId="{190E1F76-252E-46B3-A31E-73051BEC58D1}" destId="{73221083-58D3-4ABE-9350-3CF865FF18FB}" srcOrd="1" destOrd="0" presId="urn:microsoft.com/office/officeart/2005/8/layout/hierarchy2"/>
    <dgm:cxn modelId="{0B17675C-1A3D-45B4-8BBD-959D39872517}" type="presParOf" srcId="{73221083-58D3-4ABE-9350-3CF865FF18FB}" destId="{E1177B76-D6FB-4C24-95B6-B8E292D28EFB}" srcOrd="0" destOrd="0" presId="urn:microsoft.com/office/officeart/2005/8/layout/hierarchy2"/>
    <dgm:cxn modelId="{8C6A1F8E-FFEE-4292-AB40-4072EBBBAB21}" type="presParOf" srcId="{E1177B76-D6FB-4C24-95B6-B8E292D28EFB}" destId="{6B5393E0-BDAB-405F-8BB3-0DE8C3DFF94F}" srcOrd="0" destOrd="0" presId="urn:microsoft.com/office/officeart/2005/8/layout/hierarchy2"/>
    <dgm:cxn modelId="{CE98D709-8DF3-48E6-AE7A-64B83F4A160D}" type="presParOf" srcId="{73221083-58D3-4ABE-9350-3CF865FF18FB}" destId="{5A0CF13D-3575-4544-A942-35B20DDC9B56}" srcOrd="1" destOrd="0" presId="urn:microsoft.com/office/officeart/2005/8/layout/hierarchy2"/>
    <dgm:cxn modelId="{AF38C508-6FBB-4247-BDF5-29CB71CEB36D}" type="presParOf" srcId="{5A0CF13D-3575-4544-A942-35B20DDC9B56}" destId="{84104708-56DD-41F6-B79C-49C3E7AA7815}" srcOrd="0" destOrd="0" presId="urn:microsoft.com/office/officeart/2005/8/layout/hierarchy2"/>
    <dgm:cxn modelId="{3F9A87A3-676B-4A12-B1D5-494134B3E073}" type="presParOf" srcId="{5A0CF13D-3575-4544-A942-35B20DDC9B56}" destId="{7D2204BC-1759-45C0-9679-F08EA9A6E784}" srcOrd="1" destOrd="0" presId="urn:microsoft.com/office/officeart/2005/8/layout/hierarchy2"/>
    <dgm:cxn modelId="{1B86B783-EA04-459D-8DC3-BEFEDB688B3F}" type="presParOf" srcId="{7D2204BC-1759-45C0-9679-F08EA9A6E784}" destId="{4116A045-AB14-4BE5-BDA7-ED1E09918C0D}" srcOrd="0" destOrd="0" presId="urn:microsoft.com/office/officeart/2005/8/layout/hierarchy2"/>
    <dgm:cxn modelId="{6ABA89EB-067D-4ED2-8EC4-16CEFAF5FF8D}" type="presParOf" srcId="{4116A045-AB14-4BE5-BDA7-ED1E09918C0D}" destId="{A5E085D6-A1F0-4653-BEBE-C2E95E6FA37F}" srcOrd="0" destOrd="0" presId="urn:microsoft.com/office/officeart/2005/8/layout/hierarchy2"/>
    <dgm:cxn modelId="{5731AC9C-F41A-4F93-BE41-17F66D3D554C}" type="presParOf" srcId="{7D2204BC-1759-45C0-9679-F08EA9A6E784}" destId="{9EC059CF-BABC-435E-9390-2D8731138768}" srcOrd="1" destOrd="0" presId="urn:microsoft.com/office/officeart/2005/8/layout/hierarchy2"/>
    <dgm:cxn modelId="{FA04AE38-AC70-46C8-9034-7AD1C0513997}" type="presParOf" srcId="{9EC059CF-BABC-435E-9390-2D8731138768}" destId="{56257A05-DDF0-4D2B-AAD6-CFF3AB63D016}" srcOrd="0" destOrd="0" presId="urn:microsoft.com/office/officeart/2005/8/layout/hierarchy2"/>
    <dgm:cxn modelId="{96EF1CD9-24F0-4916-8990-27E87BFD6027}" type="presParOf" srcId="{9EC059CF-BABC-435E-9390-2D8731138768}" destId="{C16FCCA2-FE32-4272-99EF-6E883B7E939B}" srcOrd="1" destOrd="0" presId="urn:microsoft.com/office/officeart/2005/8/layout/hierarchy2"/>
    <dgm:cxn modelId="{499F8FFC-C808-4B4B-9499-9E36DD349F81}" type="presParOf" srcId="{16F5AC37-00FB-454F-9A59-DB1A168AEBD1}" destId="{6B1C4042-BEDE-4BCE-9D15-E9998D70C5FC}" srcOrd="2" destOrd="0" presId="urn:microsoft.com/office/officeart/2005/8/layout/hierarchy2"/>
    <dgm:cxn modelId="{80209F1C-A81A-46C3-ABD1-2564D551526D}" type="presParOf" srcId="{6B1C4042-BEDE-4BCE-9D15-E9998D70C5FC}" destId="{6DF3268A-8EEC-439A-A328-B4AE9B6B9B98}" srcOrd="0" destOrd="0" presId="urn:microsoft.com/office/officeart/2005/8/layout/hierarchy2"/>
    <dgm:cxn modelId="{09474BEA-2567-420D-8997-99CA77569411}" type="presParOf" srcId="{16F5AC37-00FB-454F-9A59-DB1A168AEBD1}" destId="{2A9C90D2-45D4-4CBC-A064-39C0D3038723}" srcOrd="3" destOrd="0" presId="urn:microsoft.com/office/officeart/2005/8/layout/hierarchy2"/>
    <dgm:cxn modelId="{611C3D07-8C05-48DE-8B70-EBD305A8D4E5}" type="presParOf" srcId="{2A9C90D2-45D4-4CBC-A064-39C0D3038723}" destId="{E8C3130D-2A2F-455F-9AA5-43414A44208C}" srcOrd="0" destOrd="0" presId="urn:microsoft.com/office/officeart/2005/8/layout/hierarchy2"/>
    <dgm:cxn modelId="{9D42773A-E780-4EB2-95E4-A4CA7DD2A805}" type="presParOf" srcId="{2A9C90D2-45D4-4CBC-A064-39C0D3038723}" destId="{4EBDBD5D-C620-4A1E-ABBC-1F294A8C9BA4}" srcOrd="1" destOrd="0" presId="urn:microsoft.com/office/officeart/2005/8/layout/hierarchy2"/>
    <dgm:cxn modelId="{EED4E76A-3212-49A6-BF02-304DC0F12A4A}" type="presParOf" srcId="{4EBDBD5D-C620-4A1E-ABBC-1F294A8C9BA4}" destId="{F6D2F6C3-22A0-4ED8-BB64-3824E21B5654}" srcOrd="0" destOrd="0" presId="urn:microsoft.com/office/officeart/2005/8/layout/hierarchy2"/>
    <dgm:cxn modelId="{DA8582DD-A6A7-4985-AC17-6D13D4CBC6AB}" type="presParOf" srcId="{F6D2F6C3-22A0-4ED8-BB64-3824E21B5654}" destId="{1B681037-84C3-400B-8B4B-D3545BABBDF8}" srcOrd="0" destOrd="0" presId="urn:microsoft.com/office/officeart/2005/8/layout/hierarchy2"/>
    <dgm:cxn modelId="{24C4C7F7-7CFB-4632-8C6F-CF289EE1FA41}" type="presParOf" srcId="{4EBDBD5D-C620-4A1E-ABBC-1F294A8C9BA4}" destId="{EB09AAD4-A04F-4679-96C5-356BFD8AB24D}" srcOrd="1" destOrd="0" presId="urn:microsoft.com/office/officeart/2005/8/layout/hierarchy2"/>
    <dgm:cxn modelId="{949760A1-4FFC-4059-AC78-9DF620A251CF}" type="presParOf" srcId="{EB09AAD4-A04F-4679-96C5-356BFD8AB24D}" destId="{E5AEF618-8E52-47F4-977A-F3C9484DC6ED}" srcOrd="0" destOrd="0" presId="urn:microsoft.com/office/officeart/2005/8/layout/hierarchy2"/>
    <dgm:cxn modelId="{C7A884DB-B424-4680-B30F-CFE5F5E96F5C}" type="presParOf" srcId="{EB09AAD4-A04F-4679-96C5-356BFD8AB24D}" destId="{251F517C-FC86-4BA2-ADA8-BD69B253C0DF}" srcOrd="1" destOrd="0" presId="urn:microsoft.com/office/officeart/2005/8/layout/hierarchy2"/>
    <dgm:cxn modelId="{FE4E2842-FC2B-42D5-B941-B29C89EDD110}" type="presParOf" srcId="{16F5AC37-00FB-454F-9A59-DB1A168AEBD1}" destId="{14394AAD-D489-4444-882C-5B5103D2FAC6}" srcOrd="4" destOrd="0" presId="urn:microsoft.com/office/officeart/2005/8/layout/hierarchy2"/>
    <dgm:cxn modelId="{AD1AC179-AFE5-4E79-8D4C-39054F8DEC5B}" type="presParOf" srcId="{14394AAD-D489-4444-882C-5B5103D2FAC6}" destId="{1CA2512C-7C22-4B44-9F69-B7A2CA8DCC6B}" srcOrd="0" destOrd="0" presId="urn:microsoft.com/office/officeart/2005/8/layout/hierarchy2"/>
    <dgm:cxn modelId="{1B5C00CC-5AEC-44E3-8564-3E8C3BA27029}" type="presParOf" srcId="{16F5AC37-00FB-454F-9A59-DB1A168AEBD1}" destId="{6F313BB7-6B1C-4033-BFE5-185877CF02FE}" srcOrd="5" destOrd="0" presId="urn:microsoft.com/office/officeart/2005/8/layout/hierarchy2"/>
    <dgm:cxn modelId="{A332FB53-5E43-476B-BEED-3BF846857BE2}" type="presParOf" srcId="{6F313BB7-6B1C-4033-BFE5-185877CF02FE}" destId="{66CF5845-843C-4016-A1C0-3BEC776CF09D}" srcOrd="0" destOrd="0" presId="urn:microsoft.com/office/officeart/2005/8/layout/hierarchy2"/>
    <dgm:cxn modelId="{DDCC8598-E3DF-4EEC-90C3-C68FA2895C0D}" type="presParOf" srcId="{6F313BB7-6B1C-4033-BFE5-185877CF02FE}" destId="{A1685651-6DAA-4201-9CCD-3075FCD839E8}" srcOrd="1" destOrd="0" presId="urn:microsoft.com/office/officeart/2005/8/layout/hierarchy2"/>
    <dgm:cxn modelId="{BF0CE005-11F4-4C4A-A304-DE01869E9B8C}" type="presParOf" srcId="{A1685651-6DAA-4201-9CCD-3075FCD839E8}" destId="{6AA35F45-D365-4DE7-ACE7-99006F8ED0E8}" srcOrd="0" destOrd="0" presId="urn:microsoft.com/office/officeart/2005/8/layout/hierarchy2"/>
    <dgm:cxn modelId="{A9A51952-C4A2-40E0-9E16-5FAE578FC701}" type="presParOf" srcId="{6AA35F45-D365-4DE7-ACE7-99006F8ED0E8}" destId="{4CC25B64-5979-4C85-AFC5-03EBEF6FAB0D}" srcOrd="0" destOrd="0" presId="urn:microsoft.com/office/officeart/2005/8/layout/hierarchy2"/>
    <dgm:cxn modelId="{B0C96925-A7BB-46F3-B7B5-10DBE37977D8}" type="presParOf" srcId="{A1685651-6DAA-4201-9CCD-3075FCD839E8}" destId="{D648C4F0-22A8-421D-BF55-E8D42CDF90CB}" srcOrd="1" destOrd="0" presId="urn:microsoft.com/office/officeart/2005/8/layout/hierarchy2"/>
    <dgm:cxn modelId="{80ADDB08-DB55-4F92-AD4D-C38F735BFFD2}" type="presParOf" srcId="{D648C4F0-22A8-421D-BF55-E8D42CDF90CB}" destId="{AECAC4F2-04C8-44DB-8D60-E0E87E077C38}" srcOrd="0" destOrd="0" presId="urn:microsoft.com/office/officeart/2005/8/layout/hierarchy2"/>
    <dgm:cxn modelId="{A52B988B-6D83-4D43-B20B-F086FBFE2B6B}" type="presParOf" srcId="{D648C4F0-22A8-421D-BF55-E8D42CDF90CB}" destId="{1EBD0B17-F88E-4F8F-9E82-F177A1CAB89B}" srcOrd="1" destOrd="0" presId="urn:microsoft.com/office/officeart/2005/8/layout/hierarchy2"/>
    <dgm:cxn modelId="{341A0CFC-ECB0-455B-84C9-6D4AA3FE2BB7}" type="presParOf" srcId="{16F5AC37-00FB-454F-9A59-DB1A168AEBD1}" destId="{70335677-0A65-4DF8-8459-CE40C96147B9}" srcOrd="6" destOrd="0" presId="urn:microsoft.com/office/officeart/2005/8/layout/hierarchy2"/>
    <dgm:cxn modelId="{6FEA7D3D-0F46-411C-BD0B-77D8C7A42994}" type="presParOf" srcId="{70335677-0A65-4DF8-8459-CE40C96147B9}" destId="{A9B90706-6DE0-4AA1-BAB7-AB0484D1E466}" srcOrd="0" destOrd="0" presId="urn:microsoft.com/office/officeart/2005/8/layout/hierarchy2"/>
    <dgm:cxn modelId="{04981740-35E9-4D42-8B30-AC7F2A6E7327}" type="presParOf" srcId="{16F5AC37-00FB-454F-9A59-DB1A168AEBD1}" destId="{716D2E7F-1ED0-49F6-9062-746D7013A10F}" srcOrd="7" destOrd="0" presId="urn:microsoft.com/office/officeart/2005/8/layout/hierarchy2"/>
    <dgm:cxn modelId="{B6F0679D-EF1B-4A31-B1D2-2CF666A00F58}" type="presParOf" srcId="{716D2E7F-1ED0-49F6-9062-746D7013A10F}" destId="{50300B7B-E0C7-45D0-A785-8E075546B9F0}" srcOrd="0" destOrd="0" presId="urn:microsoft.com/office/officeart/2005/8/layout/hierarchy2"/>
    <dgm:cxn modelId="{B3AA9849-BAA9-4D07-96DA-5EDE11FAA98C}" type="presParOf" srcId="{716D2E7F-1ED0-49F6-9062-746D7013A10F}" destId="{5D0DADCD-AD26-4BD7-91CA-0C0B9D17395D}" srcOrd="1" destOrd="0" presId="urn:microsoft.com/office/officeart/2005/8/layout/hierarchy2"/>
    <dgm:cxn modelId="{84587EB8-EE31-4FD3-A698-BE768FC54522}" type="presParOf" srcId="{5D0DADCD-AD26-4BD7-91CA-0C0B9D17395D}" destId="{AB560F58-637C-41F9-B7A3-EE006097D5BB}" srcOrd="0" destOrd="0" presId="urn:microsoft.com/office/officeart/2005/8/layout/hierarchy2"/>
    <dgm:cxn modelId="{18EFB858-5A4C-4962-9956-39FE1206763A}" type="presParOf" srcId="{AB560F58-637C-41F9-B7A3-EE006097D5BB}" destId="{01B78BFD-6E0E-4DE4-AB02-CC5266963924}" srcOrd="0" destOrd="0" presId="urn:microsoft.com/office/officeart/2005/8/layout/hierarchy2"/>
    <dgm:cxn modelId="{DF516FE5-2C13-4095-86F8-837282001CE0}" type="presParOf" srcId="{5D0DADCD-AD26-4BD7-91CA-0C0B9D17395D}" destId="{4EC7666A-BB7D-47B5-ACD0-BE4C97F6263D}" srcOrd="1" destOrd="0" presId="urn:microsoft.com/office/officeart/2005/8/layout/hierarchy2"/>
    <dgm:cxn modelId="{EEFAF267-6CD6-406B-946C-6B8F556F912E}" type="presParOf" srcId="{4EC7666A-BB7D-47B5-ACD0-BE4C97F6263D}" destId="{95F115AB-B094-457C-A318-33D1CDBB04E3}" srcOrd="0" destOrd="0" presId="urn:microsoft.com/office/officeart/2005/8/layout/hierarchy2"/>
    <dgm:cxn modelId="{23B392AE-1B97-4B57-9634-C1F0D82B0A13}" type="presParOf" srcId="{4EC7666A-BB7D-47B5-ACD0-BE4C97F6263D}" destId="{1844117F-9CCA-47C2-A442-F62F9CDB2C6B}" srcOrd="1" destOrd="0" presId="urn:microsoft.com/office/officeart/2005/8/layout/hierarchy2"/>
    <dgm:cxn modelId="{0E68F84F-6E85-4D3E-A43C-FF62D052B789}" type="presParOf" srcId="{1844117F-9CCA-47C2-A442-F62F9CDB2C6B}" destId="{52D46EBF-9A79-4AAF-B01E-CFE059E273BA}" srcOrd="0" destOrd="0" presId="urn:microsoft.com/office/officeart/2005/8/layout/hierarchy2"/>
    <dgm:cxn modelId="{A5A3241C-820F-48E7-BEA2-2F947434C103}" type="presParOf" srcId="{52D46EBF-9A79-4AAF-B01E-CFE059E273BA}" destId="{A7405C4C-2AD2-475B-9BC5-4EA953AD2931}" srcOrd="0" destOrd="0" presId="urn:microsoft.com/office/officeart/2005/8/layout/hierarchy2"/>
    <dgm:cxn modelId="{285FFA6B-26E6-4D2A-A387-705D2472CD95}" type="presParOf" srcId="{1844117F-9CCA-47C2-A442-F62F9CDB2C6B}" destId="{52785BA8-EF35-4D6D-BA5D-D6DF8C1E944F}" srcOrd="1" destOrd="0" presId="urn:microsoft.com/office/officeart/2005/8/layout/hierarchy2"/>
    <dgm:cxn modelId="{FBED28C2-3A84-440B-994F-890F98C0CF07}" type="presParOf" srcId="{52785BA8-EF35-4D6D-BA5D-D6DF8C1E944F}" destId="{1E14451F-FC13-409B-B120-0E2D2B1872FC}" srcOrd="0" destOrd="0" presId="urn:microsoft.com/office/officeart/2005/8/layout/hierarchy2"/>
    <dgm:cxn modelId="{0D05DE1B-59DB-4752-B540-18773F6477E9}" type="presParOf" srcId="{52785BA8-EF35-4D6D-BA5D-D6DF8C1E944F}" destId="{9F7EEDE1-A23A-4C99-9661-55AA2D7E7A74}" srcOrd="1" destOrd="0" presId="urn:microsoft.com/office/officeart/2005/8/layout/hierarchy2"/>
    <dgm:cxn modelId="{B3391E3B-8F02-4709-B6C2-4200A1B75A85}" type="presParOf" srcId="{16F5AC37-00FB-454F-9A59-DB1A168AEBD1}" destId="{01C1AEE6-8585-4C51-98FC-B1EA59DE2A9D}" srcOrd="8" destOrd="0" presId="urn:microsoft.com/office/officeart/2005/8/layout/hierarchy2"/>
    <dgm:cxn modelId="{EB81B338-BBC2-4A78-BF58-CD16EBFD33F8}" type="presParOf" srcId="{01C1AEE6-8585-4C51-98FC-B1EA59DE2A9D}" destId="{35FC6134-987C-47D4-ACD1-6F7AB51BB66C}" srcOrd="0" destOrd="0" presId="urn:microsoft.com/office/officeart/2005/8/layout/hierarchy2"/>
    <dgm:cxn modelId="{AB27A95B-D256-4319-A014-B6F27865C79D}" type="presParOf" srcId="{16F5AC37-00FB-454F-9A59-DB1A168AEBD1}" destId="{2187F963-03D2-4D0F-91FF-A4131A988FCA}" srcOrd="9" destOrd="0" presId="urn:microsoft.com/office/officeart/2005/8/layout/hierarchy2"/>
    <dgm:cxn modelId="{3FD655CD-A015-43FB-8E65-30CB0B2B11B7}" type="presParOf" srcId="{2187F963-03D2-4D0F-91FF-A4131A988FCA}" destId="{B31456F5-AD87-4F19-A7E2-82C0C0081C44}" srcOrd="0" destOrd="0" presId="urn:microsoft.com/office/officeart/2005/8/layout/hierarchy2"/>
    <dgm:cxn modelId="{2402D7C9-A5C1-4CCD-918D-6A46A7992F40}" type="presParOf" srcId="{2187F963-03D2-4D0F-91FF-A4131A988FCA}" destId="{5B257E99-571A-4679-AD5D-7CF2CD529A44}" srcOrd="1" destOrd="0" presId="urn:microsoft.com/office/officeart/2005/8/layout/hierarchy2"/>
    <dgm:cxn modelId="{8DB57737-BA4D-49F3-9FD6-263641F2E161}" type="presParOf" srcId="{16F5AC37-00FB-454F-9A59-DB1A168AEBD1}" destId="{082760A9-B19E-470F-A085-0F2EC377914E}" srcOrd="10" destOrd="0" presId="urn:microsoft.com/office/officeart/2005/8/layout/hierarchy2"/>
    <dgm:cxn modelId="{4422A078-7B87-4A28-851B-54D59BCDE155}" type="presParOf" srcId="{082760A9-B19E-470F-A085-0F2EC377914E}" destId="{23171F90-82DC-4020-8BC2-A5D0374C297A}" srcOrd="0" destOrd="0" presId="urn:microsoft.com/office/officeart/2005/8/layout/hierarchy2"/>
    <dgm:cxn modelId="{F6BCD25A-DF3B-4F06-B826-A6C37ED2FECC}" type="presParOf" srcId="{16F5AC37-00FB-454F-9A59-DB1A168AEBD1}" destId="{146E9DDC-7655-4CFF-ADB3-FDE12F9AE3B0}" srcOrd="11" destOrd="0" presId="urn:microsoft.com/office/officeart/2005/8/layout/hierarchy2"/>
    <dgm:cxn modelId="{CCFDF6B9-28C2-462A-AEAB-5A6A71C7B497}" type="presParOf" srcId="{146E9DDC-7655-4CFF-ADB3-FDE12F9AE3B0}" destId="{BAEF4679-9225-4119-8A7A-3A79547DF420}" srcOrd="0" destOrd="0" presId="urn:microsoft.com/office/officeart/2005/8/layout/hierarchy2"/>
    <dgm:cxn modelId="{A511DC18-3C12-4A22-9E8E-D6933C3C1B87}" type="presParOf" srcId="{146E9DDC-7655-4CFF-ADB3-FDE12F9AE3B0}" destId="{53254B13-3537-464B-A531-F04585D4B169}" srcOrd="1" destOrd="0" presId="urn:microsoft.com/office/officeart/2005/8/layout/hierarchy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1FC080A-93FC-4780-A6F4-D78F95B25026}"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US"/>
        </a:p>
      </dgm:t>
    </dgm:pt>
    <dgm:pt modelId="{1885D3D2-504E-4953-846A-0B9CC774F626}">
      <dgm:prSet phldrT="[Text]" custT="1"/>
      <dgm:spPr/>
      <dgm:t>
        <a:bodyPr/>
        <a:lstStyle/>
        <a:p>
          <a:r>
            <a:rPr lang="en-US" sz="900" b="1" dirty="0"/>
            <a:t>Project Resources</a:t>
          </a:r>
        </a:p>
      </dgm:t>
      <dgm:extLst>
        <a:ext uri="{E40237B7-FDA0-4F09-8148-C483321AD2D9}">
          <dgm14:cNvPr xmlns:dgm14="http://schemas.microsoft.com/office/drawing/2010/diagram" id="0" name="">
            <a:hlinkClick xmlns:r="http://schemas.openxmlformats.org/officeDocument/2006/relationships" r:id="rId1"/>
          </dgm14:cNvPr>
        </a:ext>
      </dgm:extLst>
    </dgm:pt>
    <dgm:pt modelId="{F17B108F-944F-485B-B33B-FC2FB0D3A24C}" type="parTrans" cxnId="{EEAA8762-55D4-4437-94DD-2EC122388BDF}">
      <dgm:prSet/>
      <dgm:spPr/>
      <dgm:t>
        <a:bodyPr/>
        <a:lstStyle/>
        <a:p>
          <a:endParaRPr lang="en-US" sz="900"/>
        </a:p>
      </dgm:t>
    </dgm:pt>
    <dgm:pt modelId="{A853CA43-9224-4032-B868-9305007B5243}" type="sibTrans" cxnId="{EEAA8762-55D4-4437-94DD-2EC122388BDF}">
      <dgm:prSet/>
      <dgm:spPr/>
      <dgm:t>
        <a:bodyPr/>
        <a:lstStyle/>
        <a:p>
          <a:endParaRPr lang="en-US" sz="900"/>
        </a:p>
      </dgm:t>
    </dgm:pt>
    <dgm:pt modelId="{2AEC431B-C729-4D8F-AB3F-74D0858D22DA}">
      <dgm:prSet phldrT="[Text]" custT="1"/>
      <dgm:spPr/>
      <dgm:t>
        <a:bodyPr/>
        <a:lstStyle/>
        <a:p>
          <a:r>
            <a:rPr lang="en-US" sz="900" dirty="0"/>
            <a:t>Year</a:t>
          </a:r>
          <a:r>
            <a:rPr lang="en-US" sz="900" dirty="0">
              <a:sym typeface="Wingdings 3" panose="05040102010807070707" pitchFamily="18" charset="2"/>
            </a:rPr>
            <a:t></a:t>
          </a:r>
          <a:endParaRPr lang="en-US" sz="900" dirty="0"/>
        </a:p>
      </dgm:t>
    </dgm:pt>
    <dgm:pt modelId="{C35CB8DF-A220-4056-B74B-2F8C523A3304}" type="parTrans" cxnId="{CB77790E-9BF2-4C1B-B859-943A2ABA87D0}">
      <dgm:prSet custT="1"/>
      <dgm:spPr/>
      <dgm:t>
        <a:bodyPr/>
        <a:lstStyle/>
        <a:p>
          <a:endParaRPr lang="en-US" sz="900"/>
        </a:p>
      </dgm:t>
    </dgm:pt>
    <dgm:pt modelId="{E662A228-7655-475D-89C1-6BAD6E40EB29}" type="sibTrans" cxnId="{CB77790E-9BF2-4C1B-B859-943A2ABA87D0}">
      <dgm:prSet/>
      <dgm:spPr/>
      <dgm:t>
        <a:bodyPr/>
        <a:lstStyle/>
        <a:p>
          <a:endParaRPr lang="en-US" sz="900"/>
        </a:p>
      </dgm:t>
    </dgm:pt>
    <dgm:pt modelId="{C2B081AB-F384-49EC-BF47-C8F9FDF8AD8A}">
      <dgm:prSet phldrT="[Text]" custT="1"/>
      <dgm:spPr/>
      <dgm:t>
        <a:bodyPr/>
        <a:lstStyle/>
        <a:p>
          <a:r>
            <a:rPr lang="en-US" sz="900" dirty="0"/>
            <a:t>Year</a:t>
          </a:r>
          <a:r>
            <a:rPr lang="en-US" sz="900" dirty="0">
              <a:sym typeface="Wingdings 3" panose="05040102010807070707" pitchFamily="18" charset="2"/>
            </a:rPr>
            <a:t></a:t>
          </a:r>
          <a:endParaRPr lang="en-US" sz="900" dirty="0"/>
        </a:p>
      </dgm:t>
    </dgm:pt>
    <dgm:pt modelId="{83327852-4869-40DA-A997-6AFB901E25E4}" type="parTrans" cxnId="{FF1BA01D-F8A4-426D-A86D-031AD8A300C3}">
      <dgm:prSet custT="1"/>
      <dgm:spPr/>
      <dgm:t>
        <a:bodyPr/>
        <a:lstStyle/>
        <a:p>
          <a:endParaRPr lang="en-US" sz="900"/>
        </a:p>
      </dgm:t>
    </dgm:pt>
    <dgm:pt modelId="{644AB90F-69D9-4C68-976F-D1640B153D3D}" type="sibTrans" cxnId="{FF1BA01D-F8A4-426D-A86D-031AD8A300C3}">
      <dgm:prSet/>
      <dgm:spPr/>
      <dgm:t>
        <a:bodyPr/>
        <a:lstStyle/>
        <a:p>
          <a:endParaRPr lang="en-US" sz="900"/>
        </a:p>
      </dgm:t>
    </dgm:pt>
    <dgm:pt modelId="{467BBBEE-7D3E-42D5-9E28-2873E76B78EE}">
      <dgm:prSet phldrT="[Text]" custT="1"/>
      <dgm:spPr/>
      <dgm:t>
        <a:bodyPr/>
        <a:lstStyle/>
        <a:p>
          <a:pPr marL="91440" algn="l"/>
          <a:r>
            <a:rPr lang="en-US" sz="900" dirty="0"/>
            <a:t>Project Memorandum</a:t>
          </a:r>
        </a:p>
      </dgm:t>
    </dgm:pt>
    <dgm:pt modelId="{6B558629-81D9-45D0-9C6E-61FF499DBA65}" type="parTrans" cxnId="{1D320D1F-8E4D-447F-B197-ED1BB912B219}">
      <dgm:prSet custT="1"/>
      <dgm:spPr/>
      <dgm:t>
        <a:bodyPr/>
        <a:lstStyle/>
        <a:p>
          <a:endParaRPr lang="en-US" sz="900"/>
        </a:p>
      </dgm:t>
    </dgm:pt>
    <dgm:pt modelId="{754281FF-6DF1-4D38-BB6F-EC88B9746728}" type="sibTrans" cxnId="{1D320D1F-8E4D-447F-B197-ED1BB912B219}">
      <dgm:prSet/>
      <dgm:spPr/>
      <dgm:t>
        <a:bodyPr/>
        <a:lstStyle/>
        <a:p>
          <a:endParaRPr lang="en-US" sz="900"/>
        </a:p>
      </dgm:t>
    </dgm:pt>
    <dgm:pt modelId="{16F72221-44D4-4D72-9A3C-9A2078875A6F}">
      <dgm:prSet phldrT="[Text]" custT="1"/>
      <dgm:spPr/>
      <dgm:t>
        <a:bodyPr/>
        <a:lstStyle/>
        <a:p>
          <a:pPr marL="91440" algn="l"/>
          <a:r>
            <a:rPr lang="en-US" sz="900" dirty="0"/>
            <a:t>Project Cost Estimation</a:t>
          </a:r>
        </a:p>
      </dgm:t>
    </dgm:pt>
    <dgm:pt modelId="{CF9FCD2C-C760-4BB6-919C-A629D6D95579}" type="parTrans" cxnId="{016B1C99-05DF-4E76-BD13-38AFACF1AB25}">
      <dgm:prSet custT="1"/>
      <dgm:spPr/>
      <dgm:t>
        <a:bodyPr/>
        <a:lstStyle/>
        <a:p>
          <a:endParaRPr lang="en-US" sz="900"/>
        </a:p>
      </dgm:t>
    </dgm:pt>
    <dgm:pt modelId="{7025E789-68FA-4D47-B998-DC1F5DEC8734}" type="sibTrans" cxnId="{016B1C99-05DF-4E76-BD13-38AFACF1AB25}">
      <dgm:prSet/>
      <dgm:spPr/>
      <dgm:t>
        <a:bodyPr/>
        <a:lstStyle/>
        <a:p>
          <a:endParaRPr lang="en-US" sz="900"/>
        </a:p>
      </dgm:t>
    </dgm:pt>
    <dgm:pt modelId="{D828E692-0454-497D-AF82-ADEDB03F93BB}">
      <dgm:prSet phldrT="[Text]" custT="1"/>
      <dgm:spPr/>
      <dgm:t>
        <a:bodyPr/>
        <a:lstStyle/>
        <a:p>
          <a:pPr marL="91440" algn="l"/>
          <a:r>
            <a:rPr lang="en-US" sz="900" dirty="0"/>
            <a:t>Electronics BOM (master)</a:t>
          </a:r>
        </a:p>
      </dgm:t>
    </dgm:pt>
    <dgm:pt modelId="{2EED2E58-E611-40AC-B6F5-2F4E47BE6897}" type="parTrans" cxnId="{842958DC-2CFE-4C6F-ACB8-2C2AEBCA2930}">
      <dgm:prSet custT="1"/>
      <dgm:spPr/>
      <dgm:t>
        <a:bodyPr/>
        <a:lstStyle/>
        <a:p>
          <a:endParaRPr lang="en-US" sz="900"/>
        </a:p>
      </dgm:t>
    </dgm:pt>
    <dgm:pt modelId="{8926CCC4-6D64-4216-8886-A873ADD48A5A}" type="sibTrans" cxnId="{842958DC-2CFE-4C6F-ACB8-2C2AEBCA2930}">
      <dgm:prSet/>
      <dgm:spPr/>
      <dgm:t>
        <a:bodyPr/>
        <a:lstStyle/>
        <a:p>
          <a:endParaRPr lang="en-US" sz="900"/>
        </a:p>
      </dgm:t>
    </dgm:pt>
    <dgm:pt modelId="{BA7EFB27-1F4E-4CDE-A71A-AEAE262834E0}">
      <dgm:prSet phldrT="[Text]" custT="1"/>
      <dgm:spPr/>
      <dgm:t>
        <a:bodyPr/>
        <a:lstStyle/>
        <a:p>
          <a:r>
            <a:rPr lang="en-US" sz="900" dirty="0"/>
            <a:t>RDD</a:t>
          </a:r>
          <a:r>
            <a:rPr lang="en-US" sz="900" dirty="0">
              <a:sym typeface="Wingdings 3" panose="05040102010807070707" pitchFamily="18" charset="2"/>
            </a:rPr>
            <a:t></a:t>
          </a:r>
          <a:endParaRPr lang="en-US" sz="900" dirty="0"/>
        </a:p>
      </dgm:t>
    </dgm:pt>
    <dgm:pt modelId="{0DF54406-B3B6-4EE3-A409-7E492BD0A3C6}" type="parTrans" cxnId="{FC5A6AA4-0CF9-40C3-905A-8DEBBD830D06}">
      <dgm:prSet custT="1"/>
      <dgm:spPr/>
      <dgm:t>
        <a:bodyPr/>
        <a:lstStyle/>
        <a:p>
          <a:endParaRPr lang="en-US" sz="900"/>
        </a:p>
      </dgm:t>
    </dgm:pt>
    <dgm:pt modelId="{46DD2FE6-8226-4F64-AE61-03575B4EC805}" type="sibTrans" cxnId="{FC5A6AA4-0CF9-40C3-905A-8DEBBD830D06}">
      <dgm:prSet/>
      <dgm:spPr/>
      <dgm:t>
        <a:bodyPr/>
        <a:lstStyle/>
        <a:p>
          <a:endParaRPr lang="en-US" sz="900"/>
        </a:p>
      </dgm:t>
    </dgm:pt>
    <dgm:pt modelId="{88B3DCFF-0FE7-4ADC-99EF-F86F40E9B8BE}">
      <dgm:prSet phldrT="[Text]" custT="1"/>
      <dgm:spPr/>
      <dgm:t>
        <a:bodyPr/>
        <a:lstStyle/>
        <a:p>
          <a:r>
            <a:rPr lang="en-US" sz="900" dirty="0"/>
            <a:t>RDD</a:t>
          </a:r>
          <a:r>
            <a:rPr lang="en-US" sz="900" dirty="0">
              <a:sym typeface="Wingdings 3" panose="05040102010807070707" pitchFamily="18" charset="2"/>
            </a:rPr>
            <a:t></a:t>
          </a:r>
          <a:endParaRPr lang="en-US" sz="900" dirty="0"/>
        </a:p>
      </dgm:t>
    </dgm:pt>
    <dgm:pt modelId="{755ADBAC-F19A-44D7-BCE6-21A8ABF07125}" type="parTrans" cxnId="{1FE26312-D14E-4DAA-932C-89CF8A5FE8A5}">
      <dgm:prSet custT="1"/>
      <dgm:spPr/>
      <dgm:t>
        <a:bodyPr/>
        <a:lstStyle/>
        <a:p>
          <a:endParaRPr lang="en-US" sz="900"/>
        </a:p>
      </dgm:t>
    </dgm:pt>
    <dgm:pt modelId="{7F68EE74-6709-4E93-BA63-ED3A9D6FEA93}" type="sibTrans" cxnId="{1FE26312-D14E-4DAA-932C-89CF8A5FE8A5}">
      <dgm:prSet/>
      <dgm:spPr/>
      <dgm:t>
        <a:bodyPr/>
        <a:lstStyle/>
        <a:p>
          <a:endParaRPr lang="en-US" sz="900"/>
        </a:p>
      </dgm:t>
    </dgm:pt>
    <dgm:pt modelId="{C72D6691-E48B-4F58-8CFE-0C303D034BD7}">
      <dgm:prSet phldrT="[Text]" custT="1"/>
      <dgm:spPr/>
      <dgm:t>
        <a:bodyPr/>
        <a:lstStyle/>
        <a:p>
          <a:r>
            <a:rPr lang="en-US" sz="900" dirty="0"/>
            <a:t>ENG</a:t>
          </a:r>
          <a:r>
            <a:rPr lang="en-US" sz="900" dirty="0">
              <a:sym typeface="Wingdings 3" panose="05040102010807070707" pitchFamily="18" charset="2"/>
            </a:rPr>
            <a:t></a:t>
          </a:r>
          <a:endParaRPr lang="en-US" sz="900" dirty="0"/>
        </a:p>
      </dgm:t>
    </dgm:pt>
    <dgm:pt modelId="{866D6ED2-59A4-4A0B-AD31-7B0D7AD99313}" type="parTrans" cxnId="{13C51AF0-481F-42E2-B705-840C3953D1DF}">
      <dgm:prSet custT="1"/>
      <dgm:spPr/>
      <dgm:t>
        <a:bodyPr/>
        <a:lstStyle/>
        <a:p>
          <a:endParaRPr lang="en-US" sz="900"/>
        </a:p>
      </dgm:t>
    </dgm:pt>
    <dgm:pt modelId="{1EBFEBA5-7889-4D3D-89AF-27D018F78686}" type="sibTrans" cxnId="{13C51AF0-481F-42E2-B705-840C3953D1DF}">
      <dgm:prSet/>
      <dgm:spPr/>
      <dgm:t>
        <a:bodyPr/>
        <a:lstStyle/>
        <a:p>
          <a:endParaRPr lang="en-US" sz="900"/>
        </a:p>
      </dgm:t>
    </dgm:pt>
    <dgm:pt modelId="{98D2CE08-82EF-4C55-980C-95208CEB7EA5}">
      <dgm:prSet phldrT="[Text]" custT="1"/>
      <dgm:spPr/>
      <dgm:t>
        <a:bodyPr/>
        <a:lstStyle/>
        <a:p>
          <a:r>
            <a:rPr lang="en-US" sz="900" dirty="0"/>
            <a:t>ENG</a:t>
          </a:r>
          <a:r>
            <a:rPr lang="en-US" sz="900" dirty="0">
              <a:sym typeface="Wingdings 3" panose="05040102010807070707" pitchFamily="18" charset="2"/>
            </a:rPr>
            <a:t></a:t>
          </a:r>
          <a:endParaRPr lang="en-US" sz="900" dirty="0"/>
        </a:p>
      </dgm:t>
    </dgm:pt>
    <dgm:pt modelId="{52FDED7D-691A-4FEF-9AF9-D8D37671C9EE}" type="parTrans" cxnId="{8AE40892-0BD0-45BF-8F4C-AECCDA18A46A}">
      <dgm:prSet custT="1"/>
      <dgm:spPr/>
      <dgm:t>
        <a:bodyPr/>
        <a:lstStyle/>
        <a:p>
          <a:endParaRPr lang="en-US" sz="900"/>
        </a:p>
      </dgm:t>
    </dgm:pt>
    <dgm:pt modelId="{9E56929C-8636-4C47-9DF1-431437FB4FE1}" type="sibTrans" cxnId="{8AE40892-0BD0-45BF-8F4C-AECCDA18A46A}">
      <dgm:prSet/>
      <dgm:spPr/>
      <dgm:t>
        <a:bodyPr/>
        <a:lstStyle/>
        <a:p>
          <a:endParaRPr lang="en-US" sz="900"/>
        </a:p>
      </dgm:t>
    </dgm:pt>
    <dgm:pt modelId="{EEB7BEF4-A56F-443D-A08C-AC881E7D6A36}">
      <dgm:prSet phldrT="[Text]" custT="1"/>
      <dgm:spPr/>
      <dgm:t>
        <a:bodyPr/>
        <a:lstStyle/>
        <a:p>
          <a:pPr marL="91440" algn="l"/>
          <a:r>
            <a:rPr lang="en-US" sz="900" dirty="0"/>
            <a:t>Electronics BOM (master)</a:t>
          </a:r>
        </a:p>
      </dgm:t>
    </dgm:pt>
    <dgm:pt modelId="{1C1CEC5D-4F8E-44D0-BCAA-3722D2758F51}" type="parTrans" cxnId="{A9D00FA3-C6F3-4C40-8CF7-DB82F75654D6}">
      <dgm:prSet custT="1"/>
      <dgm:spPr/>
      <dgm:t>
        <a:bodyPr/>
        <a:lstStyle/>
        <a:p>
          <a:endParaRPr lang="en-US" sz="900"/>
        </a:p>
      </dgm:t>
    </dgm:pt>
    <dgm:pt modelId="{CECBE69E-FDE1-4E1B-89DB-5055CE2766AC}" type="sibTrans" cxnId="{A9D00FA3-C6F3-4C40-8CF7-DB82F75654D6}">
      <dgm:prSet/>
      <dgm:spPr/>
      <dgm:t>
        <a:bodyPr/>
        <a:lstStyle/>
        <a:p>
          <a:endParaRPr lang="en-US" sz="900"/>
        </a:p>
      </dgm:t>
    </dgm:pt>
    <dgm:pt modelId="{DEC6AD0B-0958-4C16-8926-52F32711E4BE}">
      <dgm:prSet phldrT="[Text]" custT="1"/>
      <dgm:spPr/>
      <dgm:t>
        <a:bodyPr/>
        <a:lstStyle/>
        <a:p>
          <a:pPr marL="91440" algn="l"/>
          <a:r>
            <a:rPr lang="en-US" sz="900" dirty="0"/>
            <a:t>Project Summarized</a:t>
          </a:r>
        </a:p>
      </dgm:t>
    </dgm:pt>
    <dgm:pt modelId="{6F2364BE-361D-4D9A-AB9A-4AA747A08503}" type="parTrans" cxnId="{6DEDD50E-3CCB-4AAD-9A92-22233089F864}">
      <dgm:prSet custT="1"/>
      <dgm:spPr/>
      <dgm:t>
        <a:bodyPr/>
        <a:lstStyle/>
        <a:p>
          <a:endParaRPr lang="en-US" sz="900"/>
        </a:p>
      </dgm:t>
    </dgm:pt>
    <dgm:pt modelId="{748A8F37-B579-4355-867A-52B5AE0BEEB8}" type="sibTrans" cxnId="{6DEDD50E-3CCB-4AAD-9A92-22233089F864}">
      <dgm:prSet/>
      <dgm:spPr/>
      <dgm:t>
        <a:bodyPr/>
        <a:lstStyle/>
        <a:p>
          <a:endParaRPr lang="en-US" sz="900"/>
        </a:p>
      </dgm:t>
    </dgm:pt>
    <dgm:pt modelId="{2A2D5178-4D98-4AC9-8ABB-8779240741BC}">
      <dgm:prSet phldrT="[Text]" custT="1"/>
      <dgm:spPr/>
      <dgm:t>
        <a:bodyPr/>
        <a:lstStyle/>
        <a:p>
          <a:pPr marL="91440" algn="l"/>
          <a:r>
            <a:rPr lang="en-US" sz="900" dirty="0"/>
            <a:t>Testing Report</a:t>
          </a:r>
        </a:p>
      </dgm:t>
    </dgm:pt>
    <dgm:pt modelId="{BD6C74AE-CE82-4E48-814C-70C8F2E89B99}" type="parTrans" cxnId="{7B00CCB9-EC0A-48CD-A077-F10C7EB45AA9}">
      <dgm:prSet custT="1"/>
      <dgm:spPr/>
      <dgm:t>
        <a:bodyPr/>
        <a:lstStyle/>
        <a:p>
          <a:endParaRPr lang="en-US" sz="900"/>
        </a:p>
      </dgm:t>
    </dgm:pt>
    <dgm:pt modelId="{A38E72D7-41B7-486E-AAF7-D636F650EA64}" type="sibTrans" cxnId="{7B00CCB9-EC0A-48CD-A077-F10C7EB45AA9}">
      <dgm:prSet/>
      <dgm:spPr/>
      <dgm:t>
        <a:bodyPr/>
        <a:lstStyle/>
        <a:p>
          <a:endParaRPr lang="en-US" sz="900"/>
        </a:p>
      </dgm:t>
    </dgm:pt>
    <dgm:pt modelId="{A92BB007-C728-424B-90F8-71EAAD2D27B4}" type="pres">
      <dgm:prSet presAssocID="{E1FC080A-93FC-4780-A6F4-D78F95B25026}" presName="diagram" presStyleCnt="0">
        <dgm:presLayoutVars>
          <dgm:chPref val="1"/>
          <dgm:dir/>
          <dgm:animOne val="branch"/>
          <dgm:animLvl val="lvl"/>
          <dgm:resizeHandles val="exact"/>
        </dgm:presLayoutVars>
      </dgm:prSet>
      <dgm:spPr/>
    </dgm:pt>
    <dgm:pt modelId="{B5D8FEBC-CF6B-4226-B044-1D1078196C1D}" type="pres">
      <dgm:prSet presAssocID="{1885D3D2-504E-4953-846A-0B9CC774F626}" presName="root1" presStyleCnt="0"/>
      <dgm:spPr/>
    </dgm:pt>
    <dgm:pt modelId="{C946AEE1-6545-4271-B718-930344A40AF2}" type="pres">
      <dgm:prSet presAssocID="{1885D3D2-504E-4953-846A-0B9CC774F626}" presName="LevelOneTextNode" presStyleLbl="node0" presStyleIdx="0" presStyleCnt="1" custScaleX="112476" custScaleY="54066">
        <dgm:presLayoutVars>
          <dgm:chPref val="3"/>
        </dgm:presLayoutVars>
      </dgm:prSet>
      <dgm:spPr/>
    </dgm:pt>
    <dgm:pt modelId="{16F5AC37-00FB-454F-9A59-DB1A168AEBD1}" type="pres">
      <dgm:prSet presAssocID="{1885D3D2-504E-4953-846A-0B9CC774F626}" presName="level2hierChild" presStyleCnt="0"/>
      <dgm:spPr/>
    </dgm:pt>
    <dgm:pt modelId="{F3930CC3-D9EB-4BEA-8CAA-335E5C757837}" type="pres">
      <dgm:prSet presAssocID="{C35CB8DF-A220-4056-B74B-2F8C523A3304}" presName="conn2-1" presStyleLbl="parChTrans1D2" presStyleIdx="0" presStyleCnt="2"/>
      <dgm:spPr/>
    </dgm:pt>
    <dgm:pt modelId="{AF9EF258-7BD7-4A41-A5EE-7B32858C6A8B}" type="pres">
      <dgm:prSet presAssocID="{C35CB8DF-A220-4056-B74B-2F8C523A3304}" presName="connTx" presStyleLbl="parChTrans1D2" presStyleIdx="0" presStyleCnt="2"/>
      <dgm:spPr/>
    </dgm:pt>
    <dgm:pt modelId="{7CE8383F-AAE1-455F-BADB-7373914BAD6C}" type="pres">
      <dgm:prSet presAssocID="{2AEC431B-C729-4D8F-AB3F-74D0858D22DA}" presName="root2" presStyleCnt="0"/>
      <dgm:spPr/>
    </dgm:pt>
    <dgm:pt modelId="{B95C6919-FE1F-451D-89E4-AD90E6EC4FCA}" type="pres">
      <dgm:prSet presAssocID="{2AEC431B-C729-4D8F-AB3F-74D0858D22DA}" presName="LevelTwoTextNode" presStyleLbl="node2" presStyleIdx="0" presStyleCnt="2" custScaleX="96906" custScaleY="54066">
        <dgm:presLayoutVars>
          <dgm:chPref val="3"/>
        </dgm:presLayoutVars>
      </dgm:prSet>
      <dgm:spPr/>
    </dgm:pt>
    <dgm:pt modelId="{4874F358-4CFE-416B-8AB6-2992C466A6DD}" type="pres">
      <dgm:prSet presAssocID="{2AEC431B-C729-4D8F-AB3F-74D0858D22DA}" presName="level3hierChild" presStyleCnt="0"/>
      <dgm:spPr/>
    </dgm:pt>
    <dgm:pt modelId="{8B4A7D22-AA39-4531-902C-C5D046F3FD53}" type="pres">
      <dgm:prSet presAssocID="{0DF54406-B3B6-4EE3-A409-7E492BD0A3C6}" presName="conn2-1" presStyleLbl="parChTrans1D3" presStyleIdx="0" presStyleCnt="4"/>
      <dgm:spPr/>
    </dgm:pt>
    <dgm:pt modelId="{4DE2EA58-9791-47CC-B09F-D43B1733C503}" type="pres">
      <dgm:prSet presAssocID="{0DF54406-B3B6-4EE3-A409-7E492BD0A3C6}" presName="connTx" presStyleLbl="parChTrans1D3" presStyleIdx="0" presStyleCnt="4"/>
      <dgm:spPr/>
    </dgm:pt>
    <dgm:pt modelId="{58D541DE-7A31-4052-BC5A-4245C11EFA76}" type="pres">
      <dgm:prSet presAssocID="{BA7EFB27-1F4E-4CDE-A71A-AEAE262834E0}" presName="root2" presStyleCnt="0"/>
      <dgm:spPr/>
    </dgm:pt>
    <dgm:pt modelId="{6358B009-D412-462D-96AD-54F6BAD90EC9}" type="pres">
      <dgm:prSet presAssocID="{BA7EFB27-1F4E-4CDE-A71A-AEAE262834E0}" presName="LevelTwoTextNode" presStyleLbl="node3" presStyleIdx="0" presStyleCnt="4" custScaleX="96906" custScaleY="54066">
        <dgm:presLayoutVars>
          <dgm:chPref val="3"/>
        </dgm:presLayoutVars>
      </dgm:prSet>
      <dgm:spPr/>
    </dgm:pt>
    <dgm:pt modelId="{B900D3DC-3DAB-411E-A3CC-91FC3DFDA38E}" type="pres">
      <dgm:prSet presAssocID="{BA7EFB27-1F4E-4CDE-A71A-AEAE262834E0}" presName="level3hierChild" presStyleCnt="0"/>
      <dgm:spPr/>
    </dgm:pt>
    <dgm:pt modelId="{160F6FF1-621F-4631-81E9-8CD8C3DD8792}" type="pres">
      <dgm:prSet presAssocID="{6B558629-81D9-45D0-9C6E-61FF499DBA65}" presName="conn2-1" presStyleLbl="parChTrans1D4" presStyleIdx="0" presStyleCnt="6"/>
      <dgm:spPr/>
    </dgm:pt>
    <dgm:pt modelId="{F1600DCA-554A-4D1E-B9CD-790CA955346E}" type="pres">
      <dgm:prSet presAssocID="{6B558629-81D9-45D0-9C6E-61FF499DBA65}" presName="connTx" presStyleLbl="parChTrans1D4" presStyleIdx="0" presStyleCnt="6"/>
      <dgm:spPr/>
    </dgm:pt>
    <dgm:pt modelId="{DC3A7FA1-AF17-4CA4-8493-7363063EE224}" type="pres">
      <dgm:prSet presAssocID="{467BBBEE-7D3E-42D5-9E28-2873E76B78EE}" presName="root2" presStyleCnt="0"/>
      <dgm:spPr/>
    </dgm:pt>
    <dgm:pt modelId="{2D62A440-CC47-4CC4-8E98-96FA953109B0}" type="pres">
      <dgm:prSet presAssocID="{467BBBEE-7D3E-42D5-9E28-2873E76B78EE}" presName="LevelTwoTextNode" presStyleLbl="node4" presStyleIdx="0" presStyleCnt="6" custScaleX="159341" custScaleY="54066">
        <dgm:presLayoutVars>
          <dgm:chPref val="3"/>
        </dgm:presLayoutVars>
      </dgm:prSet>
      <dgm:spPr/>
    </dgm:pt>
    <dgm:pt modelId="{20C4008F-FCF5-4842-BEA9-84944C3D0E19}" type="pres">
      <dgm:prSet presAssocID="{467BBBEE-7D3E-42D5-9E28-2873E76B78EE}" presName="level3hierChild" presStyleCnt="0"/>
      <dgm:spPr/>
    </dgm:pt>
    <dgm:pt modelId="{1D4E69A8-61BE-4175-B4FE-21ECD9E9898F}" type="pres">
      <dgm:prSet presAssocID="{CF9FCD2C-C760-4BB6-919C-A629D6D95579}" presName="conn2-1" presStyleLbl="parChTrans1D4" presStyleIdx="1" presStyleCnt="6"/>
      <dgm:spPr/>
    </dgm:pt>
    <dgm:pt modelId="{0001B7E1-C474-49C7-B1E4-F37B406CC581}" type="pres">
      <dgm:prSet presAssocID="{CF9FCD2C-C760-4BB6-919C-A629D6D95579}" presName="connTx" presStyleLbl="parChTrans1D4" presStyleIdx="1" presStyleCnt="6"/>
      <dgm:spPr/>
    </dgm:pt>
    <dgm:pt modelId="{F6D276C4-EBF3-4016-9297-23D12892D7B1}" type="pres">
      <dgm:prSet presAssocID="{16F72221-44D4-4D72-9A3C-9A2078875A6F}" presName="root2" presStyleCnt="0"/>
      <dgm:spPr/>
    </dgm:pt>
    <dgm:pt modelId="{6925DC67-4A7B-462F-A816-C30F4C9722C3}" type="pres">
      <dgm:prSet presAssocID="{16F72221-44D4-4D72-9A3C-9A2078875A6F}" presName="LevelTwoTextNode" presStyleLbl="node4" presStyleIdx="1" presStyleCnt="6" custScaleX="159341" custScaleY="54066">
        <dgm:presLayoutVars>
          <dgm:chPref val="3"/>
        </dgm:presLayoutVars>
      </dgm:prSet>
      <dgm:spPr/>
    </dgm:pt>
    <dgm:pt modelId="{DE48CC57-DC3B-4ED7-9CC9-C424DED94282}" type="pres">
      <dgm:prSet presAssocID="{16F72221-44D4-4D72-9A3C-9A2078875A6F}" presName="level3hierChild" presStyleCnt="0"/>
      <dgm:spPr/>
    </dgm:pt>
    <dgm:pt modelId="{DF822221-7E01-4BEC-B9D6-BFFDA3900EF3}" type="pres">
      <dgm:prSet presAssocID="{BD6C74AE-CE82-4E48-814C-70C8F2E89B99}" presName="conn2-1" presStyleLbl="parChTrans1D4" presStyleIdx="2" presStyleCnt="6"/>
      <dgm:spPr/>
    </dgm:pt>
    <dgm:pt modelId="{0B1DB437-CEEE-44BD-B730-5200E8CAA619}" type="pres">
      <dgm:prSet presAssocID="{BD6C74AE-CE82-4E48-814C-70C8F2E89B99}" presName="connTx" presStyleLbl="parChTrans1D4" presStyleIdx="2" presStyleCnt="6"/>
      <dgm:spPr/>
    </dgm:pt>
    <dgm:pt modelId="{D12199CE-9081-4082-9953-CB5BADB3EA07}" type="pres">
      <dgm:prSet presAssocID="{2A2D5178-4D98-4AC9-8ABB-8779240741BC}" presName="root2" presStyleCnt="0"/>
      <dgm:spPr/>
    </dgm:pt>
    <dgm:pt modelId="{C8EDB31E-47B5-482E-A51E-068B67559A2C}" type="pres">
      <dgm:prSet presAssocID="{2A2D5178-4D98-4AC9-8ABB-8779240741BC}" presName="LevelTwoTextNode" presStyleLbl="node4" presStyleIdx="2" presStyleCnt="6" custScaleX="159341" custScaleY="54066">
        <dgm:presLayoutVars>
          <dgm:chPref val="3"/>
        </dgm:presLayoutVars>
      </dgm:prSet>
      <dgm:spPr/>
    </dgm:pt>
    <dgm:pt modelId="{59A7A07F-6BA5-458D-8C34-62852AE6ED9E}" type="pres">
      <dgm:prSet presAssocID="{2A2D5178-4D98-4AC9-8ABB-8779240741BC}" presName="level3hierChild" presStyleCnt="0"/>
      <dgm:spPr/>
    </dgm:pt>
    <dgm:pt modelId="{6DA987C1-2C73-4002-B81B-913A01BE3502}" type="pres">
      <dgm:prSet presAssocID="{6F2364BE-361D-4D9A-AB9A-4AA747A08503}" presName="conn2-1" presStyleLbl="parChTrans1D4" presStyleIdx="3" presStyleCnt="6"/>
      <dgm:spPr/>
    </dgm:pt>
    <dgm:pt modelId="{4EA0B8FA-1D64-4B2E-AAD4-DD5D56B90BBF}" type="pres">
      <dgm:prSet presAssocID="{6F2364BE-361D-4D9A-AB9A-4AA747A08503}" presName="connTx" presStyleLbl="parChTrans1D4" presStyleIdx="3" presStyleCnt="6"/>
      <dgm:spPr/>
    </dgm:pt>
    <dgm:pt modelId="{70CF734B-BC3E-4CB7-A279-BB29123E89BC}" type="pres">
      <dgm:prSet presAssocID="{DEC6AD0B-0958-4C16-8926-52F32711E4BE}" presName="root2" presStyleCnt="0"/>
      <dgm:spPr/>
    </dgm:pt>
    <dgm:pt modelId="{B1F0228E-F904-41CF-81B0-5A94D997C119}" type="pres">
      <dgm:prSet presAssocID="{DEC6AD0B-0958-4C16-8926-52F32711E4BE}" presName="LevelTwoTextNode" presStyleLbl="node4" presStyleIdx="3" presStyleCnt="6" custScaleX="159341" custScaleY="54066">
        <dgm:presLayoutVars>
          <dgm:chPref val="3"/>
        </dgm:presLayoutVars>
      </dgm:prSet>
      <dgm:spPr/>
    </dgm:pt>
    <dgm:pt modelId="{7F21FC5F-083A-4E60-8597-899F575DA066}" type="pres">
      <dgm:prSet presAssocID="{DEC6AD0B-0958-4C16-8926-52F32711E4BE}" presName="level3hierChild" presStyleCnt="0"/>
      <dgm:spPr/>
    </dgm:pt>
    <dgm:pt modelId="{18559883-6F8E-4AB7-AC61-4A63FC11583D}" type="pres">
      <dgm:prSet presAssocID="{2EED2E58-E611-40AC-B6F5-2F4E47BE6897}" presName="conn2-1" presStyleLbl="parChTrans1D4" presStyleIdx="4" presStyleCnt="6"/>
      <dgm:spPr/>
    </dgm:pt>
    <dgm:pt modelId="{8A025992-2EF5-4C3D-B75F-3341C651B83E}" type="pres">
      <dgm:prSet presAssocID="{2EED2E58-E611-40AC-B6F5-2F4E47BE6897}" presName="connTx" presStyleLbl="parChTrans1D4" presStyleIdx="4" presStyleCnt="6"/>
      <dgm:spPr/>
    </dgm:pt>
    <dgm:pt modelId="{2038C465-EAED-493F-92E2-C3A80A73040B}" type="pres">
      <dgm:prSet presAssocID="{D828E692-0454-497D-AF82-ADEDB03F93BB}" presName="root2" presStyleCnt="0"/>
      <dgm:spPr/>
    </dgm:pt>
    <dgm:pt modelId="{69E79982-5DB4-46A7-BBFE-B2682056A312}" type="pres">
      <dgm:prSet presAssocID="{D828E692-0454-497D-AF82-ADEDB03F93BB}" presName="LevelTwoTextNode" presStyleLbl="node4" presStyleIdx="4" presStyleCnt="6" custScaleX="159341" custScaleY="54066">
        <dgm:presLayoutVars>
          <dgm:chPref val="3"/>
        </dgm:presLayoutVars>
      </dgm:prSet>
      <dgm:spPr/>
    </dgm:pt>
    <dgm:pt modelId="{F7F04C2B-0945-4628-AEB3-216C226E7A5B}" type="pres">
      <dgm:prSet presAssocID="{D828E692-0454-497D-AF82-ADEDB03F93BB}" presName="level3hierChild" presStyleCnt="0"/>
      <dgm:spPr/>
    </dgm:pt>
    <dgm:pt modelId="{1B3FC264-D78C-4510-B6C5-A6FF130CBC37}" type="pres">
      <dgm:prSet presAssocID="{755ADBAC-F19A-44D7-BCE6-21A8ABF07125}" presName="conn2-1" presStyleLbl="parChTrans1D3" presStyleIdx="1" presStyleCnt="4"/>
      <dgm:spPr/>
    </dgm:pt>
    <dgm:pt modelId="{DBA046DC-B319-41E4-878A-C3A43B8B9007}" type="pres">
      <dgm:prSet presAssocID="{755ADBAC-F19A-44D7-BCE6-21A8ABF07125}" presName="connTx" presStyleLbl="parChTrans1D3" presStyleIdx="1" presStyleCnt="4"/>
      <dgm:spPr/>
    </dgm:pt>
    <dgm:pt modelId="{093D8A57-D086-40B3-9CD9-9B1DDD2F8DFA}" type="pres">
      <dgm:prSet presAssocID="{88B3DCFF-0FE7-4ADC-99EF-F86F40E9B8BE}" presName="root2" presStyleCnt="0"/>
      <dgm:spPr/>
    </dgm:pt>
    <dgm:pt modelId="{C00B82CB-DD43-4506-9D03-3708EFD84C3E}" type="pres">
      <dgm:prSet presAssocID="{88B3DCFF-0FE7-4ADC-99EF-F86F40E9B8BE}" presName="LevelTwoTextNode" presStyleLbl="node3" presStyleIdx="1" presStyleCnt="4" custScaleX="96906" custScaleY="54066">
        <dgm:presLayoutVars>
          <dgm:chPref val="3"/>
        </dgm:presLayoutVars>
      </dgm:prSet>
      <dgm:spPr/>
    </dgm:pt>
    <dgm:pt modelId="{4B5AF6B9-654D-4234-9CD8-46C028EEAEBD}" type="pres">
      <dgm:prSet presAssocID="{88B3DCFF-0FE7-4ADC-99EF-F86F40E9B8BE}" presName="level3hierChild" presStyleCnt="0"/>
      <dgm:spPr/>
    </dgm:pt>
    <dgm:pt modelId="{EF284231-729D-4392-B0AB-716F000CFF66}" type="pres">
      <dgm:prSet presAssocID="{866D6ED2-59A4-4A0B-AD31-7B0D7AD99313}" presName="conn2-1" presStyleLbl="parChTrans1D3" presStyleIdx="2" presStyleCnt="4"/>
      <dgm:spPr/>
    </dgm:pt>
    <dgm:pt modelId="{4D47B52B-BDFA-40E7-8755-27D7261C7B86}" type="pres">
      <dgm:prSet presAssocID="{866D6ED2-59A4-4A0B-AD31-7B0D7AD99313}" presName="connTx" presStyleLbl="parChTrans1D3" presStyleIdx="2" presStyleCnt="4"/>
      <dgm:spPr/>
    </dgm:pt>
    <dgm:pt modelId="{4ED991A1-39AC-43B2-9A9C-42AC70118379}" type="pres">
      <dgm:prSet presAssocID="{C72D6691-E48B-4F58-8CFE-0C303D034BD7}" presName="root2" presStyleCnt="0"/>
      <dgm:spPr/>
    </dgm:pt>
    <dgm:pt modelId="{E1700ECF-F1EA-4027-88A2-3C005280611E}" type="pres">
      <dgm:prSet presAssocID="{C72D6691-E48B-4F58-8CFE-0C303D034BD7}" presName="LevelTwoTextNode" presStyleLbl="node3" presStyleIdx="2" presStyleCnt="4" custScaleX="96906" custScaleY="54066">
        <dgm:presLayoutVars>
          <dgm:chPref val="3"/>
        </dgm:presLayoutVars>
      </dgm:prSet>
      <dgm:spPr/>
    </dgm:pt>
    <dgm:pt modelId="{D28EC198-9E27-406A-BCE2-182C2FA478E0}" type="pres">
      <dgm:prSet presAssocID="{C72D6691-E48B-4F58-8CFE-0C303D034BD7}" presName="level3hierChild" presStyleCnt="0"/>
      <dgm:spPr/>
    </dgm:pt>
    <dgm:pt modelId="{8DB96776-7787-4A8D-9143-F3A297833EB0}" type="pres">
      <dgm:prSet presAssocID="{1C1CEC5D-4F8E-44D0-BCAA-3722D2758F51}" presName="conn2-1" presStyleLbl="parChTrans1D4" presStyleIdx="5" presStyleCnt="6"/>
      <dgm:spPr/>
    </dgm:pt>
    <dgm:pt modelId="{8CD7E3E5-06E9-484D-8883-42C9131D9D6C}" type="pres">
      <dgm:prSet presAssocID="{1C1CEC5D-4F8E-44D0-BCAA-3722D2758F51}" presName="connTx" presStyleLbl="parChTrans1D4" presStyleIdx="5" presStyleCnt="6"/>
      <dgm:spPr/>
    </dgm:pt>
    <dgm:pt modelId="{63906739-4A1D-44B2-99BB-DC61B1D3A61D}" type="pres">
      <dgm:prSet presAssocID="{EEB7BEF4-A56F-443D-A08C-AC881E7D6A36}" presName="root2" presStyleCnt="0"/>
      <dgm:spPr/>
    </dgm:pt>
    <dgm:pt modelId="{65D1B965-E646-4722-B0A3-A4C9990EE6E3}" type="pres">
      <dgm:prSet presAssocID="{EEB7BEF4-A56F-443D-A08C-AC881E7D6A36}" presName="LevelTwoTextNode" presStyleLbl="node4" presStyleIdx="5" presStyleCnt="6" custScaleX="159341" custScaleY="54066">
        <dgm:presLayoutVars>
          <dgm:chPref val="3"/>
        </dgm:presLayoutVars>
      </dgm:prSet>
      <dgm:spPr/>
    </dgm:pt>
    <dgm:pt modelId="{C03C9AA8-B299-41B6-9EB8-36E22CC9E1A1}" type="pres">
      <dgm:prSet presAssocID="{EEB7BEF4-A56F-443D-A08C-AC881E7D6A36}" presName="level3hierChild" presStyleCnt="0"/>
      <dgm:spPr/>
    </dgm:pt>
    <dgm:pt modelId="{72721E8C-664C-4C67-9227-7EC60D8D5478}" type="pres">
      <dgm:prSet presAssocID="{52FDED7D-691A-4FEF-9AF9-D8D37671C9EE}" presName="conn2-1" presStyleLbl="parChTrans1D3" presStyleIdx="3" presStyleCnt="4"/>
      <dgm:spPr/>
    </dgm:pt>
    <dgm:pt modelId="{31AAB0B0-7D98-4F1D-8F0A-6A1D28BBAD8C}" type="pres">
      <dgm:prSet presAssocID="{52FDED7D-691A-4FEF-9AF9-D8D37671C9EE}" presName="connTx" presStyleLbl="parChTrans1D3" presStyleIdx="3" presStyleCnt="4"/>
      <dgm:spPr/>
    </dgm:pt>
    <dgm:pt modelId="{8880DB9D-A8D6-4B81-B81A-F996D6448DDB}" type="pres">
      <dgm:prSet presAssocID="{98D2CE08-82EF-4C55-980C-95208CEB7EA5}" presName="root2" presStyleCnt="0"/>
      <dgm:spPr/>
    </dgm:pt>
    <dgm:pt modelId="{33B69067-9C16-47CD-9218-2A529B459F38}" type="pres">
      <dgm:prSet presAssocID="{98D2CE08-82EF-4C55-980C-95208CEB7EA5}" presName="LevelTwoTextNode" presStyleLbl="node3" presStyleIdx="3" presStyleCnt="4" custScaleX="96906" custScaleY="54066">
        <dgm:presLayoutVars>
          <dgm:chPref val="3"/>
        </dgm:presLayoutVars>
      </dgm:prSet>
      <dgm:spPr/>
    </dgm:pt>
    <dgm:pt modelId="{834252C0-9EFA-4940-BC28-1A0E87D49AB0}" type="pres">
      <dgm:prSet presAssocID="{98D2CE08-82EF-4C55-980C-95208CEB7EA5}" presName="level3hierChild" presStyleCnt="0"/>
      <dgm:spPr/>
    </dgm:pt>
    <dgm:pt modelId="{6B1C4042-BEDE-4BCE-9D15-E9998D70C5FC}" type="pres">
      <dgm:prSet presAssocID="{83327852-4869-40DA-A997-6AFB901E25E4}" presName="conn2-1" presStyleLbl="parChTrans1D2" presStyleIdx="1" presStyleCnt="2"/>
      <dgm:spPr/>
    </dgm:pt>
    <dgm:pt modelId="{6DF3268A-8EEC-439A-A328-B4AE9B6B9B98}" type="pres">
      <dgm:prSet presAssocID="{83327852-4869-40DA-A997-6AFB901E25E4}" presName="connTx" presStyleLbl="parChTrans1D2" presStyleIdx="1" presStyleCnt="2"/>
      <dgm:spPr/>
    </dgm:pt>
    <dgm:pt modelId="{2A9C90D2-45D4-4CBC-A064-39C0D3038723}" type="pres">
      <dgm:prSet presAssocID="{C2B081AB-F384-49EC-BF47-C8F9FDF8AD8A}" presName="root2" presStyleCnt="0"/>
      <dgm:spPr/>
    </dgm:pt>
    <dgm:pt modelId="{E8C3130D-2A2F-455F-9AA5-43414A44208C}" type="pres">
      <dgm:prSet presAssocID="{C2B081AB-F384-49EC-BF47-C8F9FDF8AD8A}" presName="LevelTwoTextNode" presStyleLbl="node2" presStyleIdx="1" presStyleCnt="2" custScaleX="96906" custScaleY="54066">
        <dgm:presLayoutVars>
          <dgm:chPref val="3"/>
        </dgm:presLayoutVars>
      </dgm:prSet>
      <dgm:spPr/>
    </dgm:pt>
    <dgm:pt modelId="{4EBDBD5D-C620-4A1E-ABBC-1F294A8C9BA4}" type="pres">
      <dgm:prSet presAssocID="{C2B081AB-F384-49EC-BF47-C8F9FDF8AD8A}" presName="level3hierChild" presStyleCnt="0"/>
      <dgm:spPr/>
    </dgm:pt>
  </dgm:ptLst>
  <dgm:cxnLst>
    <dgm:cxn modelId="{94667A00-F2E5-4542-856D-4A72B1E521FA}" type="presOf" srcId="{866D6ED2-59A4-4A0B-AD31-7B0D7AD99313}" destId="{EF284231-729D-4392-B0AB-716F000CFF66}" srcOrd="0" destOrd="0" presId="urn:microsoft.com/office/officeart/2005/8/layout/hierarchy2"/>
    <dgm:cxn modelId="{CB77790E-9BF2-4C1B-B859-943A2ABA87D0}" srcId="{1885D3D2-504E-4953-846A-0B9CC774F626}" destId="{2AEC431B-C729-4D8F-AB3F-74D0858D22DA}" srcOrd="0" destOrd="0" parTransId="{C35CB8DF-A220-4056-B74B-2F8C523A3304}" sibTransId="{E662A228-7655-475D-89C1-6BAD6E40EB29}"/>
    <dgm:cxn modelId="{6DEDD50E-3CCB-4AAD-9A92-22233089F864}" srcId="{BA7EFB27-1F4E-4CDE-A71A-AEAE262834E0}" destId="{DEC6AD0B-0958-4C16-8926-52F32711E4BE}" srcOrd="3" destOrd="0" parTransId="{6F2364BE-361D-4D9A-AB9A-4AA747A08503}" sibTransId="{748A8F37-B579-4355-867A-52B5AE0BEEB8}"/>
    <dgm:cxn modelId="{C4A25310-C1A9-48DB-B2D2-24468C201AC0}" type="presOf" srcId="{52FDED7D-691A-4FEF-9AF9-D8D37671C9EE}" destId="{31AAB0B0-7D98-4F1D-8F0A-6A1D28BBAD8C}" srcOrd="1" destOrd="0" presId="urn:microsoft.com/office/officeart/2005/8/layout/hierarchy2"/>
    <dgm:cxn modelId="{1FE26312-D14E-4DAA-932C-89CF8A5FE8A5}" srcId="{2AEC431B-C729-4D8F-AB3F-74D0858D22DA}" destId="{88B3DCFF-0FE7-4ADC-99EF-F86F40E9B8BE}" srcOrd="1" destOrd="0" parTransId="{755ADBAC-F19A-44D7-BCE6-21A8ABF07125}" sibTransId="{7F68EE74-6709-4E93-BA63-ED3A9D6FEA93}"/>
    <dgm:cxn modelId="{391D6614-78E7-4F87-9421-321F9AACF5B8}" type="presOf" srcId="{BD6C74AE-CE82-4E48-814C-70C8F2E89B99}" destId="{DF822221-7E01-4BEC-B9D6-BFFDA3900EF3}" srcOrd="0" destOrd="0" presId="urn:microsoft.com/office/officeart/2005/8/layout/hierarchy2"/>
    <dgm:cxn modelId="{7C665E15-AA3F-41B0-B6AD-3421C7F71A50}" type="presOf" srcId="{98D2CE08-82EF-4C55-980C-95208CEB7EA5}" destId="{33B69067-9C16-47CD-9218-2A529B459F38}" srcOrd="0" destOrd="0" presId="urn:microsoft.com/office/officeart/2005/8/layout/hierarchy2"/>
    <dgm:cxn modelId="{A8D2B119-865F-4752-B672-A8854C18D7A3}" type="presOf" srcId="{1C1CEC5D-4F8E-44D0-BCAA-3722D2758F51}" destId="{8CD7E3E5-06E9-484D-8883-42C9131D9D6C}" srcOrd="1" destOrd="0" presId="urn:microsoft.com/office/officeart/2005/8/layout/hierarchy2"/>
    <dgm:cxn modelId="{FF1BA01D-F8A4-426D-A86D-031AD8A300C3}" srcId="{1885D3D2-504E-4953-846A-0B9CC774F626}" destId="{C2B081AB-F384-49EC-BF47-C8F9FDF8AD8A}" srcOrd="1" destOrd="0" parTransId="{83327852-4869-40DA-A997-6AFB901E25E4}" sibTransId="{644AB90F-69D9-4C68-976F-D1640B153D3D}"/>
    <dgm:cxn modelId="{1D320D1F-8E4D-447F-B197-ED1BB912B219}" srcId="{BA7EFB27-1F4E-4CDE-A71A-AEAE262834E0}" destId="{467BBBEE-7D3E-42D5-9E28-2873E76B78EE}" srcOrd="0" destOrd="0" parTransId="{6B558629-81D9-45D0-9C6E-61FF499DBA65}" sibTransId="{754281FF-6DF1-4D38-BB6F-EC88B9746728}"/>
    <dgm:cxn modelId="{2B3F4A28-222A-4B1E-983C-33D07A4B14E3}" type="presOf" srcId="{83327852-4869-40DA-A997-6AFB901E25E4}" destId="{6B1C4042-BEDE-4BCE-9D15-E9998D70C5FC}" srcOrd="0" destOrd="0" presId="urn:microsoft.com/office/officeart/2005/8/layout/hierarchy2"/>
    <dgm:cxn modelId="{DB50432F-7AE3-4506-A51C-8D62D625A59A}" type="presOf" srcId="{2EED2E58-E611-40AC-B6F5-2F4E47BE6897}" destId="{18559883-6F8E-4AB7-AC61-4A63FC11583D}" srcOrd="0" destOrd="0" presId="urn:microsoft.com/office/officeart/2005/8/layout/hierarchy2"/>
    <dgm:cxn modelId="{812F5730-6ACA-472B-9186-F1D06BAB067E}" type="presOf" srcId="{BD6C74AE-CE82-4E48-814C-70C8F2E89B99}" destId="{0B1DB437-CEEE-44BD-B730-5200E8CAA619}" srcOrd="1" destOrd="0" presId="urn:microsoft.com/office/officeart/2005/8/layout/hierarchy2"/>
    <dgm:cxn modelId="{31E0103D-A86F-4CDF-A7B1-1D5E65C4FBD1}" type="presOf" srcId="{16F72221-44D4-4D72-9A3C-9A2078875A6F}" destId="{6925DC67-4A7B-462F-A816-C30F4C9722C3}" srcOrd="0" destOrd="0" presId="urn:microsoft.com/office/officeart/2005/8/layout/hierarchy2"/>
    <dgm:cxn modelId="{94B4755F-64ED-40A1-9F64-E2C9F4C5B6E5}" type="presOf" srcId="{2AEC431B-C729-4D8F-AB3F-74D0858D22DA}" destId="{B95C6919-FE1F-451D-89E4-AD90E6EC4FCA}" srcOrd="0" destOrd="0" presId="urn:microsoft.com/office/officeart/2005/8/layout/hierarchy2"/>
    <dgm:cxn modelId="{EEAA8762-55D4-4437-94DD-2EC122388BDF}" srcId="{E1FC080A-93FC-4780-A6F4-D78F95B25026}" destId="{1885D3D2-504E-4953-846A-0B9CC774F626}" srcOrd="0" destOrd="0" parTransId="{F17B108F-944F-485B-B33B-FC2FB0D3A24C}" sibTransId="{A853CA43-9224-4032-B868-9305007B5243}"/>
    <dgm:cxn modelId="{37102645-06A6-43C4-A614-F90ACD43C02C}" type="presOf" srcId="{1885D3D2-504E-4953-846A-0B9CC774F626}" destId="{C946AEE1-6545-4271-B718-930344A40AF2}" srcOrd="0" destOrd="0" presId="urn:microsoft.com/office/officeart/2005/8/layout/hierarchy2"/>
    <dgm:cxn modelId="{7FEFEE68-348A-47D8-BE3A-E59F2B5BC53D}" type="presOf" srcId="{DEC6AD0B-0958-4C16-8926-52F32711E4BE}" destId="{B1F0228E-F904-41CF-81B0-5A94D997C119}" srcOrd="0" destOrd="0" presId="urn:microsoft.com/office/officeart/2005/8/layout/hierarchy2"/>
    <dgm:cxn modelId="{4F7F094C-EDDC-416D-8341-C5B4AC0A0621}" type="presOf" srcId="{CF9FCD2C-C760-4BB6-919C-A629D6D95579}" destId="{1D4E69A8-61BE-4175-B4FE-21ECD9E9898F}" srcOrd="0" destOrd="0" presId="urn:microsoft.com/office/officeart/2005/8/layout/hierarchy2"/>
    <dgm:cxn modelId="{B1CAB74D-F306-4999-B95B-5D144FC3206D}" type="presOf" srcId="{467BBBEE-7D3E-42D5-9E28-2873E76B78EE}" destId="{2D62A440-CC47-4CC4-8E98-96FA953109B0}" srcOrd="0" destOrd="0" presId="urn:microsoft.com/office/officeart/2005/8/layout/hierarchy2"/>
    <dgm:cxn modelId="{99657553-DF54-4929-86D8-815610D927E4}" type="presOf" srcId="{CF9FCD2C-C760-4BB6-919C-A629D6D95579}" destId="{0001B7E1-C474-49C7-B1E4-F37B406CC581}" srcOrd="1" destOrd="0" presId="urn:microsoft.com/office/officeart/2005/8/layout/hierarchy2"/>
    <dgm:cxn modelId="{67C45076-6355-4199-8933-A767E4147321}" type="presOf" srcId="{6F2364BE-361D-4D9A-AB9A-4AA747A08503}" destId="{4EA0B8FA-1D64-4B2E-AAD4-DD5D56B90BBF}" srcOrd="1" destOrd="0" presId="urn:microsoft.com/office/officeart/2005/8/layout/hierarchy2"/>
    <dgm:cxn modelId="{533B0481-7A73-40F8-A6B4-8F7EBACC38C7}" type="presOf" srcId="{0DF54406-B3B6-4EE3-A409-7E492BD0A3C6}" destId="{8B4A7D22-AA39-4531-902C-C5D046F3FD53}" srcOrd="0" destOrd="0" presId="urn:microsoft.com/office/officeart/2005/8/layout/hierarchy2"/>
    <dgm:cxn modelId="{DADBA584-92D3-45D2-85A5-54B22396897B}" type="presOf" srcId="{C35CB8DF-A220-4056-B74B-2F8C523A3304}" destId="{F3930CC3-D9EB-4BEA-8CAA-335E5C757837}" srcOrd="0" destOrd="0" presId="urn:microsoft.com/office/officeart/2005/8/layout/hierarchy2"/>
    <dgm:cxn modelId="{D020718B-B47E-4615-ADA5-0F7151A2AA2B}" type="presOf" srcId="{0DF54406-B3B6-4EE3-A409-7E492BD0A3C6}" destId="{4DE2EA58-9791-47CC-B09F-D43B1733C503}" srcOrd="1" destOrd="0" presId="urn:microsoft.com/office/officeart/2005/8/layout/hierarchy2"/>
    <dgm:cxn modelId="{8423878B-4D4A-4022-9396-D7200D1943D5}" type="presOf" srcId="{2A2D5178-4D98-4AC9-8ABB-8779240741BC}" destId="{C8EDB31E-47B5-482E-A51E-068B67559A2C}" srcOrd="0" destOrd="0" presId="urn:microsoft.com/office/officeart/2005/8/layout/hierarchy2"/>
    <dgm:cxn modelId="{8AE40892-0BD0-45BF-8F4C-AECCDA18A46A}" srcId="{2AEC431B-C729-4D8F-AB3F-74D0858D22DA}" destId="{98D2CE08-82EF-4C55-980C-95208CEB7EA5}" srcOrd="3" destOrd="0" parTransId="{52FDED7D-691A-4FEF-9AF9-D8D37671C9EE}" sibTransId="{9E56929C-8636-4C47-9DF1-431437FB4FE1}"/>
    <dgm:cxn modelId="{016B1C99-05DF-4E76-BD13-38AFACF1AB25}" srcId="{BA7EFB27-1F4E-4CDE-A71A-AEAE262834E0}" destId="{16F72221-44D4-4D72-9A3C-9A2078875A6F}" srcOrd="1" destOrd="0" parTransId="{CF9FCD2C-C760-4BB6-919C-A629D6D95579}" sibTransId="{7025E789-68FA-4D47-B998-DC1F5DEC8734}"/>
    <dgm:cxn modelId="{1F815799-95AD-4FB5-87F0-DF9C5D34B0BC}" type="presOf" srcId="{866D6ED2-59A4-4A0B-AD31-7B0D7AD99313}" destId="{4D47B52B-BDFA-40E7-8755-27D7261C7B86}" srcOrd="1" destOrd="0" presId="urn:microsoft.com/office/officeart/2005/8/layout/hierarchy2"/>
    <dgm:cxn modelId="{AFA12D9B-E138-41F8-9C94-57511C2D05B7}" type="presOf" srcId="{755ADBAC-F19A-44D7-BCE6-21A8ABF07125}" destId="{1B3FC264-D78C-4510-B6C5-A6FF130CBC37}" srcOrd="0" destOrd="0" presId="urn:microsoft.com/office/officeart/2005/8/layout/hierarchy2"/>
    <dgm:cxn modelId="{89DDA09F-3288-469E-B9E8-5F8781507D40}" type="presOf" srcId="{83327852-4869-40DA-A997-6AFB901E25E4}" destId="{6DF3268A-8EEC-439A-A328-B4AE9B6B9B98}" srcOrd="1" destOrd="0" presId="urn:microsoft.com/office/officeart/2005/8/layout/hierarchy2"/>
    <dgm:cxn modelId="{3F0A51A2-9A6F-4C21-A976-C820C9416B1D}" type="presOf" srcId="{C72D6691-E48B-4F58-8CFE-0C303D034BD7}" destId="{E1700ECF-F1EA-4027-88A2-3C005280611E}" srcOrd="0" destOrd="0" presId="urn:microsoft.com/office/officeart/2005/8/layout/hierarchy2"/>
    <dgm:cxn modelId="{A9D00FA3-C6F3-4C40-8CF7-DB82F75654D6}" srcId="{C72D6691-E48B-4F58-8CFE-0C303D034BD7}" destId="{EEB7BEF4-A56F-443D-A08C-AC881E7D6A36}" srcOrd="0" destOrd="0" parTransId="{1C1CEC5D-4F8E-44D0-BCAA-3722D2758F51}" sibTransId="{CECBE69E-FDE1-4E1B-89DB-5055CE2766AC}"/>
    <dgm:cxn modelId="{FC5A6AA4-0CF9-40C3-905A-8DEBBD830D06}" srcId="{2AEC431B-C729-4D8F-AB3F-74D0858D22DA}" destId="{BA7EFB27-1F4E-4CDE-A71A-AEAE262834E0}" srcOrd="0" destOrd="0" parTransId="{0DF54406-B3B6-4EE3-A409-7E492BD0A3C6}" sibTransId="{46DD2FE6-8226-4F64-AE61-03575B4EC805}"/>
    <dgm:cxn modelId="{84758DB8-2926-4173-A83F-F1BFFC0B543B}" type="presOf" srcId="{D828E692-0454-497D-AF82-ADEDB03F93BB}" destId="{69E79982-5DB4-46A7-BBFE-B2682056A312}" srcOrd="0" destOrd="0" presId="urn:microsoft.com/office/officeart/2005/8/layout/hierarchy2"/>
    <dgm:cxn modelId="{7B00CCB9-EC0A-48CD-A077-F10C7EB45AA9}" srcId="{BA7EFB27-1F4E-4CDE-A71A-AEAE262834E0}" destId="{2A2D5178-4D98-4AC9-8ABB-8779240741BC}" srcOrd="2" destOrd="0" parTransId="{BD6C74AE-CE82-4E48-814C-70C8F2E89B99}" sibTransId="{A38E72D7-41B7-486E-AAF7-D636F650EA64}"/>
    <dgm:cxn modelId="{CD4F91C4-78EB-494A-856C-F864B4246469}" type="presOf" srcId="{6B558629-81D9-45D0-9C6E-61FF499DBA65}" destId="{160F6FF1-621F-4631-81E9-8CD8C3DD8792}" srcOrd="0" destOrd="0" presId="urn:microsoft.com/office/officeart/2005/8/layout/hierarchy2"/>
    <dgm:cxn modelId="{EC6CCFC8-4A12-466C-979D-1A2E560F0A6C}" type="presOf" srcId="{BA7EFB27-1F4E-4CDE-A71A-AEAE262834E0}" destId="{6358B009-D412-462D-96AD-54F6BAD90EC9}" srcOrd="0" destOrd="0" presId="urn:microsoft.com/office/officeart/2005/8/layout/hierarchy2"/>
    <dgm:cxn modelId="{179589CB-4A19-481F-B088-23CD7ED35CFD}" type="presOf" srcId="{1C1CEC5D-4F8E-44D0-BCAA-3722D2758F51}" destId="{8DB96776-7787-4A8D-9143-F3A297833EB0}" srcOrd="0" destOrd="0" presId="urn:microsoft.com/office/officeart/2005/8/layout/hierarchy2"/>
    <dgm:cxn modelId="{60C868CE-EF37-4CD4-96DD-209FD5C949FA}" type="presOf" srcId="{755ADBAC-F19A-44D7-BCE6-21A8ABF07125}" destId="{DBA046DC-B319-41E4-878A-C3A43B8B9007}" srcOrd="1" destOrd="0" presId="urn:microsoft.com/office/officeart/2005/8/layout/hierarchy2"/>
    <dgm:cxn modelId="{EE8516D7-E1B2-4174-B650-5026B293D15D}" type="presOf" srcId="{E1FC080A-93FC-4780-A6F4-D78F95B25026}" destId="{A92BB007-C728-424B-90F8-71EAAD2D27B4}" srcOrd="0" destOrd="0" presId="urn:microsoft.com/office/officeart/2005/8/layout/hierarchy2"/>
    <dgm:cxn modelId="{842958DC-2CFE-4C6F-ACB8-2C2AEBCA2930}" srcId="{BA7EFB27-1F4E-4CDE-A71A-AEAE262834E0}" destId="{D828E692-0454-497D-AF82-ADEDB03F93BB}" srcOrd="4" destOrd="0" parTransId="{2EED2E58-E611-40AC-B6F5-2F4E47BE6897}" sibTransId="{8926CCC4-6D64-4216-8886-A873ADD48A5A}"/>
    <dgm:cxn modelId="{A05872DF-DC66-4A4A-AF6D-E5268D862D3D}" type="presOf" srcId="{6B558629-81D9-45D0-9C6E-61FF499DBA65}" destId="{F1600DCA-554A-4D1E-B9CD-790CA955346E}" srcOrd="1" destOrd="0" presId="urn:microsoft.com/office/officeart/2005/8/layout/hierarchy2"/>
    <dgm:cxn modelId="{C1F9ABE4-4062-4C38-BDC3-7882AF8B48B5}" type="presOf" srcId="{EEB7BEF4-A56F-443D-A08C-AC881E7D6A36}" destId="{65D1B965-E646-4722-B0A3-A4C9990EE6E3}" srcOrd="0" destOrd="0" presId="urn:microsoft.com/office/officeart/2005/8/layout/hierarchy2"/>
    <dgm:cxn modelId="{3D504AED-26BA-4CC3-99BA-B44EA0F47CF1}" type="presOf" srcId="{C2B081AB-F384-49EC-BF47-C8F9FDF8AD8A}" destId="{E8C3130D-2A2F-455F-9AA5-43414A44208C}" srcOrd="0" destOrd="0" presId="urn:microsoft.com/office/officeart/2005/8/layout/hierarchy2"/>
    <dgm:cxn modelId="{6602D5EE-22EE-440E-AC6C-63BFBD50CF87}" type="presOf" srcId="{52FDED7D-691A-4FEF-9AF9-D8D37671C9EE}" destId="{72721E8C-664C-4C67-9227-7EC60D8D5478}" srcOrd="0" destOrd="0" presId="urn:microsoft.com/office/officeart/2005/8/layout/hierarchy2"/>
    <dgm:cxn modelId="{13C51AF0-481F-42E2-B705-840C3953D1DF}" srcId="{2AEC431B-C729-4D8F-AB3F-74D0858D22DA}" destId="{C72D6691-E48B-4F58-8CFE-0C303D034BD7}" srcOrd="2" destOrd="0" parTransId="{866D6ED2-59A4-4A0B-AD31-7B0D7AD99313}" sibTransId="{1EBFEBA5-7889-4D3D-89AF-27D018F78686}"/>
    <dgm:cxn modelId="{D1A233F0-A56B-49F1-933A-2EB9135E1B48}" type="presOf" srcId="{6F2364BE-361D-4D9A-AB9A-4AA747A08503}" destId="{6DA987C1-2C73-4002-B81B-913A01BE3502}" srcOrd="0" destOrd="0" presId="urn:microsoft.com/office/officeart/2005/8/layout/hierarchy2"/>
    <dgm:cxn modelId="{17827AFB-2A0F-4361-902B-7351AAD24B1E}" type="presOf" srcId="{C35CB8DF-A220-4056-B74B-2F8C523A3304}" destId="{AF9EF258-7BD7-4A41-A5EE-7B32858C6A8B}" srcOrd="1" destOrd="0" presId="urn:microsoft.com/office/officeart/2005/8/layout/hierarchy2"/>
    <dgm:cxn modelId="{EE42F8FC-2CD5-48F6-826B-33DA96E33CB9}" type="presOf" srcId="{2EED2E58-E611-40AC-B6F5-2F4E47BE6897}" destId="{8A025992-2EF5-4C3D-B75F-3341C651B83E}" srcOrd="1" destOrd="0" presId="urn:microsoft.com/office/officeart/2005/8/layout/hierarchy2"/>
    <dgm:cxn modelId="{837D1FFF-A5B6-4D05-9259-5D4D9CD197DE}" type="presOf" srcId="{88B3DCFF-0FE7-4ADC-99EF-F86F40E9B8BE}" destId="{C00B82CB-DD43-4506-9D03-3708EFD84C3E}" srcOrd="0" destOrd="0" presId="urn:microsoft.com/office/officeart/2005/8/layout/hierarchy2"/>
    <dgm:cxn modelId="{D1250131-EBBF-486C-8529-9C7CAD58239A}" type="presParOf" srcId="{A92BB007-C728-424B-90F8-71EAAD2D27B4}" destId="{B5D8FEBC-CF6B-4226-B044-1D1078196C1D}" srcOrd="0" destOrd="0" presId="urn:microsoft.com/office/officeart/2005/8/layout/hierarchy2"/>
    <dgm:cxn modelId="{DB87416B-0DED-4E32-A489-A20EF5554322}" type="presParOf" srcId="{B5D8FEBC-CF6B-4226-B044-1D1078196C1D}" destId="{C946AEE1-6545-4271-B718-930344A40AF2}" srcOrd="0" destOrd="0" presId="urn:microsoft.com/office/officeart/2005/8/layout/hierarchy2"/>
    <dgm:cxn modelId="{AD64DF74-075C-4194-8E11-82AD58E06811}" type="presParOf" srcId="{B5D8FEBC-CF6B-4226-B044-1D1078196C1D}" destId="{16F5AC37-00FB-454F-9A59-DB1A168AEBD1}" srcOrd="1" destOrd="0" presId="urn:microsoft.com/office/officeart/2005/8/layout/hierarchy2"/>
    <dgm:cxn modelId="{881D3EC0-F6EA-482A-B500-85CE2DB5697A}" type="presParOf" srcId="{16F5AC37-00FB-454F-9A59-DB1A168AEBD1}" destId="{F3930CC3-D9EB-4BEA-8CAA-335E5C757837}" srcOrd="0" destOrd="0" presId="urn:microsoft.com/office/officeart/2005/8/layout/hierarchy2"/>
    <dgm:cxn modelId="{8418C905-51F4-4F4B-93A0-3C11C3D429E9}" type="presParOf" srcId="{F3930CC3-D9EB-4BEA-8CAA-335E5C757837}" destId="{AF9EF258-7BD7-4A41-A5EE-7B32858C6A8B}" srcOrd="0" destOrd="0" presId="urn:microsoft.com/office/officeart/2005/8/layout/hierarchy2"/>
    <dgm:cxn modelId="{0398BD41-82B5-4A10-B602-A6D33821BF5C}" type="presParOf" srcId="{16F5AC37-00FB-454F-9A59-DB1A168AEBD1}" destId="{7CE8383F-AAE1-455F-BADB-7373914BAD6C}" srcOrd="1" destOrd="0" presId="urn:microsoft.com/office/officeart/2005/8/layout/hierarchy2"/>
    <dgm:cxn modelId="{360D4557-580A-4520-9A8A-F1CF56A100DE}" type="presParOf" srcId="{7CE8383F-AAE1-455F-BADB-7373914BAD6C}" destId="{B95C6919-FE1F-451D-89E4-AD90E6EC4FCA}" srcOrd="0" destOrd="0" presId="urn:microsoft.com/office/officeart/2005/8/layout/hierarchy2"/>
    <dgm:cxn modelId="{1C7936B5-D6E4-4CAA-9E3A-613B3C78F960}" type="presParOf" srcId="{7CE8383F-AAE1-455F-BADB-7373914BAD6C}" destId="{4874F358-4CFE-416B-8AB6-2992C466A6DD}" srcOrd="1" destOrd="0" presId="urn:microsoft.com/office/officeart/2005/8/layout/hierarchy2"/>
    <dgm:cxn modelId="{22E51FE7-51CC-4ABC-BA80-C2DCB6AE18DB}" type="presParOf" srcId="{4874F358-4CFE-416B-8AB6-2992C466A6DD}" destId="{8B4A7D22-AA39-4531-902C-C5D046F3FD53}" srcOrd="0" destOrd="0" presId="urn:microsoft.com/office/officeart/2005/8/layout/hierarchy2"/>
    <dgm:cxn modelId="{34798196-B9D3-4A2B-99DD-835289620913}" type="presParOf" srcId="{8B4A7D22-AA39-4531-902C-C5D046F3FD53}" destId="{4DE2EA58-9791-47CC-B09F-D43B1733C503}" srcOrd="0" destOrd="0" presId="urn:microsoft.com/office/officeart/2005/8/layout/hierarchy2"/>
    <dgm:cxn modelId="{8EFDA38F-8ABC-4622-9CDE-B5B9C65C17B1}" type="presParOf" srcId="{4874F358-4CFE-416B-8AB6-2992C466A6DD}" destId="{58D541DE-7A31-4052-BC5A-4245C11EFA76}" srcOrd="1" destOrd="0" presId="urn:microsoft.com/office/officeart/2005/8/layout/hierarchy2"/>
    <dgm:cxn modelId="{3A06A5B4-F178-4554-A2FE-5F023A7B6E53}" type="presParOf" srcId="{58D541DE-7A31-4052-BC5A-4245C11EFA76}" destId="{6358B009-D412-462D-96AD-54F6BAD90EC9}" srcOrd="0" destOrd="0" presId="urn:microsoft.com/office/officeart/2005/8/layout/hierarchy2"/>
    <dgm:cxn modelId="{4FC011EB-1125-4361-8E30-D966DFC07BD7}" type="presParOf" srcId="{58D541DE-7A31-4052-BC5A-4245C11EFA76}" destId="{B900D3DC-3DAB-411E-A3CC-91FC3DFDA38E}" srcOrd="1" destOrd="0" presId="urn:microsoft.com/office/officeart/2005/8/layout/hierarchy2"/>
    <dgm:cxn modelId="{30747150-68D9-4F4A-BA72-BB0B74EE60ED}" type="presParOf" srcId="{B900D3DC-3DAB-411E-A3CC-91FC3DFDA38E}" destId="{160F6FF1-621F-4631-81E9-8CD8C3DD8792}" srcOrd="0" destOrd="0" presId="urn:microsoft.com/office/officeart/2005/8/layout/hierarchy2"/>
    <dgm:cxn modelId="{EDD0F56C-21B8-47B2-A94D-CB6417C4B262}" type="presParOf" srcId="{160F6FF1-621F-4631-81E9-8CD8C3DD8792}" destId="{F1600DCA-554A-4D1E-B9CD-790CA955346E}" srcOrd="0" destOrd="0" presId="urn:microsoft.com/office/officeart/2005/8/layout/hierarchy2"/>
    <dgm:cxn modelId="{40A86A14-2380-4EAD-97AB-76D89CFE694F}" type="presParOf" srcId="{B900D3DC-3DAB-411E-A3CC-91FC3DFDA38E}" destId="{DC3A7FA1-AF17-4CA4-8493-7363063EE224}" srcOrd="1" destOrd="0" presId="urn:microsoft.com/office/officeart/2005/8/layout/hierarchy2"/>
    <dgm:cxn modelId="{A48B5F1C-9A2D-4E06-8C4B-BAE474A1755C}" type="presParOf" srcId="{DC3A7FA1-AF17-4CA4-8493-7363063EE224}" destId="{2D62A440-CC47-4CC4-8E98-96FA953109B0}" srcOrd="0" destOrd="0" presId="urn:microsoft.com/office/officeart/2005/8/layout/hierarchy2"/>
    <dgm:cxn modelId="{B711BDDC-19B9-402A-8068-03C9561A3CCA}" type="presParOf" srcId="{DC3A7FA1-AF17-4CA4-8493-7363063EE224}" destId="{20C4008F-FCF5-4842-BEA9-84944C3D0E19}" srcOrd="1" destOrd="0" presId="urn:microsoft.com/office/officeart/2005/8/layout/hierarchy2"/>
    <dgm:cxn modelId="{0F2F87EE-45F8-4967-A017-3AE98A21590A}" type="presParOf" srcId="{B900D3DC-3DAB-411E-A3CC-91FC3DFDA38E}" destId="{1D4E69A8-61BE-4175-B4FE-21ECD9E9898F}" srcOrd="2" destOrd="0" presId="urn:microsoft.com/office/officeart/2005/8/layout/hierarchy2"/>
    <dgm:cxn modelId="{5BBF51BB-87C6-4447-84D9-3314B5995FF4}" type="presParOf" srcId="{1D4E69A8-61BE-4175-B4FE-21ECD9E9898F}" destId="{0001B7E1-C474-49C7-B1E4-F37B406CC581}" srcOrd="0" destOrd="0" presId="urn:microsoft.com/office/officeart/2005/8/layout/hierarchy2"/>
    <dgm:cxn modelId="{2223910A-73DC-42E9-8EE0-DDA8A12CE061}" type="presParOf" srcId="{B900D3DC-3DAB-411E-A3CC-91FC3DFDA38E}" destId="{F6D276C4-EBF3-4016-9297-23D12892D7B1}" srcOrd="3" destOrd="0" presId="urn:microsoft.com/office/officeart/2005/8/layout/hierarchy2"/>
    <dgm:cxn modelId="{870B4195-82BC-4075-84F4-6063EDD41A90}" type="presParOf" srcId="{F6D276C4-EBF3-4016-9297-23D12892D7B1}" destId="{6925DC67-4A7B-462F-A816-C30F4C9722C3}" srcOrd="0" destOrd="0" presId="urn:microsoft.com/office/officeart/2005/8/layout/hierarchy2"/>
    <dgm:cxn modelId="{78D93B7E-54A9-46FB-85EB-B32BAE59C5F5}" type="presParOf" srcId="{F6D276C4-EBF3-4016-9297-23D12892D7B1}" destId="{DE48CC57-DC3B-4ED7-9CC9-C424DED94282}" srcOrd="1" destOrd="0" presId="urn:microsoft.com/office/officeart/2005/8/layout/hierarchy2"/>
    <dgm:cxn modelId="{0A3224B8-5AC7-42C2-B949-021455FF7620}" type="presParOf" srcId="{B900D3DC-3DAB-411E-A3CC-91FC3DFDA38E}" destId="{DF822221-7E01-4BEC-B9D6-BFFDA3900EF3}" srcOrd="4" destOrd="0" presId="urn:microsoft.com/office/officeart/2005/8/layout/hierarchy2"/>
    <dgm:cxn modelId="{0570EC6C-A47B-46E6-A162-A14DE87D1698}" type="presParOf" srcId="{DF822221-7E01-4BEC-B9D6-BFFDA3900EF3}" destId="{0B1DB437-CEEE-44BD-B730-5200E8CAA619}" srcOrd="0" destOrd="0" presId="urn:microsoft.com/office/officeart/2005/8/layout/hierarchy2"/>
    <dgm:cxn modelId="{C3DD5986-1B30-4869-9B3D-B88CEB956457}" type="presParOf" srcId="{B900D3DC-3DAB-411E-A3CC-91FC3DFDA38E}" destId="{D12199CE-9081-4082-9953-CB5BADB3EA07}" srcOrd="5" destOrd="0" presId="urn:microsoft.com/office/officeart/2005/8/layout/hierarchy2"/>
    <dgm:cxn modelId="{DF31949D-CB2F-446D-9B39-153689B84779}" type="presParOf" srcId="{D12199CE-9081-4082-9953-CB5BADB3EA07}" destId="{C8EDB31E-47B5-482E-A51E-068B67559A2C}" srcOrd="0" destOrd="0" presId="urn:microsoft.com/office/officeart/2005/8/layout/hierarchy2"/>
    <dgm:cxn modelId="{932F94F8-BFA6-4C4D-9E62-639F4100396A}" type="presParOf" srcId="{D12199CE-9081-4082-9953-CB5BADB3EA07}" destId="{59A7A07F-6BA5-458D-8C34-62852AE6ED9E}" srcOrd="1" destOrd="0" presId="urn:microsoft.com/office/officeart/2005/8/layout/hierarchy2"/>
    <dgm:cxn modelId="{437CE42E-CA8D-4626-8DB6-346831E026D6}" type="presParOf" srcId="{B900D3DC-3DAB-411E-A3CC-91FC3DFDA38E}" destId="{6DA987C1-2C73-4002-B81B-913A01BE3502}" srcOrd="6" destOrd="0" presId="urn:microsoft.com/office/officeart/2005/8/layout/hierarchy2"/>
    <dgm:cxn modelId="{21B2FE41-12EF-452B-A49A-B2819102519C}" type="presParOf" srcId="{6DA987C1-2C73-4002-B81B-913A01BE3502}" destId="{4EA0B8FA-1D64-4B2E-AAD4-DD5D56B90BBF}" srcOrd="0" destOrd="0" presId="urn:microsoft.com/office/officeart/2005/8/layout/hierarchy2"/>
    <dgm:cxn modelId="{C1EE4627-0165-4116-8915-7C1E6172A16B}" type="presParOf" srcId="{B900D3DC-3DAB-411E-A3CC-91FC3DFDA38E}" destId="{70CF734B-BC3E-4CB7-A279-BB29123E89BC}" srcOrd="7" destOrd="0" presId="urn:microsoft.com/office/officeart/2005/8/layout/hierarchy2"/>
    <dgm:cxn modelId="{158BFBCF-D25C-4F8B-B5CF-7D2A1DBD1242}" type="presParOf" srcId="{70CF734B-BC3E-4CB7-A279-BB29123E89BC}" destId="{B1F0228E-F904-41CF-81B0-5A94D997C119}" srcOrd="0" destOrd="0" presId="urn:microsoft.com/office/officeart/2005/8/layout/hierarchy2"/>
    <dgm:cxn modelId="{3751EA9D-322F-4407-85B3-D681E402CB0A}" type="presParOf" srcId="{70CF734B-BC3E-4CB7-A279-BB29123E89BC}" destId="{7F21FC5F-083A-4E60-8597-899F575DA066}" srcOrd="1" destOrd="0" presId="urn:microsoft.com/office/officeart/2005/8/layout/hierarchy2"/>
    <dgm:cxn modelId="{6B08EB9E-355A-433A-A027-038C727C8D81}" type="presParOf" srcId="{B900D3DC-3DAB-411E-A3CC-91FC3DFDA38E}" destId="{18559883-6F8E-4AB7-AC61-4A63FC11583D}" srcOrd="8" destOrd="0" presId="urn:microsoft.com/office/officeart/2005/8/layout/hierarchy2"/>
    <dgm:cxn modelId="{74E28A12-8949-4C5B-BA14-9AB76BA5E452}" type="presParOf" srcId="{18559883-6F8E-4AB7-AC61-4A63FC11583D}" destId="{8A025992-2EF5-4C3D-B75F-3341C651B83E}" srcOrd="0" destOrd="0" presId="urn:microsoft.com/office/officeart/2005/8/layout/hierarchy2"/>
    <dgm:cxn modelId="{6869E204-50FA-40FE-89CD-001905184134}" type="presParOf" srcId="{B900D3DC-3DAB-411E-A3CC-91FC3DFDA38E}" destId="{2038C465-EAED-493F-92E2-C3A80A73040B}" srcOrd="9" destOrd="0" presId="urn:microsoft.com/office/officeart/2005/8/layout/hierarchy2"/>
    <dgm:cxn modelId="{46A77E0F-D07A-42EE-8491-FEBEE877E7D7}" type="presParOf" srcId="{2038C465-EAED-493F-92E2-C3A80A73040B}" destId="{69E79982-5DB4-46A7-BBFE-B2682056A312}" srcOrd="0" destOrd="0" presId="urn:microsoft.com/office/officeart/2005/8/layout/hierarchy2"/>
    <dgm:cxn modelId="{6170E7D3-AC63-43C7-9909-1B672E66AD16}" type="presParOf" srcId="{2038C465-EAED-493F-92E2-C3A80A73040B}" destId="{F7F04C2B-0945-4628-AEB3-216C226E7A5B}" srcOrd="1" destOrd="0" presId="urn:microsoft.com/office/officeart/2005/8/layout/hierarchy2"/>
    <dgm:cxn modelId="{4499FA19-62E2-4B09-8A4F-7D477FC8A07F}" type="presParOf" srcId="{4874F358-4CFE-416B-8AB6-2992C466A6DD}" destId="{1B3FC264-D78C-4510-B6C5-A6FF130CBC37}" srcOrd="2" destOrd="0" presId="urn:microsoft.com/office/officeart/2005/8/layout/hierarchy2"/>
    <dgm:cxn modelId="{1B800C3E-A0C7-416B-A5CB-4C4E00538623}" type="presParOf" srcId="{1B3FC264-D78C-4510-B6C5-A6FF130CBC37}" destId="{DBA046DC-B319-41E4-878A-C3A43B8B9007}" srcOrd="0" destOrd="0" presId="urn:microsoft.com/office/officeart/2005/8/layout/hierarchy2"/>
    <dgm:cxn modelId="{EA95E681-A605-4ACF-98C9-5F8B5B11A1CC}" type="presParOf" srcId="{4874F358-4CFE-416B-8AB6-2992C466A6DD}" destId="{093D8A57-D086-40B3-9CD9-9B1DDD2F8DFA}" srcOrd="3" destOrd="0" presId="urn:microsoft.com/office/officeart/2005/8/layout/hierarchy2"/>
    <dgm:cxn modelId="{0F0FB503-9F70-4024-8EBE-A481CA884781}" type="presParOf" srcId="{093D8A57-D086-40B3-9CD9-9B1DDD2F8DFA}" destId="{C00B82CB-DD43-4506-9D03-3708EFD84C3E}" srcOrd="0" destOrd="0" presId="urn:microsoft.com/office/officeart/2005/8/layout/hierarchy2"/>
    <dgm:cxn modelId="{93A030CE-9F55-4F38-8EA4-9D67BF1F3AC8}" type="presParOf" srcId="{093D8A57-D086-40B3-9CD9-9B1DDD2F8DFA}" destId="{4B5AF6B9-654D-4234-9CD8-46C028EEAEBD}" srcOrd="1" destOrd="0" presId="urn:microsoft.com/office/officeart/2005/8/layout/hierarchy2"/>
    <dgm:cxn modelId="{44FC02C1-7F49-4976-B0BF-3FD0DA007D27}" type="presParOf" srcId="{4874F358-4CFE-416B-8AB6-2992C466A6DD}" destId="{EF284231-729D-4392-B0AB-716F000CFF66}" srcOrd="4" destOrd="0" presId="urn:microsoft.com/office/officeart/2005/8/layout/hierarchy2"/>
    <dgm:cxn modelId="{B4D22CD5-8CE5-4A56-B676-92383A6494DE}" type="presParOf" srcId="{EF284231-729D-4392-B0AB-716F000CFF66}" destId="{4D47B52B-BDFA-40E7-8755-27D7261C7B86}" srcOrd="0" destOrd="0" presId="urn:microsoft.com/office/officeart/2005/8/layout/hierarchy2"/>
    <dgm:cxn modelId="{9D9D9707-2586-4C3B-843A-79EF0B347FBB}" type="presParOf" srcId="{4874F358-4CFE-416B-8AB6-2992C466A6DD}" destId="{4ED991A1-39AC-43B2-9A9C-42AC70118379}" srcOrd="5" destOrd="0" presId="urn:microsoft.com/office/officeart/2005/8/layout/hierarchy2"/>
    <dgm:cxn modelId="{A2AF9224-B092-4508-9503-CB020E608AA4}" type="presParOf" srcId="{4ED991A1-39AC-43B2-9A9C-42AC70118379}" destId="{E1700ECF-F1EA-4027-88A2-3C005280611E}" srcOrd="0" destOrd="0" presId="urn:microsoft.com/office/officeart/2005/8/layout/hierarchy2"/>
    <dgm:cxn modelId="{5A9E3FE4-E143-4DDF-B7F0-15004924280A}" type="presParOf" srcId="{4ED991A1-39AC-43B2-9A9C-42AC70118379}" destId="{D28EC198-9E27-406A-BCE2-182C2FA478E0}" srcOrd="1" destOrd="0" presId="urn:microsoft.com/office/officeart/2005/8/layout/hierarchy2"/>
    <dgm:cxn modelId="{F56C8E90-60A4-4680-9E13-2CDB78D1B897}" type="presParOf" srcId="{D28EC198-9E27-406A-BCE2-182C2FA478E0}" destId="{8DB96776-7787-4A8D-9143-F3A297833EB0}" srcOrd="0" destOrd="0" presId="urn:microsoft.com/office/officeart/2005/8/layout/hierarchy2"/>
    <dgm:cxn modelId="{5E760237-85F0-4CB9-AFCA-EB39DE5688AA}" type="presParOf" srcId="{8DB96776-7787-4A8D-9143-F3A297833EB0}" destId="{8CD7E3E5-06E9-484D-8883-42C9131D9D6C}" srcOrd="0" destOrd="0" presId="urn:microsoft.com/office/officeart/2005/8/layout/hierarchy2"/>
    <dgm:cxn modelId="{7D596413-6012-4AC4-AE39-91F19F5F136E}" type="presParOf" srcId="{D28EC198-9E27-406A-BCE2-182C2FA478E0}" destId="{63906739-4A1D-44B2-99BB-DC61B1D3A61D}" srcOrd="1" destOrd="0" presId="urn:microsoft.com/office/officeart/2005/8/layout/hierarchy2"/>
    <dgm:cxn modelId="{F373EBE7-F5B7-4B4B-855C-6CD5DECC2FC7}" type="presParOf" srcId="{63906739-4A1D-44B2-99BB-DC61B1D3A61D}" destId="{65D1B965-E646-4722-B0A3-A4C9990EE6E3}" srcOrd="0" destOrd="0" presId="urn:microsoft.com/office/officeart/2005/8/layout/hierarchy2"/>
    <dgm:cxn modelId="{003627C2-95E6-4D83-BF3A-20F4CD34D843}" type="presParOf" srcId="{63906739-4A1D-44B2-99BB-DC61B1D3A61D}" destId="{C03C9AA8-B299-41B6-9EB8-36E22CC9E1A1}" srcOrd="1" destOrd="0" presId="urn:microsoft.com/office/officeart/2005/8/layout/hierarchy2"/>
    <dgm:cxn modelId="{96E00C27-3628-4F8D-9D4D-31377B08248A}" type="presParOf" srcId="{4874F358-4CFE-416B-8AB6-2992C466A6DD}" destId="{72721E8C-664C-4C67-9227-7EC60D8D5478}" srcOrd="6" destOrd="0" presId="urn:microsoft.com/office/officeart/2005/8/layout/hierarchy2"/>
    <dgm:cxn modelId="{11C41825-66DE-4829-ABCA-044D15363CF1}" type="presParOf" srcId="{72721E8C-664C-4C67-9227-7EC60D8D5478}" destId="{31AAB0B0-7D98-4F1D-8F0A-6A1D28BBAD8C}" srcOrd="0" destOrd="0" presId="urn:microsoft.com/office/officeart/2005/8/layout/hierarchy2"/>
    <dgm:cxn modelId="{81F2FF00-E71F-434D-820A-C16499994A33}" type="presParOf" srcId="{4874F358-4CFE-416B-8AB6-2992C466A6DD}" destId="{8880DB9D-A8D6-4B81-B81A-F996D6448DDB}" srcOrd="7" destOrd="0" presId="urn:microsoft.com/office/officeart/2005/8/layout/hierarchy2"/>
    <dgm:cxn modelId="{B9DBC0D3-07C8-4696-A31C-700CEF24AA04}" type="presParOf" srcId="{8880DB9D-A8D6-4B81-B81A-F996D6448DDB}" destId="{33B69067-9C16-47CD-9218-2A529B459F38}" srcOrd="0" destOrd="0" presId="urn:microsoft.com/office/officeart/2005/8/layout/hierarchy2"/>
    <dgm:cxn modelId="{5E656776-17A3-4029-AC1E-F66D224FD025}" type="presParOf" srcId="{8880DB9D-A8D6-4B81-B81A-F996D6448DDB}" destId="{834252C0-9EFA-4940-BC28-1A0E87D49AB0}" srcOrd="1" destOrd="0" presId="urn:microsoft.com/office/officeart/2005/8/layout/hierarchy2"/>
    <dgm:cxn modelId="{499F8FFC-C808-4B4B-9499-9E36DD349F81}" type="presParOf" srcId="{16F5AC37-00FB-454F-9A59-DB1A168AEBD1}" destId="{6B1C4042-BEDE-4BCE-9D15-E9998D70C5FC}" srcOrd="2" destOrd="0" presId="urn:microsoft.com/office/officeart/2005/8/layout/hierarchy2"/>
    <dgm:cxn modelId="{80209F1C-A81A-46C3-ABD1-2564D551526D}" type="presParOf" srcId="{6B1C4042-BEDE-4BCE-9D15-E9998D70C5FC}" destId="{6DF3268A-8EEC-439A-A328-B4AE9B6B9B98}" srcOrd="0" destOrd="0" presId="urn:microsoft.com/office/officeart/2005/8/layout/hierarchy2"/>
    <dgm:cxn modelId="{09474BEA-2567-420D-8997-99CA77569411}" type="presParOf" srcId="{16F5AC37-00FB-454F-9A59-DB1A168AEBD1}" destId="{2A9C90D2-45D4-4CBC-A064-39C0D3038723}" srcOrd="3" destOrd="0" presId="urn:microsoft.com/office/officeart/2005/8/layout/hierarchy2"/>
    <dgm:cxn modelId="{611C3D07-8C05-48DE-8B70-EBD305A8D4E5}" type="presParOf" srcId="{2A9C90D2-45D4-4CBC-A064-39C0D3038723}" destId="{E8C3130D-2A2F-455F-9AA5-43414A44208C}" srcOrd="0" destOrd="0" presId="urn:microsoft.com/office/officeart/2005/8/layout/hierarchy2"/>
    <dgm:cxn modelId="{9D42773A-E780-4EB2-95E4-A4CA7DD2A805}" type="presParOf" srcId="{2A9C90D2-45D4-4CBC-A064-39C0D3038723}" destId="{4EBDBD5D-C620-4A1E-ABBC-1F294A8C9BA4}" srcOrd="1" destOrd="0" presId="urn:microsoft.com/office/officeart/2005/8/layout/hierarchy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1FC080A-93FC-4780-A6F4-D78F95B25026}"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US"/>
        </a:p>
      </dgm:t>
    </dgm:pt>
    <dgm:pt modelId="{1885D3D2-504E-4953-846A-0B9CC774F626}">
      <dgm:prSet phldrT="[Text]" custT="1"/>
      <dgm:spPr/>
      <dgm:t>
        <a:bodyPr/>
        <a:lstStyle/>
        <a:p>
          <a:pPr algn="ctr"/>
          <a:r>
            <a:rPr lang="en-US" sz="900" b="1" dirty="0"/>
            <a:t>Document Control</a:t>
          </a:r>
        </a:p>
      </dgm:t>
      <dgm:extLst>
        <a:ext uri="{E40237B7-FDA0-4F09-8148-C483321AD2D9}">
          <dgm14:cNvPr xmlns:dgm14="http://schemas.microsoft.com/office/drawing/2010/diagram" id="0" name="">
            <a:hlinkClick xmlns:r="http://schemas.openxmlformats.org/officeDocument/2006/relationships" r:id="rId1"/>
          </dgm14:cNvPr>
        </a:ext>
      </dgm:extLst>
    </dgm:pt>
    <dgm:pt modelId="{F17B108F-944F-485B-B33B-FC2FB0D3A24C}" type="parTrans" cxnId="{EEAA8762-55D4-4437-94DD-2EC122388BDF}">
      <dgm:prSet/>
      <dgm:spPr/>
      <dgm:t>
        <a:bodyPr/>
        <a:lstStyle/>
        <a:p>
          <a:pPr algn="ctr"/>
          <a:endParaRPr lang="en-US" sz="900"/>
        </a:p>
      </dgm:t>
    </dgm:pt>
    <dgm:pt modelId="{A853CA43-9224-4032-B868-9305007B5243}" type="sibTrans" cxnId="{EEAA8762-55D4-4437-94DD-2EC122388BDF}">
      <dgm:prSet/>
      <dgm:spPr/>
      <dgm:t>
        <a:bodyPr/>
        <a:lstStyle/>
        <a:p>
          <a:pPr algn="ctr"/>
          <a:endParaRPr lang="en-US" sz="900"/>
        </a:p>
      </dgm:t>
    </dgm:pt>
    <dgm:pt modelId="{2AEC431B-C729-4D8F-AB3F-74D0858D22DA}">
      <dgm:prSet phldrT="[Text]" custT="1"/>
      <dgm:spPr/>
      <dgm:t>
        <a:bodyPr/>
        <a:lstStyle/>
        <a:p>
          <a:pPr marL="91440" algn="l"/>
          <a:r>
            <a:rPr lang="en-US" sz="900" dirty="0"/>
            <a:t>Form and Template</a:t>
          </a:r>
        </a:p>
      </dgm:t>
    </dgm:pt>
    <dgm:pt modelId="{C35CB8DF-A220-4056-B74B-2F8C523A3304}" type="parTrans" cxnId="{CB77790E-9BF2-4C1B-B859-943A2ABA87D0}">
      <dgm:prSet custT="1"/>
      <dgm:spPr/>
      <dgm:t>
        <a:bodyPr/>
        <a:lstStyle/>
        <a:p>
          <a:pPr algn="ctr"/>
          <a:endParaRPr lang="en-US" sz="900"/>
        </a:p>
      </dgm:t>
    </dgm:pt>
    <dgm:pt modelId="{E662A228-7655-475D-89C1-6BAD6E40EB29}" type="sibTrans" cxnId="{CB77790E-9BF2-4C1B-B859-943A2ABA87D0}">
      <dgm:prSet/>
      <dgm:spPr/>
      <dgm:t>
        <a:bodyPr/>
        <a:lstStyle/>
        <a:p>
          <a:pPr algn="ctr"/>
          <a:endParaRPr lang="en-US" sz="900"/>
        </a:p>
      </dgm:t>
    </dgm:pt>
    <dgm:pt modelId="{C2B081AB-F384-49EC-BF47-C8F9FDF8AD8A}">
      <dgm:prSet phldrT="[Text]" custT="1"/>
      <dgm:spPr/>
      <dgm:t>
        <a:bodyPr/>
        <a:lstStyle/>
        <a:p>
          <a:pPr marL="91440" algn="l"/>
          <a:r>
            <a:rPr lang="en-US" sz="900" dirty="0"/>
            <a:t>Standard and Procedures</a:t>
          </a:r>
        </a:p>
      </dgm:t>
    </dgm:pt>
    <dgm:pt modelId="{83327852-4869-40DA-A997-6AFB901E25E4}" type="parTrans" cxnId="{FF1BA01D-F8A4-426D-A86D-031AD8A300C3}">
      <dgm:prSet custT="1"/>
      <dgm:spPr/>
      <dgm:t>
        <a:bodyPr/>
        <a:lstStyle/>
        <a:p>
          <a:pPr algn="ctr"/>
          <a:endParaRPr lang="en-US" sz="900"/>
        </a:p>
      </dgm:t>
    </dgm:pt>
    <dgm:pt modelId="{644AB90F-69D9-4C68-976F-D1640B153D3D}" type="sibTrans" cxnId="{FF1BA01D-F8A4-426D-A86D-031AD8A300C3}">
      <dgm:prSet/>
      <dgm:spPr/>
      <dgm:t>
        <a:bodyPr/>
        <a:lstStyle/>
        <a:p>
          <a:pPr algn="ctr"/>
          <a:endParaRPr lang="en-US" sz="900"/>
        </a:p>
      </dgm:t>
    </dgm:pt>
    <dgm:pt modelId="{1BBE3EF1-250C-42E3-B4C4-D4F1A0755973}">
      <dgm:prSet phldrT="[Text]" custT="1"/>
      <dgm:spPr/>
      <dgm:t>
        <a:bodyPr/>
        <a:lstStyle/>
        <a:p>
          <a:pPr marL="91440" algn="l"/>
          <a:r>
            <a:rPr lang="en-US" sz="900" dirty="0"/>
            <a:t>Investigation and Lesson Learnt</a:t>
          </a:r>
        </a:p>
      </dgm:t>
    </dgm:pt>
    <dgm:pt modelId="{2902C5C5-B2C1-494E-B2C6-C68E5F30AB1F}" type="parTrans" cxnId="{488F7B30-B4F4-4128-B851-33F890215DFD}">
      <dgm:prSet custT="1"/>
      <dgm:spPr/>
      <dgm:t>
        <a:bodyPr/>
        <a:lstStyle/>
        <a:p>
          <a:pPr algn="ctr"/>
          <a:endParaRPr lang="en-US" sz="900"/>
        </a:p>
      </dgm:t>
    </dgm:pt>
    <dgm:pt modelId="{5D0A6577-487C-43AE-9E4C-9D0613E75B75}" type="sibTrans" cxnId="{488F7B30-B4F4-4128-B851-33F890215DFD}">
      <dgm:prSet/>
      <dgm:spPr/>
      <dgm:t>
        <a:bodyPr/>
        <a:lstStyle/>
        <a:p>
          <a:pPr algn="ctr"/>
          <a:endParaRPr lang="en-US" sz="900"/>
        </a:p>
      </dgm:t>
    </dgm:pt>
    <dgm:pt modelId="{F2015FE6-6294-4037-A3F0-6D9221271076}">
      <dgm:prSet phldrT="[Text]" custT="1"/>
      <dgm:spPr/>
      <dgm:t>
        <a:bodyPr/>
        <a:lstStyle/>
        <a:p>
          <a:pPr marL="182880" algn="l"/>
          <a:r>
            <a:rPr lang="en-US" sz="900" dirty="0"/>
            <a:t>RDD</a:t>
          </a:r>
          <a:r>
            <a:rPr lang="en-US" sz="900" dirty="0">
              <a:sym typeface="Wingdings 3" panose="05040102010807070707" pitchFamily="18" charset="2"/>
            </a:rPr>
            <a:t></a:t>
          </a:r>
          <a:r>
            <a:rPr lang="en-US" sz="900" dirty="0"/>
            <a:t> Topic</a:t>
          </a:r>
        </a:p>
      </dgm:t>
    </dgm:pt>
    <dgm:pt modelId="{67DB5C7C-86E4-4DB4-B6EE-154B1EBA566F}" type="parTrans" cxnId="{9A2BA2F0-04C3-48B1-ADA1-605D300E76AC}">
      <dgm:prSet custT="1"/>
      <dgm:spPr/>
      <dgm:t>
        <a:bodyPr/>
        <a:lstStyle/>
        <a:p>
          <a:pPr algn="ctr"/>
          <a:endParaRPr lang="en-US" sz="900"/>
        </a:p>
      </dgm:t>
    </dgm:pt>
    <dgm:pt modelId="{530ECCC3-C497-45BA-B32D-BB27B616FDC4}" type="sibTrans" cxnId="{9A2BA2F0-04C3-48B1-ADA1-605D300E76AC}">
      <dgm:prSet/>
      <dgm:spPr/>
      <dgm:t>
        <a:bodyPr/>
        <a:lstStyle/>
        <a:p>
          <a:pPr algn="ctr"/>
          <a:endParaRPr lang="en-US" sz="900"/>
        </a:p>
      </dgm:t>
    </dgm:pt>
    <dgm:pt modelId="{1BD7EDA6-0F0B-4644-9752-0573B2A29696}">
      <dgm:prSet phldrT="[Text]" custT="1"/>
      <dgm:spPr/>
      <dgm:t>
        <a:bodyPr/>
        <a:lstStyle/>
        <a:p>
          <a:pPr marL="91440" algn="l"/>
          <a:r>
            <a:rPr lang="en-US" sz="900" dirty="0"/>
            <a:t>Non-Conformance Report</a:t>
          </a:r>
        </a:p>
      </dgm:t>
    </dgm:pt>
    <dgm:pt modelId="{2D6A9A87-D42A-4C8A-8C96-A8009EAD65D3}" type="sibTrans" cxnId="{9CB26640-20B1-4F63-BB66-2CB303FEBEBF}">
      <dgm:prSet/>
      <dgm:spPr/>
      <dgm:t>
        <a:bodyPr/>
        <a:lstStyle/>
        <a:p>
          <a:pPr algn="ctr"/>
          <a:endParaRPr lang="en-US" sz="900"/>
        </a:p>
      </dgm:t>
    </dgm:pt>
    <dgm:pt modelId="{123E1DCD-BF83-4C02-AA52-F556DC444852}" type="parTrans" cxnId="{9CB26640-20B1-4F63-BB66-2CB303FEBEBF}">
      <dgm:prSet custT="1"/>
      <dgm:spPr/>
      <dgm:t>
        <a:bodyPr/>
        <a:lstStyle/>
        <a:p>
          <a:pPr algn="ctr"/>
          <a:endParaRPr lang="en-US" sz="900"/>
        </a:p>
      </dgm:t>
    </dgm:pt>
    <dgm:pt modelId="{C00D2A01-D570-4568-ACB3-D61328DC3F2E}">
      <dgm:prSet phldrT="[Text]" custT="1"/>
      <dgm:spPr/>
      <dgm:t>
        <a:bodyPr/>
        <a:lstStyle/>
        <a:p>
          <a:pPr marL="91440" algn="l"/>
          <a:r>
            <a:rPr lang="en-US" sz="900" dirty="0"/>
            <a:t>Experiments Report</a:t>
          </a:r>
        </a:p>
      </dgm:t>
    </dgm:pt>
    <dgm:pt modelId="{CAE2E07F-FE44-4B9C-9AEB-619A30477121}" type="parTrans" cxnId="{50C90078-8289-4903-868E-A5D1EE5AFC99}">
      <dgm:prSet custT="1"/>
      <dgm:spPr/>
      <dgm:t>
        <a:bodyPr/>
        <a:lstStyle/>
        <a:p>
          <a:pPr algn="ctr"/>
          <a:endParaRPr lang="en-US" sz="900"/>
        </a:p>
      </dgm:t>
    </dgm:pt>
    <dgm:pt modelId="{B25034A3-DFC6-49BE-AC2B-6C1F7AA3505C}" type="sibTrans" cxnId="{50C90078-8289-4903-868E-A5D1EE5AFC99}">
      <dgm:prSet/>
      <dgm:spPr/>
      <dgm:t>
        <a:bodyPr/>
        <a:lstStyle/>
        <a:p>
          <a:pPr algn="ctr"/>
          <a:endParaRPr lang="en-US" sz="900"/>
        </a:p>
      </dgm:t>
    </dgm:pt>
    <dgm:pt modelId="{494FCF9D-CE05-4CB9-8D4F-9524944DBEB3}">
      <dgm:prSet phldrT="[Text]" custT="1"/>
      <dgm:spPr/>
      <dgm:t>
        <a:bodyPr/>
        <a:lstStyle/>
        <a:p>
          <a:pPr marL="182880" algn="l"/>
          <a:r>
            <a:rPr lang="en-US" sz="900" dirty="0"/>
            <a:t>YYYY MM DD Experiment Name</a:t>
          </a:r>
        </a:p>
      </dgm:t>
    </dgm:pt>
    <dgm:pt modelId="{9707C215-75D3-4B68-A8D3-306EC881FFC4}" type="parTrans" cxnId="{45F8D754-F1FC-43ED-8221-FB5253F8E79E}">
      <dgm:prSet custT="1"/>
      <dgm:spPr/>
      <dgm:t>
        <a:bodyPr/>
        <a:lstStyle/>
        <a:p>
          <a:pPr algn="ctr"/>
          <a:endParaRPr lang="en-US" sz="900"/>
        </a:p>
      </dgm:t>
    </dgm:pt>
    <dgm:pt modelId="{04A828DF-0697-4D3D-9F21-FFB2F825BFB9}" type="sibTrans" cxnId="{45F8D754-F1FC-43ED-8221-FB5253F8E79E}">
      <dgm:prSet/>
      <dgm:spPr/>
      <dgm:t>
        <a:bodyPr/>
        <a:lstStyle/>
        <a:p>
          <a:pPr algn="ctr"/>
          <a:endParaRPr lang="en-US" sz="900"/>
        </a:p>
      </dgm:t>
    </dgm:pt>
    <dgm:pt modelId="{4F011B74-B67E-4296-96B1-08D97FA7AB3F}">
      <dgm:prSet phldrT="[Text]" custT="1"/>
      <dgm:spPr/>
      <dgm:t>
        <a:bodyPr/>
        <a:lstStyle/>
        <a:p>
          <a:pPr marL="182880" algn="l"/>
          <a:r>
            <a:rPr lang="en-US" sz="900" dirty="0"/>
            <a:t>RDD</a:t>
          </a:r>
          <a:r>
            <a:rPr lang="en-US" sz="900" dirty="0">
              <a:sym typeface="Wingdings 3" panose="05040102010807070707" pitchFamily="18" charset="2"/>
            </a:rPr>
            <a:t></a:t>
          </a:r>
          <a:r>
            <a:rPr lang="en-US" sz="900" dirty="0"/>
            <a:t> Topic</a:t>
          </a:r>
        </a:p>
      </dgm:t>
    </dgm:pt>
    <dgm:pt modelId="{9B19A800-2709-44E2-AA30-9BC349909A75}" type="parTrans" cxnId="{FF0F45FC-E54F-410F-9825-2EE4E0FE6CA4}">
      <dgm:prSet custT="1"/>
      <dgm:spPr/>
      <dgm:t>
        <a:bodyPr/>
        <a:lstStyle/>
        <a:p>
          <a:pPr algn="ctr"/>
          <a:endParaRPr lang="en-US" sz="900"/>
        </a:p>
      </dgm:t>
    </dgm:pt>
    <dgm:pt modelId="{298831E5-60EB-42C3-BB72-8C91399F4C9D}" type="sibTrans" cxnId="{FF0F45FC-E54F-410F-9825-2EE4E0FE6CA4}">
      <dgm:prSet/>
      <dgm:spPr/>
      <dgm:t>
        <a:bodyPr/>
        <a:lstStyle/>
        <a:p>
          <a:pPr algn="ctr"/>
          <a:endParaRPr lang="en-US" sz="900"/>
        </a:p>
      </dgm:t>
    </dgm:pt>
    <dgm:pt modelId="{074F67B7-4310-4DBB-B24D-194C45442247}">
      <dgm:prSet phldrT="[Text]" custT="1"/>
      <dgm:spPr/>
      <dgm:t>
        <a:bodyPr/>
        <a:lstStyle/>
        <a:p>
          <a:pPr marL="182880" algn="l"/>
          <a:r>
            <a:rPr lang="en-US" sz="900" dirty="0"/>
            <a:t>NCR Number Topic</a:t>
          </a:r>
        </a:p>
      </dgm:t>
    </dgm:pt>
    <dgm:pt modelId="{417C2C90-8EB5-4A7C-833E-77832995FF82}" type="parTrans" cxnId="{49EBD5C9-99F9-4C98-B834-E83980D8603B}">
      <dgm:prSet custT="1"/>
      <dgm:spPr/>
      <dgm:t>
        <a:bodyPr/>
        <a:lstStyle/>
        <a:p>
          <a:pPr algn="ctr"/>
          <a:endParaRPr lang="en-US" sz="900"/>
        </a:p>
      </dgm:t>
    </dgm:pt>
    <dgm:pt modelId="{61D5DC10-0BE7-42B2-8E36-6E89707F9662}" type="sibTrans" cxnId="{49EBD5C9-99F9-4C98-B834-E83980D8603B}">
      <dgm:prSet/>
      <dgm:spPr/>
      <dgm:t>
        <a:bodyPr/>
        <a:lstStyle/>
        <a:p>
          <a:pPr algn="ctr"/>
          <a:endParaRPr lang="en-US" sz="900"/>
        </a:p>
      </dgm:t>
    </dgm:pt>
    <dgm:pt modelId="{85C57290-4F1D-4844-96F9-09F892E07122}">
      <dgm:prSet phldrT="[Text]" custT="1"/>
      <dgm:spPr/>
      <dgm:t>
        <a:bodyPr/>
        <a:lstStyle/>
        <a:p>
          <a:pPr marL="182880" algn="l"/>
          <a:r>
            <a:rPr lang="en-US" sz="900" dirty="0"/>
            <a:t>RDD</a:t>
          </a:r>
          <a:r>
            <a:rPr lang="en-US" sz="900" dirty="0">
              <a:sym typeface="Wingdings 3" panose="05040102010807070707" pitchFamily="18" charset="2"/>
            </a:rPr>
            <a:t></a:t>
          </a:r>
          <a:r>
            <a:rPr lang="en-US" sz="900" dirty="0"/>
            <a:t> Topic</a:t>
          </a:r>
        </a:p>
      </dgm:t>
    </dgm:pt>
    <dgm:pt modelId="{745A6719-DAD8-4D10-821B-105C317F0221}" type="parTrans" cxnId="{4FB2FF25-B136-483C-A599-C3DCD739D8F1}">
      <dgm:prSet custT="1"/>
      <dgm:spPr/>
      <dgm:t>
        <a:bodyPr/>
        <a:lstStyle/>
        <a:p>
          <a:pPr algn="ctr"/>
          <a:endParaRPr lang="en-US" sz="900"/>
        </a:p>
      </dgm:t>
    </dgm:pt>
    <dgm:pt modelId="{866383BE-16FB-430E-A91B-8D9F77F09ADC}" type="sibTrans" cxnId="{4FB2FF25-B136-483C-A599-C3DCD739D8F1}">
      <dgm:prSet/>
      <dgm:spPr/>
      <dgm:t>
        <a:bodyPr/>
        <a:lstStyle/>
        <a:p>
          <a:pPr algn="ctr"/>
          <a:endParaRPr lang="en-US" sz="900"/>
        </a:p>
      </dgm:t>
    </dgm:pt>
    <dgm:pt modelId="{2C0E530E-2DA4-4CF5-A595-ADD5846F6EAE}">
      <dgm:prSet phldrT="[Text]" custT="1"/>
      <dgm:spPr/>
      <dgm:t>
        <a:bodyPr/>
        <a:lstStyle/>
        <a:p>
          <a:pPr marL="182880" algn="l"/>
          <a:r>
            <a:rPr lang="en-US" sz="900" dirty="0"/>
            <a:t>ENG</a:t>
          </a:r>
          <a:r>
            <a:rPr lang="en-US" sz="900" dirty="0">
              <a:sym typeface="Wingdings 3" panose="05040102010807070707" pitchFamily="18" charset="2"/>
            </a:rPr>
            <a:t></a:t>
          </a:r>
          <a:r>
            <a:rPr lang="en-US" sz="900" dirty="0"/>
            <a:t> Topic</a:t>
          </a:r>
        </a:p>
      </dgm:t>
    </dgm:pt>
    <dgm:pt modelId="{5C7EA5EC-795E-4B18-BA10-243AFDA3CF3D}" type="parTrans" cxnId="{F6AE24EF-FCA7-4D36-9A13-25B6BAC3AB73}">
      <dgm:prSet custT="1"/>
      <dgm:spPr/>
      <dgm:t>
        <a:bodyPr/>
        <a:lstStyle/>
        <a:p>
          <a:pPr algn="ctr"/>
          <a:endParaRPr lang="en-US" sz="900"/>
        </a:p>
      </dgm:t>
    </dgm:pt>
    <dgm:pt modelId="{73167992-1DCB-4BD6-A191-69B968FD52ED}" type="sibTrans" cxnId="{F6AE24EF-FCA7-4D36-9A13-25B6BAC3AB73}">
      <dgm:prSet/>
      <dgm:spPr/>
      <dgm:t>
        <a:bodyPr/>
        <a:lstStyle/>
        <a:p>
          <a:pPr algn="ctr"/>
          <a:endParaRPr lang="en-US" sz="900"/>
        </a:p>
      </dgm:t>
    </dgm:pt>
    <dgm:pt modelId="{FA4899CE-3A97-45B9-99E4-6AEDA5222C32}">
      <dgm:prSet phldrT="[Text]" custT="1"/>
      <dgm:spPr/>
      <dgm:t>
        <a:bodyPr/>
        <a:lstStyle/>
        <a:p>
          <a:pPr marL="182880" algn="l"/>
          <a:r>
            <a:rPr lang="en-US" sz="900" dirty="0"/>
            <a:t>WI _Topic</a:t>
          </a:r>
        </a:p>
      </dgm:t>
    </dgm:pt>
    <dgm:pt modelId="{37E8C154-A31F-4561-9101-EF46D9F380B1}" type="parTrans" cxnId="{A0BD46E1-BEEF-40B7-8E46-889DBC65F9DD}">
      <dgm:prSet custT="1"/>
      <dgm:spPr/>
      <dgm:t>
        <a:bodyPr/>
        <a:lstStyle/>
        <a:p>
          <a:pPr algn="ctr"/>
          <a:endParaRPr lang="en-US" sz="900"/>
        </a:p>
      </dgm:t>
    </dgm:pt>
    <dgm:pt modelId="{BCDB66FF-EE3F-4741-9C34-54B56FBF9137}" type="sibTrans" cxnId="{A0BD46E1-BEEF-40B7-8E46-889DBC65F9DD}">
      <dgm:prSet/>
      <dgm:spPr/>
      <dgm:t>
        <a:bodyPr/>
        <a:lstStyle/>
        <a:p>
          <a:pPr algn="ctr"/>
          <a:endParaRPr lang="en-US" sz="900"/>
        </a:p>
      </dgm:t>
    </dgm:pt>
    <dgm:pt modelId="{2162976F-9298-420B-833A-744054CD97F1}">
      <dgm:prSet phldrT="[Text]" custT="1"/>
      <dgm:spPr/>
      <dgm:t>
        <a:bodyPr/>
        <a:lstStyle/>
        <a:p>
          <a:pPr marL="182880" algn="l"/>
          <a:r>
            <a:rPr lang="en-US" sz="900" dirty="0"/>
            <a:t>PD_ Topic</a:t>
          </a:r>
        </a:p>
      </dgm:t>
    </dgm:pt>
    <dgm:pt modelId="{F4D105C8-19A0-435E-81D9-A0A9C3324B1D}" type="parTrans" cxnId="{0198B06E-AB13-4C79-88A2-4307106D5A57}">
      <dgm:prSet custT="1"/>
      <dgm:spPr/>
      <dgm:t>
        <a:bodyPr/>
        <a:lstStyle/>
        <a:p>
          <a:pPr algn="ctr"/>
          <a:endParaRPr lang="en-US" sz="900"/>
        </a:p>
      </dgm:t>
    </dgm:pt>
    <dgm:pt modelId="{D0AD5773-05C7-42C2-9E2E-AC7AD3A75F21}" type="sibTrans" cxnId="{0198B06E-AB13-4C79-88A2-4307106D5A57}">
      <dgm:prSet/>
      <dgm:spPr/>
      <dgm:t>
        <a:bodyPr/>
        <a:lstStyle/>
        <a:p>
          <a:pPr algn="ctr"/>
          <a:endParaRPr lang="en-US" sz="900"/>
        </a:p>
      </dgm:t>
    </dgm:pt>
    <dgm:pt modelId="{95BB8684-C2F7-4A61-9A06-B773C3CDC193}">
      <dgm:prSet phldrT="[Text]" custT="1"/>
      <dgm:spPr/>
      <dgm:t>
        <a:bodyPr/>
        <a:lstStyle/>
        <a:p>
          <a:pPr marL="91440" algn="l"/>
          <a:r>
            <a:rPr lang="en-US" sz="900"/>
            <a:t>Departments </a:t>
          </a:r>
          <a:r>
            <a:rPr lang="en-US" sz="900" dirty="0"/>
            <a:t>Presentation</a:t>
          </a:r>
        </a:p>
      </dgm:t>
    </dgm:pt>
    <dgm:pt modelId="{C26089EA-7235-4740-959B-4C0D0A7A6732}" type="parTrans" cxnId="{340597DC-4F21-4483-B174-0DEB39D54E0D}">
      <dgm:prSet custT="1"/>
      <dgm:spPr/>
      <dgm:t>
        <a:bodyPr/>
        <a:lstStyle/>
        <a:p>
          <a:pPr algn="ctr"/>
          <a:endParaRPr lang="en-US" sz="900"/>
        </a:p>
      </dgm:t>
    </dgm:pt>
    <dgm:pt modelId="{D36308AC-F6CB-426F-9F84-C721C6912C0F}" type="sibTrans" cxnId="{340597DC-4F21-4483-B174-0DEB39D54E0D}">
      <dgm:prSet/>
      <dgm:spPr/>
      <dgm:t>
        <a:bodyPr/>
        <a:lstStyle/>
        <a:p>
          <a:pPr algn="ctr"/>
          <a:endParaRPr lang="en-US" sz="900"/>
        </a:p>
      </dgm:t>
    </dgm:pt>
    <dgm:pt modelId="{A92BB007-C728-424B-90F8-71EAAD2D27B4}" type="pres">
      <dgm:prSet presAssocID="{E1FC080A-93FC-4780-A6F4-D78F95B25026}" presName="diagram" presStyleCnt="0">
        <dgm:presLayoutVars>
          <dgm:chPref val="1"/>
          <dgm:dir/>
          <dgm:animOne val="branch"/>
          <dgm:animLvl val="lvl"/>
          <dgm:resizeHandles val="exact"/>
        </dgm:presLayoutVars>
      </dgm:prSet>
      <dgm:spPr/>
    </dgm:pt>
    <dgm:pt modelId="{B5D8FEBC-CF6B-4226-B044-1D1078196C1D}" type="pres">
      <dgm:prSet presAssocID="{1885D3D2-504E-4953-846A-0B9CC774F626}" presName="root1" presStyleCnt="0"/>
      <dgm:spPr/>
    </dgm:pt>
    <dgm:pt modelId="{C946AEE1-6545-4271-B718-930344A40AF2}" type="pres">
      <dgm:prSet presAssocID="{1885D3D2-504E-4953-846A-0B9CC774F626}" presName="LevelOneTextNode" presStyleLbl="node0" presStyleIdx="0" presStyleCnt="1" custScaleX="290867">
        <dgm:presLayoutVars>
          <dgm:chPref val="3"/>
        </dgm:presLayoutVars>
      </dgm:prSet>
      <dgm:spPr/>
    </dgm:pt>
    <dgm:pt modelId="{16F5AC37-00FB-454F-9A59-DB1A168AEBD1}" type="pres">
      <dgm:prSet presAssocID="{1885D3D2-504E-4953-846A-0B9CC774F626}" presName="level2hierChild" presStyleCnt="0"/>
      <dgm:spPr/>
    </dgm:pt>
    <dgm:pt modelId="{F3930CC3-D9EB-4BEA-8CAA-335E5C757837}" type="pres">
      <dgm:prSet presAssocID="{C35CB8DF-A220-4056-B74B-2F8C523A3304}" presName="conn2-1" presStyleLbl="parChTrans1D2" presStyleIdx="0" presStyleCnt="6"/>
      <dgm:spPr/>
    </dgm:pt>
    <dgm:pt modelId="{AF9EF258-7BD7-4A41-A5EE-7B32858C6A8B}" type="pres">
      <dgm:prSet presAssocID="{C35CB8DF-A220-4056-B74B-2F8C523A3304}" presName="connTx" presStyleLbl="parChTrans1D2" presStyleIdx="0" presStyleCnt="6"/>
      <dgm:spPr/>
    </dgm:pt>
    <dgm:pt modelId="{7CE8383F-AAE1-455F-BADB-7373914BAD6C}" type="pres">
      <dgm:prSet presAssocID="{2AEC431B-C729-4D8F-AB3F-74D0858D22DA}" presName="root2" presStyleCnt="0"/>
      <dgm:spPr/>
    </dgm:pt>
    <dgm:pt modelId="{B95C6919-FE1F-451D-89E4-AD90E6EC4FCA}" type="pres">
      <dgm:prSet presAssocID="{2AEC431B-C729-4D8F-AB3F-74D0858D22DA}" presName="LevelTwoTextNode" presStyleLbl="node2" presStyleIdx="0" presStyleCnt="6" custScaleX="418121">
        <dgm:presLayoutVars>
          <dgm:chPref val="3"/>
        </dgm:presLayoutVars>
      </dgm:prSet>
      <dgm:spPr/>
    </dgm:pt>
    <dgm:pt modelId="{4874F358-4CFE-416B-8AB6-2992C466A6DD}" type="pres">
      <dgm:prSet presAssocID="{2AEC431B-C729-4D8F-AB3F-74D0858D22DA}" presName="level3hierChild" presStyleCnt="0"/>
      <dgm:spPr/>
    </dgm:pt>
    <dgm:pt modelId="{6B1C4042-BEDE-4BCE-9D15-E9998D70C5FC}" type="pres">
      <dgm:prSet presAssocID="{83327852-4869-40DA-A997-6AFB901E25E4}" presName="conn2-1" presStyleLbl="parChTrans1D2" presStyleIdx="1" presStyleCnt="6"/>
      <dgm:spPr/>
    </dgm:pt>
    <dgm:pt modelId="{6DF3268A-8EEC-439A-A328-B4AE9B6B9B98}" type="pres">
      <dgm:prSet presAssocID="{83327852-4869-40DA-A997-6AFB901E25E4}" presName="connTx" presStyleLbl="parChTrans1D2" presStyleIdx="1" presStyleCnt="6"/>
      <dgm:spPr/>
    </dgm:pt>
    <dgm:pt modelId="{2A9C90D2-45D4-4CBC-A064-39C0D3038723}" type="pres">
      <dgm:prSet presAssocID="{C2B081AB-F384-49EC-BF47-C8F9FDF8AD8A}" presName="root2" presStyleCnt="0"/>
      <dgm:spPr/>
    </dgm:pt>
    <dgm:pt modelId="{E8C3130D-2A2F-455F-9AA5-43414A44208C}" type="pres">
      <dgm:prSet presAssocID="{C2B081AB-F384-49EC-BF47-C8F9FDF8AD8A}" presName="LevelTwoTextNode" presStyleLbl="node2" presStyleIdx="1" presStyleCnt="6" custScaleX="418121">
        <dgm:presLayoutVars>
          <dgm:chPref val="3"/>
        </dgm:presLayoutVars>
      </dgm:prSet>
      <dgm:spPr/>
    </dgm:pt>
    <dgm:pt modelId="{4EBDBD5D-C620-4A1E-ABBC-1F294A8C9BA4}" type="pres">
      <dgm:prSet presAssocID="{C2B081AB-F384-49EC-BF47-C8F9FDF8AD8A}" presName="level3hierChild" presStyleCnt="0"/>
      <dgm:spPr/>
    </dgm:pt>
    <dgm:pt modelId="{107AD61B-7C09-4C84-8BF4-C61388E16FA4}" type="pres">
      <dgm:prSet presAssocID="{37E8C154-A31F-4561-9101-EF46D9F380B1}" presName="conn2-1" presStyleLbl="parChTrans1D3" presStyleIdx="0" presStyleCnt="8"/>
      <dgm:spPr/>
    </dgm:pt>
    <dgm:pt modelId="{23D877C9-695F-4599-B4A8-35E4836DC34C}" type="pres">
      <dgm:prSet presAssocID="{37E8C154-A31F-4561-9101-EF46D9F380B1}" presName="connTx" presStyleLbl="parChTrans1D3" presStyleIdx="0" presStyleCnt="8"/>
      <dgm:spPr/>
    </dgm:pt>
    <dgm:pt modelId="{B5B6B1FB-6599-480B-9535-2FCECCC2DFB7}" type="pres">
      <dgm:prSet presAssocID="{FA4899CE-3A97-45B9-99E4-6AEDA5222C32}" presName="root2" presStyleCnt="0"/>
      <dgm:spPr/>
    </dgm:pt>
    <dgm:pt modelId="{2AC933EB-46C8-4190-A5CF-F4EB0B45C5BA}" type="pres">
      <dgm:prSet presAssocID="{FA4899CE-3A97-45B9-99E4-6AEDA5222C32}" presName="LevelTwoTextNode" presStyleLbl="node3" presStyleIdx="0" presStyleCnt="8" custScaleX="363584">
        <dgm:presLayoutVars>
          <dgm:chPref val="3"/>
        </dgm:presLayoutVars>
      </dgm:prSet>
      <dgm:spPr/>
    </dgm:pt>
    <dgm:pt modelId="{DB35A5EE-4DA3-4EBD-B822-9D4D25652A52}" type="pres">
      <dgm:prSet presAssocID="{FA4899CE-3A97-45B9-99E4-6AEDA5222C32}" presName="level3hierChild" presStyleCnt="0"/>
      <dgm:spPr/>
    </dgm:pt>
    <dgm:pt modelId="{A45FEED5-BBF5-41D4-BA0E-F3CDA84ED6E3}" type="pres">
      <dgm:prSet presAssocID="{F4D105C8-19A0-435E-81D9-A0A9C3324B1D}" presName="conn2-1" presStyleLbl="parChTrans1D3" presStyleIdx="1" presStyleCnt="8"/>
      <dgm:spPr/>
    </dgm:pt>
    <dgm:pt modelId="{24ADDCD0-0474-45EC-BEEE-130FD42E7B2C}" type="pres">
      <dgm:prSet presAssocID="{F4D105C8-19A0-435E-81D9-A0A9C3324B1D}" presName="connTx" presStyleLbl="parChTrans1D3" presStyleIdx="1" presStyleCnt="8"/>
      <dgm:spPr/>
    </dgm:pt>
    <dgm:pt modelId="{0C002CA2-2E82-4E3D-B9E4-043E247E8705}" type="pres">
      <dgm:prSet presAssocID="{2162976F-9298-420B-833A-744054CD97F1}" presName="root2" presStyleCnt="0"/>
      <dgm:spPr/>
    </dgm:pt>
    <dgm:pt modelId="{63F8B3C1-C031-4D78-8AF1-C5999C615E32}" type="pres">
      <dgm:prSet presAssocID="{2162976F-9298-420B-833A-744054CD97F1}" presName="LevelTwoTextNode" presStyleLbl="node3" presStyleIdx="1" presStyleCnt="8" custScaleX="363584">
        <dgm:presLayoutVars>
          <dgm:chPref val="3"/>
        </dgm:presLayoutVars>
      </dgm:prSet>
      <dgm:spPr/>
    </dgm:pt>
    <dgm:pt modelId="{43945F9C-69A2-4468-9130-3213B084B97B}" type="pres">
      <dgm:prSet presAssocID="{2162976F-9298-420B-833A-744054CD97F1}" presName="level3hierChild" presStyleCnt="0"/>
      <dgm:spPr/>
    </dgm:pt>
    <dgm:pt modelId="{0221CDA0-74C1-480E-AAEB-46C6657DBD59}" type="pres">
      <dgm:prSet presAssocID="{CAE2E07F-FE44-4B9C-9AEB-619A30477121}" presName="conn2-1" presStyleLbl="parChTrans1D2" presStyleIdx="2" presStyleCnt="6"/>
      <dgm:spPr/>
    </dgm:pt>
    <dgm:pt modelId="{4CC7DC76-D705-45D8-ADB1-066747806A25}" type="pres">
      <dgm:prSet presAssocID="{CAE2E07F-FE44-4B9C-9AEB-619A30477121}" presName="connTx" presStyleLbl="parChTrans1D2" presStyleIdx="2" presStyleCnt="6"/>
      <dgm:spPr/>
    </dgm:pt>
    <dgm:pt modelId="{D22DE6AF-1CA6-4B59-BAC3-E3599944D15F}" type="pres">
      <dgm:prSet presAssocID="{C00D2A01-D570-4568-ACB3-D61328DC3F2E}" presName="root2" presStyleCnt="0"/>
      <dgm:spPr/>
    </dgm:pt>
    <dgm:pt modelId="{1C6325F3-C35A-4076-B047-D025A805227E}" type="pres">
      <dgm:prSet presAssocID="{C00D2A01-D570-4568-ACB3-D61328DC3F2E}" presName="LevelTwoTextNode" presStyleLbl="node2" presStyleIdx="2" presStyleCnt="6" custScaleX="418121">
        <dgm:presLayoutVars>
          <dgm:chPref val="3"/>
        </dgm:presLayoutVars>
      </dgm:prSet>
      <dgm:spPr/>
    </dgm:pt>
    <dgm:pt modelId="{ECCF871B-D458-4BE9-BC2E-6C8D330C5880}" type="pres">
      <dgm:prSet presAssocID="{C00D2A01-D570-4568-ACB3-D61328DC3F2E}" presName="level3hierChild" presStyleCnt="0"/>
      <dgm:spPr/>
    </dgm:pt>
    <dgm:pt modelId="{DAAAECB6-8254-4696-B786-723F14FB2994}" type="pres">
      <dgm:prSet presAssocID="{9707C215-75D3-4B68-A8D3-306EC881FFC4}" presName="conn2-1" presStyleLbl="parChTrans1D3" presStyleIdx="2" presStyleCnt="8"/>
      <dgm:spPr/>
    </dgm:pt>
    <dgm:pt modelId="{EF784B11-438D-49C0-93BC-8A5BCAE760EA}" type="pres">
      <dgm:prSet presAssocID="{9707C215-75D3-4B68-A8D3-306EC881FFC4}" presName="connTx" presStyleLbl="parChTrans1D3" presStyleIdx="2" presStyleCnt="8"/>
      <dgm:spPr/>
    </dgm:pt>
    <dgm:pt modelId="{B57A65FD-4EEE-4D4A-8AB1-1A361F72DBDA}" type="pres">
      <dgm:prSet presAssocID="{494FCF9D-CE05-4CB9-8D4F-9524944DBEB3}" presName="root2" presStyleCnt="0"/>
      <dgm:spPr/>
    </dgm:pt>
    <dgm:pt modelId="{F839BE2A-EDD1-4AAA-ADA7-6AB752031C9E}" type="pres">
      <dgm:prSet presAssocID="{494FCF9D-CE05-4CB9-8D4F-9524944DBEB3}" presName="LevelTwoTextNode" presStyleLbl="node3" presStyleIdx="2" presStyleCnt="8" custScaleX="363584">
        <dgm:presLayoutVars>
          <dgm:chPref val="3"/>
        </dgm:presLayoutVars>
      </dgm:prSet>
      <dgm:spPr/>
    </dgm:pt>
    <dgm:pt modelId="{97036B50-3439-4844-BFA5-787BC16D5BED}" type="pres">
      <dgm:prSet presAssocID="{494FCF9D-CE05-4CB9-8D4F-9524944DBEB3}" presName="level3hierChild" presStyleCnt="0"/>
      <dgm:spPr/>
    </dgm:pt>
    <dgm:pt modelId="{33AFA799-3D59-4EA5-86F9-A31A0A2E1F32}" type="pres">
      <dgm:prSet presAssocID="{2902C5C5-B2C1-494E-B2C6-C68E5F30AB1F}" presName="conn2-1" presStyleLbl="parChTrans1D2" presStyleIdx="3" presStyleCnt="6"/>
      <dgm:spPr/>
    </dgm:pt>
    <dgm:pt modelId="{F530FB55-F4AB-4D69-AC43-CCC250B3282B}" type="pres">
      <dgm:prSet presAssocID="{2902C5C5-B2C1-494E-B2C6-C68E5F30AB1F}" presName="connTx" presStyleLbl="parChTrans1D2" presStyleIdx="3" presStyleCnt="6"/>
      <dgm:spPr/>
    </dgm:pt>
    <dgm:pt modelId="{0A08B02F-D9ED-4EB0-BE43-082152D0A528}" type="pres">
      <dgm:prSet presAssocID="{1BBE3EF1-250C-42E3-B4C4-D4F1A0755973}" presName="root2" presStyleCnt="0"/>
      <dgm:spPr/>
    </dgm:pt>
    <dgm:pt modelId="{B558C11F-17E5-4BAC-B98F-A7BDDCA48374}" type="pres">
      <dgm:prSet presAssocID="{1BBE3EF1-250C-42E3-B4C4-D4F1A0755973}" presName="LevelTwoTextNode" presStyleLbl="node2" presStyleIdx="3" presStyleCnt="6" custScaleX="418121">
        <dgm:presLayoutVars>
          <dgm:chPref val="3"/>
        </dgm:presLayoutVars>
      </dgm:prSet>
      <dgm:spPr/>
    </dgm:pt>
    <dgm:pt modelId="{06634444-BEAA-4F4E-AF76-ADC843B836BF}" type="pres">
      <dgm:prSet presAssocID="{1BBE3EF1-250C-42E3-B4C4-D4F1A0755973}" presName="level3hierChild" presStyleCnt="0"/>
      <dgm:spPr/>
    </dgm:pt>
    <dgm:pt modelId="{3C896DEE-1271-4672-86BB-3693C52DA45C}" type="pres">
      <dgm:prSet presAssocID="{67DB5C7C-86E4-4DB4-B6EE-154B1EBA566F}" presName="conn2-1" presStyleLbl="parChTrans1D3" presStyleIdx="3" presStyleCnt="8"/>
      <dgm:spPr/>
    </dgm:pt>
    <dgm:pt modelId="{DED78C20-DE7F-4B0A-939B-2B7A7FBF162D}" type="pres">
      <dgm:prSet presAssocID="{67DB5C7C-86E4-4DB4-B6EE-154B1EBA566F}" presName="connTx" presStyleLbl="parChTrans1D3" presStyleIdx="3" presStyleCnt="8"/>
      <dgm:spPr/>
    </dgm:pt>
    <dgm:pt modelId="{B5A9FE7E-5F46-4E9F-9C07-83C412BB24FB}" type="pres">
      <dgm:prSet presAssocID="{F2015FE6-6294-4037-A3F0-6D9221271076}" presName="root2" presStyleCnt="0"/>
      <dgm:spPr/>
    </dgm:pt>
    <dgm:pt modelId="{49421B42-320D-4637-B3A8-EBD150632765}" type="pres">
      <dgm:prSet presAssocID="{F2015FE6-6294-4037-A3F0-6D9221271076}" presName="LevelTwoTextNode" presStyleLbl="node3" presStyleIdx="3" presStyleCnt="8" custScaleX="363584">
        <dgm:presLayoutVars>
          <dgm:chPref val="3"/>
        </dgm:presLayoutVars>
      </dgm:prSet>
      <dgm:spPr/>
    </dgm:pt>
    <dgm:pt modelId="{41171BDF-9C1E-4D9A-B12A-FCCF90A0F92C}" type="pres">
      <dgm:prSet presAssocID="{F2015FE6-6294-4037-A3F0-6D9221271076}" presName="level3hierChild" presStyleCnt="0"/>
      <dgm:spPr/>
    </dgm:pt>
    <dgm:pt modelId="{0269A435-01EA-49C8-898D-644952F910C5}" type="pres">
      <dgm:prSet presAssocID="{745A6719-DAD8-4D10-821B-105C317F0221}" presName="conn2-1" presStyleLbl="parChTrans1D3" presStyleIdx="4" presStyleCnt="8"/>
      <dgm:spPr/>
    </dgm:pt>
    <dgm:pt modelId="{0CEEB937-9132-4260-B18D-3399CBBC2981}" type="pres">
      <dgm:prSet presAssocID="{745A6719-DAD8-4D10-821B-105C317F0221}" presName="connTx" presStyleLbl="parChTrans1D3" presStyleIdx="4" presStyleCnt="8"/>
      <dgm:spPr/>
    </dgm:pt>
    <dgm:pt modelId="{8C1CEA13-1E31-4257-A2EF-5E1B69DA417B}" type="pres">
      <dgm:prSet presAssocID="{85C57290-4F1D-4844-96F9-09F892E07122}" presName="root2" presStyleCnt="0"/>
      <dgm:spPr/>
    </dgm:pt>
    <dgm:pt modelId="{314F253F-F856-4A1E-B061-BC458C604FDE}" type="pres">
      <dgm:prSet presAssocID="{85C57290-4F1D-4844-96F9-09F892E07122}" presName="LevelTwoTextNode" presStyleLbl="node3" presStyleIdx="4" presStyleCnt="8" custScaleX="363584">
        <dgm:presLayoutVars>
          <dgm:chPref val="3"/>
        </dgm:presLayoutVars>
      </dgm:prSet>
      <dgm:spPr/>
    </dgm:pt>
    <dgm:pt modelId="{01971323-3D30-4B4E-A1D1-6CF8C25C8B71}" type="pres">
      <dgm:prSet presAssocID="{85C57290-4F1D-4844-96F9-09F892E07122}" presName="level3hierChild" presStyleCnt="0"/>
      <dgm:spPr/>
    </dgm:pt>
    <dgm:pt modelId="{5512E1F3-1DA3-4280-8641-CBA189A0629C}" type="pres">
      <dgm:prSet presAssocID="{9B19A800-2709-44E2-AA30-9BC349909A75}" presName="conn2-1" presStyleLbl="parChTrans1D3" presStyleIdx="5" presStyleCnt="8"/>
      <dgm:spPr/>
    </dgm:pt>
    <dgm:pt modelId="{76EC1408-6391-4C15-8B28-D28E5387D8DB}" type="pres">
      <dgm:prSet presAssocID="{9B19A800-2709-44E2-AA30-9BC349909A75}" presName="connTx" presStyleLbl="parChTrans1D3" presStyleIdx="5" presStyleCnt="8"/>
      <dgm:spPr/>
    </dgm:pt>
    <dgm:pt modelId="{039EC88F-C1E6-4B6A-9402-692DF76D755A}" type="pres">
      <dgm:prSet presAssocID="{4F011B74-B67E-4296-96B1-08D97FA7AB3F}" presName="root2" presStyleCnt="0"/>
      <dgm:spPr/>
    </dgm:pt>
    <dgm:pt modelId="{8301E62B-37E8-4083-9089-4E01BCB39BB4}" type="pres">
      <dgm:prSet presAssocID="{4F011B74-B67E-4296-96B1-08D97FA7AB3F}" presName="LevelTwoTextNode" presStyleLbl="node3" presStyleIdx="5" presStyleCnt="8" custScaleX="363584">
        <dgm:presLayoutVars>
          <dgm:chPref val="3"/>
        </dgm:presLayoutVars>
      </dgm:prSet>
      <dgm:spPr/>
    </dgm:pt>
    <dgm:pt modelId="{F7F3B067-D1FA-4E85-9504-5E0DBA45A51D}" type="pres">
      <dgm:prSet presAssocID="{4F011B74-B67E-4296-96B1-08D97FA7AB3F}" presName="level3hierChild" presStyleCnt="0"/>
      <dgm:spPr/>
    </dgm:pt>
    <dgm:pt modelId="{66532696-1E6C-4707-924F-45645180359A}" type="pres">
      <dgm:prSet presAssocID="{5C7EA5EC-795E-4B18-BA10-243AFDA3CF3D}" presName="conn2-1" presStyleLbl="parChTrans1D3" presStyleIdx="6" presStyleCnt="8"/>
      <dgm:spPr/>
    </dgm:pt>
    <dgm:pt modelId="{8E11A68C-5431-476D-A733-3279D809AD87}" type="pres">
      <dgm:prSet presAssocID="{5C7EA5EC-795E-4B18-BA10-243AFDA3CF3D}" presName="connTx" presStyleLbl="parChTrans1D3" presStyleIdx="6" presStyleCnt="8"/>
      <dgm:spPr/>
    </dgm:pt>
    <dgm:pt modelId="{5BE234E8-1CB1-457C-B2A9-9E5CB9FE914A}" type="pres">
      <dgm:prSet presAssocID="{2C0E530E-2DA4-4CF5-A595-ADD5846F6EAE}" presName="root2" presStyleCnt="0"/>
      <dgm:spPr/>
    </dgm:pt>
    <dgm:pt modelId="{FE88FF7D-2CC1-492E-B4F9-B3B17B12685B}" type="pres">
      <dgm:prSet presAssocID="{2C0E530E-2DA4-4CF5-A595-ADD5846F6EAE}" presName="LevelTwoTextNode" presStyleLbl="node3" presStyleIdx="6" presStyleCnt="8" custScaleX="363584">
        <dgm:presLayoutVars>
          <dgm:chPref val="3"/>
        </dgm:presLayoutVars>
      </dgm:prSet>
      <dgm:spPr/>
    </dgm:pt>
    <dgm:pt modelId="{E6B1DAE1-C535-4761-BEF5-148A50F7ACC4}" type="pres">
      <dgm:prSet presAssocID="{2C0E530E-2DA4-4CF5-A595-ADD5846F6EAE}" presName="level3hierChild" presStyleCnt="0"/>
      <dgm:spPr/>
    </dgm:pt>
    <dgm:pt modelId="{67B3DC1C-388D-41DE-8985-ADE37358259A}" type="pres">
      <dgm:prSet presAssocID="{123E1DCD-BF83-4C02-AA52-F556DC444852}" presName="conn2-1" presStyleLbl="parChTrans1D2" presStyleIdx="4" presStyleCnt="6"/>
      <dgm:spPr/>
    </dgm:pt>
    <dgm:pt modelId="{C3CFDD46-C8B6-42DA-8D27-0B3BB6FCEFEC}" type="pres">
      <dgm:prSet presAssocID="{123E1DCD-BF83-4C02-AA52-F556DC444852}" presName="connTx" presStyleLbl="parChTrans1D2" presStyleIdx="4" presStyleCnt="6"/>
      <dgm:spPr/>
    </dgm:pt>
    <dgm:pt modelId="{83B41B85-B285-4F05-9C47-C34729785379}" type="pres">
      <dgm:prSet presAssocID="{1BD7EDA6-0F0B-4644-9752-0573B2A29696}" presName="root2" presStyleCnt="0"/>
      <dgm:spPr/>
    </dgm:pt>
    <dgm:pt modelId="{CF36130C-12F5-4540-B22C-32AD3C6A83C3}" type="pres">
      <dgm:prSet presAssocID="{1BD7EDA6-0F0B-4644-9752-0573B2A29696}" presName="LevelTwoTextNode" presStyleLbl="node2" presStyleIdx="4" presStyleCnt="6" custScaleX="418121">
        <dgm:presLayoutVars>
          <dgm:chPref val="3"/>
        </dgm:presLayoutVars>
      </dgm:prSet>
      <dgm:spPr/>
    </dgm:pt>
    <dgm:pt modelId="{7A9297F8-8173-4197-96B1-F514B0DAF7ED}" type="pres">
      <dgm:prSet presAssocID="{1BD7EDA6-0F0B-4644-9752-0573B2A29696}" presName="level3hierChild" presStyleCnt="0"/>
      <dgm:spPr/>
    </dgm:pt>
    <dgm:pt modelId="{7ABC0914-8371-4140-ADEB-B10934E9D396}" type="pres">
      <dgm:prSet presAssocID="{417C2C90-8EB5-4A7C-833E-77832995FF82}" presName="conn2-1" presStyleLbl="parChTrans1D3" presStyleIdx="7" presStyleCnt="8"/>
      <dgm:spPr/>
    </dgm:pt>
    <dgm:pt modelId="{C2734BED-FFA0-466D-92F6-97DC70B4D58D}" type="pres">
      <dgm:prSet presAssocID="{417C2C90-8EB5-4A7C-833E-77832995FF82}" presName="connTx" presStyleLbl="parChTrans1D3" presStyleIdx="7" presStyleCnt="8"/>
      <dgm:spPr/>
    </dgm:pt>
    <dgm:pt modelId="{2EC7ED68-C838-4A4B-9254-59DCCFA64FEA}" type="pres">
      <dgm:prSet presAssocID="{074F67B7-4310-4DBB-B24D-194C45442247}" presName="root2" presStyleCnt="0"/>
      <dgm:spPr/>
    </dgm:pt>
    <dgm:pt modelId="{E49BB227-D9C2-42F5-BDC4-8EBFA6871D57}" type="pres">
      <dgm:prSet presAssocID="{074F67B7-4310-4DBB-B24D-194C45442247}" presName="LevelTwoTextNode" presStyleLbl="node3" presStyleIdx="7" presStyleCnt="8" custScaleX="363584">
        <dgm:presLayoutVars>
          <dgm:chPref val="3"/>
        </dgm:presLayoutVars>
      </dgm:prSet>
      <dgm:spPr/>
    </dgm:pt>
    <dgm:pt modelId="{BDBA7A69-99E1-489F-B31D-BBFEBF8CF274}" type="pres">
      <dgm:prSet presAssocID="{074F67B7-4310-4DBB-B24D-194C45442247}" presName="level3hierChild" presStyleCnt="0"/>
      <dgm:spPr/>
    </dgm:pt>
    <dgm:pt modelId="{91EF53AD-32C3-4591-9989-DFC7F377FA95}" type="pres">
      <dgm:prSet presAssocID="{C26089EA-7235-4740-959B-4C0D0A7A6732}" presName="conn2-1" presStyleLbl="parChTrans1D2" presStyleIdx="5" presStyleCnt="6"/>
      <dgm:spPr/>
    </dgm:pt>
    <dgm:pt modelId="{01B1751C-F9AF-46C3-8198-D2E1E125B706}" type="pres">
      <dgm:prSet presAssocID="{C26089EA-7235-4740-959B-4C0D0A7A6732}" presName="connTx" presStyleLbl="parChTrans1D2" presStyleIdx="5" presStyleCnt="6"/>
      <dgm:spPr/>
    </dgm:pt>
    <dgm:pt modelId="{079E3A88-6C5E-42DC-82A9-43A1AD51FCC4}" type="pres">
      <dgm:prSet presAssocID="{95BB8684-C2F7-4A61-9A06-B773C3CDC193}" presName="root2" presStyleCnt="0"/>
      <dgm:spPr/>
    </dgm:pt>
    <dgm:pt modelId="{80C05B5D-0B64-4FEE-AE7E-E9D9A350E296}" type="pres">
      <dgm:prSet presAssocID="{95BB8684-C2F7-4A61-9A06-B773C3CDC193}" presName="LevelTwoTextNode" presStyleLbl="node2" presStyleIdx="5" presStyleCnt="6" custScaleX="418121">
        <dgm:presLayoutVars>
          <dgm:chPref val="3"/>
        </dgm:presLayoutVars>
      </dgm:prSet>
      <dgm:spPr/>
    </dgm:pt>
    <dgm:pt modelId="{781F6836-9DC2-46B7-9E7F-3EA4FCFE670F}" type="pres">
      <dgm:prSet presAssocID="{95BB8684-C2F7-4A61-9A06-B773C3CDC193}" presName="level3hierChild" presStyleCnt="0"/>
      <dgm:spPr/>
    </dgm:pt>
  </dgm:ptLst>
  <dgm:cxnLst>
    <dgm:cxn modelId="{76A05D01-EC67-406A-B14F-57DE6201FD5E}" type="presOf" srcId="{074F67B7-4310-4DBB-B24D-194C45442247}" destId="{E49BB227-D9C2-42F5-BDC4-8EBFA6871D57}" srcOrd="0" destOrd="0" presId="urn:microsoft.com/office/officeart/2005/8/layout/hierarchy2"/>
    <dgm:cxn modelId="{2685B904-BC47-428A-96EE-284A9620BD5D}" type="presOf" srcId="{417C2C90-8EB5-4A7C-833E-77832995FF82}" destId="{C2734BED-FFA0-466D-92F6-97DC70B4D58D}" srcOrd="1" destOrd="0" presId="urn:microsoft.com/office/officeart/2005/8/layout/hierarchy2"/>
    <dgm:cxn modelId="{6EDB210B-4D53-4454-9E89-45024D617B03}" type="presOf" srcId="{494FCF9D-CE05-4CB9-8D4F-9524944DBEB3}" destId="{F839BE2A-EDD1-4AAA-ADA7-6AB752031C9E}" srcOrd="0" destOrd="0" presId="urn:microsoft.com/office/officeart/2005/8/layout/hierarchy2"/>
    <dgm:cxn modelId="{CB77790E-9BF2-4C1B-B859-943A2ABA87D0}" srcId="{1885D3D2-504E-4953-846A-0B9CC774F626}" destId="{2AEC431B-C729-4D8F-AB3F-74D0858D22DA}" srcOrd="0" destOrd="0" parTransId="{C35CB8DF-A220-4056-B74B-2F8C523A3304}" sibTransId="{E662A228-7655-475D-89C1-6BAD6E40EB29}"/>
    <dgm:cxn modelId="{3659E70F-6A93-4BB0-B7A5-F4BA7829EF43}" type="presOf" srcId="{9B19A800-2709-44E2-AA30-9BC349909A75}" destId="{5512E1F3-1DA3-4280-8641-CBA189A0629C}" srcOrd="0" destOrd="0" presId="urn:microsoft.com/office/officeart/2005/8/layout/hierarchy2"/>
    <dgm:cxn modelId="{6CDBD215-D27A-4964-97CD-CA5F71C75670}" type="presOf" srcId="{F4D105C8-19A0-435E-81D9-A0A9C3324B1D}" destId="{24ADDCD0-0474-45EC-BEEE-130FD42E7B2C}" srcOrd="1" destOrd="0" presId="urn:microsoft.com/office/officeart/2005/8/layout/hierarchy2"/>
    <dgm:cxn modelId="{FF1BA01D-F8A4-426D-A86D-031AD8A300C3}" srcId="{1885D3D2-504E-4953-846A-0B9CC774F626}" destId="{C2B081AB-F384-49EC-BF47-C8F9FDF8AD8A}" srcOrd="1" destOrd="0" parTransId="{83327852-4869-40DA-A997-6AFB901E25E4}" sibTransId="{644AB90F-69D9-4C68-976F-D1640B153D3D}"/>
    <dgm:cxn modelId="{6FAB5420-3613-4BD5-AEAA-745597B4E478}" type="presOf" srcId="{F4D105C8-19A0-435E-81D9-A0A9C3324B1D}" destId="{A45FEED5-BBF5-41D4-BA0E-F3CDA84ED6E3}" srcOrd="0" destOrd="0" presId="urn:microsoft.com/office/officeart/2005/8/layout/hierarchy2"/>
    <dgm:cxn modelId="{9EBE5921-A818-4CFC-B3A7-9311D6733073}" type="presOf" srcId="{F2015FE6-6294-4037-A3F0-6D9221271076}" destId="{49421B42-320D-4637-B3A8-EBD150632765}" srcOrd="0" destOrd="0" presId="urn:microsoft.com/office/officeart/2005/8/layout/hierarchy2"/>
    <dgm:cxn modelId="{10B70E25-AAA0-4349-A931-081175B26CC9}" type="presOf" srcId="{4F011B74-B67E-4296-96B1-08D97FA7AB3F}" destId="{8301E62B-37E8-4083-9089-4E01BCB39BB4}" srcOrd="0" destOrd="0" presId="urn:microsoft.com/office/officeart/2005/8/layout/hierarchy2"/>
    <dgm:cxn modelId="{4FB2FF25-B136-483C-A599-C3DCD739D8F1}" srcId="{1BBE3EF1-250C-42E3-B4C4-D4F1A0755973}" destId="{85C57290-4F1D-4844-96F9-09F892E07122}" srcOrd="1" destOrd="0" parTransId="{745A6719-DAD8-4D10-821B-105C317F0221}" sibTransId="{866383BE-16FB-430E-A91B-8D9F77F09ADC}"/>
    <dgm:cxn modelId="{D0CB612C-176F-4410-82DF-699F79CDB571}" type="presOf" srcId="{9707C215-75D3-4B68-A8D3-306EC881FFC4}" destId="{DAAAECB6-8254-4696-B786-723F14FB2994}" srcOrd="0" destOrd="0" presId="urn:microsoft.com/office/officeart/2005/8/layout/hierarchy2"/>
    <dgm:cxn modelId="{488F7B30-B4F4-4128-B851-33F890215DFD}" srcId="{1885D3D2-504E-4953-846A-0B9CC774F626}" destId="{1BBE3EF1-250C-42E3-B4C4-D4F1A0755973}" srcOrd="3" destOrd="0" parTransId="{2902C5C5-B2C1-494E-B2C6-C68E5F30AB1F}" sibTransId="{5D0A6577-487C-43AE-9E4C-9D0613E75B75}"/>
    <dgm:cxn modelId="{6CF7143B-3BFB-4E37-AA9B-C1DF27A5CB2E}" type="presOf" srcId="{2902C5C5-B2C1-494E-B2C6-C68E5F30AB1F}" destId="{F530FB55-F4AB-4D69-AC43-CCC250B3282B}" srcOrd="1" destOrd="0" presId="urn:microsoft.com/office/officeart/2005/8/layout/hierarchy2"/>
    <dgm:cxn modelId="{86DC523B-B135-45E7-ACBE-118C7C47DB91}" type="presOf" srcId="{2902C5C5-B2C1-494E-B2C6-C68E5F30AB1F}" destId="{33AFA799-3D59-4EA5-86F9-A31A0A2E1F32}" srcOrd="0" destOrd="0" presId="urn:microsoft.com/office/officeart/2005/8/layout/hierarchy2"/>
    <dgm:cxn modelId="{9CB26640-20B1-4F63-BB66-2CB303FEBEBF}" srcId="{1885D3D2-504E-4953-846A-0B9CC774F626}" destId="{1BD7EDA6-0F0B-4644-9752-0573B2A29696}" srcOrd="4" destOrd="0" parTransId="{123E1DCD-BF83-4C02-AA52-F556DC444852}" sibTransId="{2D6A9A87-D42A-4C8A-8C96-A8009EAD65D3}"/>
    <dgm:cxn modelId="{94B4755F-64ED-40A1-9F64-E2C9F4C5B6E5}" type="presOf" srcId="{2AEC431B-C729-4D8F-AB3F-74D0858D22DA}" destId="{B95C6919-FE1F-451D-89E4-AD90E6EC4FCA}" srcOrd="0" destOrd="0" presId="urn:microsoft.com/office/officeart/2005/8/layout/hierarchy2"/>
    <dgm:cxn modelId="{151B1460-A95A-42DB-9978-2A1AEA59E55D}" type="presOf" srcId="{37E8C154-A31F-4561-9101-EF46D9F380B1}" destId="{23D877C9-695F-4599-B4A8-35E4836DC34C}" srcOrd="1" destOrd="0" presId="urn:microsoft.com/office/officeart/2005/8/layout/hierarchy2"/>
    <dgm:cxn modelId="{FC536C41-56F0-41FF-A8C6-F45F0390FF5C}" type="presOf" srcId="{2162976F-9298-420B-833A-744054CD97F1}" destId="{63F8B3C1-C031-4D78-8AF1-C5999C615E32}" srcOrd="0" destOrd="0" presId="urn:microsoft.com/office/officeart/2005/8/layout/hierarchy2"/>
    <dgm:cxn modelId="{EEAA8762-55D4-4437-94DD-2EC122388BDF}" srcId="{E1FC080A-93FC-4780-A6F4-D78F95B25026}" destId="{1885D3D2-504E-4953-846A-0B9CC774F626}" srcOrd="0" destOrd="0" parTransId="{F17B108F-944F-485B-B33B-FC2FB0D3A24C}" sibTransId="{A853CA43-9224-4032-B868-9305007B5243}"/>
    <dgm:cxn modelId="{B7879964-6C8E-4352-94CF-DBE449C14F42}" type="presOf" srcId="{123E1DCD-BF83-4C02-AA52-F556DC444852}" destId="{C3CFDD46-C8B6-42DA-8D27-0B3BB6FCEFEC}" srcOrd="1" destOrd="0" presId="urn:microsoft.com/office/officeart/2005/8/layout/hierarchy2"/>
    <dgm:cxn modelId="{37102645-06A6-43C4-A614-F90ACD43C02C}" type="presOf" srcId="{1885D3D2-504E-4953-846A-0B9CC774F626}" destId="{C946AEE1-6545-4271-B718-930344A40AF2}" srcOrd="0" destOrd="0" presId="urn:microsoft.com/office/officeart/2005/8/layout/hierarchy2"/>
    <dgm:cxn modelId="{0198B06E-AB13-4C79-88A2-4307106D5A57}" srcId="{C2B081AB-F384-49EC-BF47-C8F9FDF8AD8A}" destId="{2162976F-9298-420B-833A-744054CD97F1}" srcOrd="1" destOrd="0" parTransId="{F4D105C8-19A0-435E-81D9-A0A9C3324B1D}" sibTransId="{D0AD5773-05C7-42C2-9E2E-AC7AD3A75F21}"/>
    <dgm:cxn modelId="{0E27054F-629A-4ABC-9B52-D42C95325639}" type="presOf" srcId="{95BB8684-C2F7-4A61-9A06-B773C3CDC193}" destId="{80C05B5D-0B64-4FEE-AE7E-E9D9A350E296}" srcOrd="0" destOrd="0" presId="urn:microsoft.com/office/officeart/2005/8/layout/hierarchy2"/>
    <dgm:cxn modelId="{45F8D754-F1FC-43ED-8221-FB5253F8E79E}" srcId="{C00D2A01-D570-4568-ACB3-D61328DC3F2E}" destId="{494FCF9D-CE05-4CB9-8D4F-9524944DBEB3}" srcOrd="0" destOrd="0" parTransId="{9707C215-75D3-4B68-A8D3-306EC881FFC4}" sibTransId="{04A828DF-0697-4D3D-9F21-FFB2F825BFB9}"/>
    <dgm:cxn modelId="{19F82E75-238D-4550-9F52-6933BDC0190A}" type="presOf" srcId="{1BBE3EF1-250C-42E3-B4C4-D4F1A0755973}" destId="{B558C11F-17E5-4BAC-B98F-A7BDDCA48374}" srcOrd="0" destOrd="0" presId="urn:microsoft.com/office/officeart/2005/8/layout/hierarchy2"/>
    <dgm:cxn modelId="{67EB9C57-6E58-45DA-9DC2-EEFD4BD1DC62}" type="presOf" srcId="{417C2C90-8EB5-4A7C-833E-77832995FF82}" destId="{7ABC0914-8371-4140-ADEB-B10934E9D396}" srcOrd="0" destOrd="0" presId="urn:microsoft.com/office/officeart/2005/8/layout/hierarchy2"/>
    <dgm:cxn modelId="{50C90078-8289-4903-868E-A5D1EE5AFC99}" srcId="{1885D3D2-504E-4953-846A-0B9CC774F626}" destId="{C00D2A01-D570-4568-ACB3-D61328DC3F2E}" srcOrd="2" destOrd="0" parTransId="{CAE2E07F-FE44-4B9C-9AEB-619A30477121}" sibTransId="{B25034A3-DFC6-49BE-AC2B-6C1F7AA3505C}"/>
    <dgm:cxn modelId="{743C3B7A-2326-44B8-B8C3-6D098E94F375}" type="presOf" srcId="{85C57290-4F1D-4844-96F9-09F892E07122}" destId="{314F253F-F856-4A1E-B061-BC458C604FDE}" srcOrd="0" destOrd="0" presId="urn:microsoft.com/office/officeart/2005/8/layout/hierarchy2"/>
    <dgm:cxn modelId="{7CDF0681-A5E9-4D11-A31D-1951A1210D42}" type="presOf" srcId="{83327852-4869-40DA-A997-6AFB901E25E4}" destId="{6DF3268A-8EEC-439A-A328-B4AE9B6B9B98}" srcOrd="1" destOrd="0" presId="urn:microsoft.com/office/officeart/2005/8/layout/hierarchy2"/>
    <dgm:cxn modelId="{303B2783-3C35-4BA8-9809-243B4A6C6416}" type="presOf" srcId="{9B19A800-2709-44E2-AA30-9BC349909A75}" destId="{76EC1408-6391-4C15-8B28-D28E5387D8DB}" srcOrd="1" destOrd="0" presId="urn:microsoft.com/office/officeart/2005/8/layout/hierarchy2"/>
    <dgm:cxn modelId="{DADBA584-92D3-45D2-85A5-54B22396897B}" type="presOf" srcId="{C35CB8DF-A220-4056-B74B-2F8C523A3304}" destId="{F3930CC3-D9EB-4BEA-8CAA-335E5C757837}" srcOrd="0" destOrd="0" presId="urn:microsoft.com/office/officeart/2005/8/layout/hierarchy2"/>
    <dgm:cxn modelId="{AA7A6285-FCE0-4DD1-AD06-65F09ED8793F}" type="presOf" srcId="{2C0E530E-2DA4-4CF5-A595-ADD5846F6EAE}" destId="{FE88FF7D-2CC1-492E-B4F9-B3B17B12685B}" srcOrd="0" destOrd="0" presId="urn:microsoft.com/office/officeart/2005/8/layout/hierarchy2"/>
    <dgm:cxn modelId="{8EF1048B-EC24-4C36-AF69-701C9A404994}" type="presOf" srcId="{CAE2E07F-FE44-4B9C-9AEB-619A30477121}" destId="{0221CDA0-74C1-480E-AAEB-46C6657DBD59}" srcOrd="0" destOrd="0" presId="urn:microsoft.com/office/officeart/2005/8/layout/hierarchy2"/>
    <dgm:cxn modelId="{BC509294-A736-4128-BD08-77F981CABFED}" type="presOf" srcId="{5C7EA5EC-795E-4B18-BA10-243AFDA3CF3D}" destId="{8E11A68C-5431-476D-A733-3279D809AD87}" srcOrd="1" destOrd="0" presId="urn:microsoft.com/office/officeart/2005/8/layout/hierarchy2"/>
    <dgm:cxn modelId="{68261697-4C51-46DB-83E5-2CC24D3711CD}" type="presOf" srcId="{123E1DCD-BF83-4C02-AA52-F556DC444852}" destId="{67B3DC1C-388D-41DE-8985-ADE37358259A}" srcOrd="0" destOrd="0" presId="urn:microsoft.com/office/officeart/2005/8/layout/hierarchy2"/>
    <dgm:cxn modelId="{5BF91A98-385F-4B9D-98F7-721EF87A53C8}" type="presOf" srcId="{83327852-4869-40DA-A997-6AFB901E25E4}" destId="{6B1C4042-BEDE-4BCE-9D15-E9998D70C5FC}" srcOrd="0" destOrd="0" presId="urn:microsoft.com/office/officeart/2005/8/layout/hierarchy2"/>
    <dgm:cxn modelId="{A3BC73B4-D35A-4811-8F8D-CAAC47839EB5}" type="presOf" srcId="{67DB5C7C-86E4-4DB4-B6EE-154B1EBA566F}" destId="{3C896DEE-1271-4672-86BB-3693C52DA45C}" srcOrd="0" destOrd="0" presId="urn:microsoft.com/office/officeart/2005/8/layout/hierarchy2"/>
    <dgm:cxn modelId="{AE7842BA-FC3D-4A42-80AA-8659D02A4B53}" type="presOf" srcId="{C2B081AB-F384-49EC-BF47-C8F9FDF8AD8A}" destId="{E8C3130D-2A2F-455F-9AA5-43414A44208C}" srcOrd="0" destOrd="0" presId="urn:microsoft.com/office/officeart/2005/8/layout/hierarchy2"/>
    <dgm:cxn modelId="{5ED5E2BC-0D4A-47C0-B488-90484E6A81F4}" type="presOf" srcId="{C26089EA-7235-4740-959B-4C0D0A7A6732}" destId="{91EF53AD-32C3-4591-9989-DFC7F377FA95}" srcOrd="0" destOrd="0" presId="urn:microsoft.com/office/officeart/2005/8/layout/hierarchy2"/>
    <dgm:cxn modelId="{49EBD5C9-99F9-4C98-B834-E83980D8603B}" srcId="{1BD7EDA6-0F0B-4644-9752-0573B2A29696}" destId="{074F67B7-4310-4DBB-B24D-194C45442247}" srcOrd="0" destOrd="0" parTransId="{417C2C90-8EB5-4A7C-833E-77832995FF82}" sibTransId="{61D5DC10-0BE7-42B2-8E36-6E89707F9662}"/>
    <dgm:cxn modelId="{05F8D4CA-440A-4EB3-A7A8-0F8D1CF74980}" type="presOf" srcId="{37E8C154-A31F-4561-9101-EF46D9F380B1}" destId="{107AD61B-7C09-4C84-8BF4-C61388E16FA4}" srcOrd="0" destOrd="0" presId="urn:microsoft.com/office/officeart/2005/8/layout/hierarchy2"/>
    <dgm:cxn modelId="{303CD0D3-AD52-4F3A-BFA0-1E6C39C1BA66}" type="presOf" srcId="{745A6719-DAD8-4D10-821B-105C317F0221}" destId="{0269A435-01EA-49C8-898D-644952F910C5}" srcOrd="0" destOrd="0" presId="urn:microsoft.com/office/officeart/2005/8/layout/hierarchy2"/>
    <dgm:cxn modelId="{FFA872D5-F245-4A9F-A1A5-5074208114CD}" type="presOf" srcId="{C00D2A01-D570-4568-ACB3-D61328DC3F2E}" destId="{1C6325F3-C35A-4076-B047-D025A805227E}" srcOrd="0" destOrd="0" presId="urn:microsoft.com/office/officeart/2005/8/layout/hierarchy2"/>
    <dgm:cxn modelId="{EE8516D7-E1B2-4174-B650-5026B293D15D}" type="presOf" srcId="{E1FC080A-93FC-4780-A6F4-D78F95B25026}" destId="{A92BB007-C728-424B-90F8-71EAAD2D27B4}" srcOrd="0" destOrd="0" presId="urn:microsoft.com/office/officeart/2005/8/layout/hierarchy2"/>
    <dgm:cxn modelId="{45865BDA-699A-4350-A1ED-3C46CD1F720B}" type="presOf" srcId="{1BD7EDA6-0F0B-4644-9752-0573B2A29696}" destId="{CF36130C-12F5-4540-B22C-32AD3C6A83C3}" srcOrd="0" destOrd="0" presId="urn:microsoft.com/office/officeart/2005/8/layout/hierarchy2"/>
    <dgm:cxn modelId="{B6EC40DB-C052-4DFF-99D0-CFC67BAFC0DC}" type="presOf" srcId="{5C7EA5EC-795E-4B18-BA10-243AFDA3CF3D}" destId="{66532696-1E6C-4707-924F-45645180359A}" srcOrd="0" destOrd="0" presId="urn:microsoft.com/office/officeart/2005/8/layout/hierarchy2"/>
    <dgm:cxn modelId="{340597DC-4F21-4483-B174-0DEB39D54E0D}" srcId="{1885D3D2-504E-4953-846A-0B9CC774F626}" destId="{95BB8684-C2F7-4A61-9A06-B773C3CDC193}" srcOrd="5" destOrd="0" parTransId="{C26089EA-7235-4740-959B-4C0D0A7A6732}" sibTransId="{D36308AC-F6CB-426F-9F84-C721C6912C0F}"/>
    <dgm:cxn modelId="{A0BD46E1-BEEF-40B7-8E46-889DBC65F9DD}" srcId="{C2B081AB-F384-49EC-BF47-C8F9FDF8AD8A}" destId="{FA4899CE-3A97-45B9-99E4-6AEDA5222C32}" srcOrd="0" destOrd="0" parTransId="{37E8C154-A31F-4561-9101-EF46D9F380B1}" sibTransId="{BCDB66FF-EE3F-4741-9C34-54B56FBF9137}"/>
    <dgm:cxn modelId="{D91A4CE8-5C82-4D9B-9D04-3BA7B15A2D5C}" type="presOf" srcId="{67DB5C7C-86E4-4DB4-B6EE-154B1EBA566F}" destId="{DED78C20-DE7F-4B0A-939B-2B7A7FBF162D}" srcOrd="1" destOrd="0" presId="urn:microsoft.com/office/officeart/2005/8/layout/hierarchy2"/>
    <dgm:cxn modelId="{74C00CED-669E-4682-B9B7-D3A11058DD1C}" type="presOf" srcId="{CAE2E07F-FE44-4B9C-9AEB-619A30477121}" destId="{4CC7DC76-D705-45D8-ADB1-066747806A25}" srcOrd="1" destOrd="0" presId="urn:microsoft.com/office/officeart/2005/8/layout/hierarchy2"/>
    <dgm:cxn modelId="{F6AE24EF-FCA7-4D36-9A13-25B6BAC3AB73}" srcId="{1BBE3EF1-250C-42E3-B4C4-D4F1A0755973}" destId="{2C0E530E-2DA4-4CF5-A595-ADD5846F6EAE}" srcOrd="3" destOrd="0" parTransId="{5C7EA5EC-795E-4B18-BA10-243AFDA3CF3D}" sibTransId="{73167992-1DCB-4BD6-A191-69B968FD52ED}"/>
    <dgm:cxn modelId="{9A2BA2F0-04C3-48B1-ADA1-605D300E76AC}" srcId="{1BBE3EF1-250C-42E3-B4C4-D4F1A0755973}" destId="{F2015FE6-6294-4037-A3F0-6D9221271076}" srcOrd="0" destOrd="0" parTransId="{67DB5C7C-86E4-4DB4-B6EE-154B1EBA566F}" sibTransId="{530ECCC3-C497-45BA-B32D-BB27B616FDC4}"/>
    <dgm:cxn modelId="{3D4F95F2-D546-4B3D-82EE-481C1AC69526}" type="presOf" srcId="{FA4899CE-3A97-45B9-99E4-6AEDA5222C32}" destId="{2AC933EB-46C8-4190-A5CF-F4EB0B45C5BA}" srcOrd="0" destOrd="0" presId="urn:microsoft.com/office/officeart/2005/8/layout/hierarchy2"/>
    <dgm:cxn modelId="{EC6876F4-853A-4F84-9CBD-E3BEF3BA74D1}" type="presOf" srcId="{9707C215-75D3-4B68-A8D3-306EC881FFC4}" destId="{EF784B11-438D-49C0-93BC-8A5BCAE760EA}" srcOrd="1" destOrd="0" presId="urn:microsoft.com/office/officeart/2005/8/layout/hierarchy2"/>
    <dgm:cxn modelId="{78066DF7-38C3-47FA-9D68-75FC62B25A4C}" type="presOf" srcId="{C26089EA-7235-4740-959B-4C0D0A7A6732}" destId="{01B1751C-F9AF-46C3-8198-D2E1E125B706}" srcOrd="1" destOrd="0" presId="urn:microsoft.com/office/officeart/2005/8/layout/hierarchy2"/>
    <dgm:cxn modelId="{669774FA-6FB2-40DB-814D-396814C245DC}" type="presOf" srcId="{745A6719-DAD8-4D10-821B-105C317F0221}" destId="{0CEEB937-9132-4260-B18D-3399CBBC2981}" srcOrd="1" destOrd="0" presId="urn:microsoft.com/office/officeart/2005/8/layout/hierarchy2"/>
    <dgm:cxn modelId="{17827AFB-2A0F-4361-902B-7351AAD24B1E}" type="presOf" srcId="{C35CB8DF-A220-4056-B74B-2F8C523A3304}" destId="{AF9EF258-7BD7-4A41-A5EE-7B32858C6A8B}" srcOrd="1" destOrd="0" presId="urn:microsoft.com/office/officeart/2005/8/layout/hierarchy2"/>
    <dgm:cxn modelId="{FF0F45FC-E54F-410F-9825-2EE4E0FE6CA4}" srcId="{1BBE3EF1-250C-42E3-B4C4-D4F1A0755973}" destId="{4F011B74-B67E-4296-96B1-08D97FA7AB3F}" srcOrd="2" destOrd="0" parTransId="{9B19A800-2709-44E2-AA30-9BC349909A75}" sibTransId="{298831E5-60EB-42C3-BB72-8C91399F4C9D}"/>
    <dgm:cxn modelId="{D1250131-EBBF-486C-8529-9C7CAD58239A}" type="presParOf" srcId="{A92BB007-C728-424B-90F8-71EAAD2D27B4}" destId="{B5D8FEBC-CF6B-4226-B044-1D1078196C1D}" srcOrd="0" destOrd="0" presId="urn:microsoft.com/office/officeart/2005/8/layout/hierarchy2"/>
    <dgm:cxn modelId="{DB87416B-0DED-4E32-A489-A20EF5554322}" type="presParOf" srcId="{B5D8FEBC-CF6B-4226-B044-1D1078196C1D}" destId="{C946AEE1-6545-4271-B718-930344A40AF2}" srcOrd="0" destOrd="0" presId="urn:microsoft.com/office/officeart/2005/8/layout/hierarchy2"/>
    <dgm:cxn modelId="{AD64DF74-075C-4194-8E11-82AD58E06811}" type="presParOf" srcId="{B5D8FEBC-CF6B-4226-B044-1D1078196C1D}" destId="{16F5AC37-00FB-454F-9A59-DB1A168AEBD1}" srcOrd="1" destOrd="0" presId="urn:microsoft.com/office/officeart/2005/8/layout/hierarchy2"/>
    <dgm:cxn modelId="{881D3EC0-F6EA-482A-B500-85CE2DB5697A}" type="presParOf" srcId="{16F5AC37-00FB-454F-9A59-DB1A168AEBD1}" destId="{F3930CC3-D9EB-4BEA-8CAA-335E5C757837}" srcOrd="0" destOrd="0" presId="urn:microsoft.com/office/officeart/2005/8/layout/hierarchy2"/>
    <dgm:cxn modelId="{8418C905-51F4-4F4B-93A0-3C11C3D429E9}" type="presParOf" srcId="{F3930CC3-D9EB-4BEA-8CAA-335E5C757837}" destId="{AF9EF258-7BD7-4A41-A5EE-7B32858C6A8B}" srcOrd="0" destOrd="0" presId="urn:microsoft.com/office/officeart/2005/8/layout/hierarchy2"/>
    <dgm:cxn modelId="{0398BD41-82B5-4A10-B602-A6D33821BF5C}" type="presParOf" srcId="{16F5AC37-00FB-454F-9A59-DB1A168AEBD1}" destId="{7CE8383F-AAE1-455F-BADB-7373914BAD6C}" srcOrd="1" destOrd="0" presId="urn:microsoft.com/office/officeart/2005/8/layout/hierarchy2"/>
    <dgm:cxn modelId="{360D4557-580A-4520-9A8A-F1CF56A100DE}" type="presParOf" srcId="{7CE8383F-AAE1-455F-BADB-7373914BAD6C}" destId="{B95C6919-FE1F-451D-89E4-AD90E6EC4FCA}" srcOrd="0" destOrd="0" presId="urn:microsoft.com/office/officeart/2005/8/layout/hierarchy2"/>
    <dgm:cxn modelId="{1C7936B5-D6E4-4CAA-9E3A-613B3C78F960}" type="presParOf" srcId="{7CE8383F-AAE1-455F-BADB-7373914BAD6C}" destId="{4874F358-4CFE-416B-8AB6-2992C466A6DD}" srcOrd="1" destOrd="0" presId="urn:microsoft.com/office/officeart/2005/8/layout/hierarchy2"/>
    <dgm:cxn modelId="{57F3AFCE-8B08-4A7A-ADAD-A651473EF6CF}" type="presParOf" srcId="{16F5AC37-00FB-454F-9A59-DB1A168AEBD1}" destId="{6B1C4042-BEDE-4BCE-9D15-E9998D70C5FC}" srcOrd="2" destOrd="0" presId="urn:microsoft.com/office/officeart/2005/8/layout/hierarchy2"/>
    <dgm:cxn modelId="{521BB36F-F05E-449C-9A3B-22A9345EEDEB}" type="presParOf" srcId="{6B1C4042-BEDE-4BCE-9D15-E9998D70C5FC}" destId="{6DF3268A-8EEC-439A-A328-B4AE9B6B9B98}" srcOrd="0" destOrd="0" presId="urn:microsoft.com/office/officeart/2005/8/layout/hierarchy2"/>
    <dgm:cxn modelId="{5B9CB95B-1F9B-418C-9EE0-E313CA9D81B9}" type="presParOf" srcId="{16F5AC37-00FB-454F-9A59-DB1A168AEBD1}" destId="{2A9C90D2-45D4-4CBC-A064-39C0D3038723}" srcOrd="3" destOrd="0" presId="urn:microsoft.com/office/officeart/2005/8/layout/hierarchy2"/>
    <dgm:cxn modelId="{215C5C65-B940-4914-BB67-BFA0CC50D96D}" type="presParOf" srcId="{2A9C90D2-45D4-4CBC-A064-39C0D3038723}" destId="{E8C3130D-2A2F-455F-9AA5-43414A44208C}" srcOrd="0" destOrd="0" presId="urn:microsoft.com/office/officeart/2005/8/layout/hierarchy2"/>
    <dgm:cxn modelId="{79478B6F-416F-43B2-9E62-4B855FDC86FC}" type="presParOf" srcId="{2A9C90D2-45D4-4CBC-A064-39C0D3038723}" destId="{4EBDBD5D-C620-4A1E-ABBC-1F294A8C9BA4}" srcOrd="1" destOrd="0" presId="urn:microsoft.com/office/officeart/2005/8/layout/hierarchy2"/>
    <dgm:cxn modelId="{4241A3F4-0906-4732-BBC0-C9DBBE1E5D6B}" type="presParOf" srcId="{4EBDBD5D-C620-4A1E-ABBC-1F294A8C9BA4}" destId="{107AD61B-7C09-4C84-8BF4-C61388E16FA4}" srcOrd="0" destOrd="0" presId="urn:microsoft.com/office/officeart/2005/8/layout/hierarchy2"/>
    <dgm:cxn modelId="{55B279B6-DACA-41B1-B8C8-594992A4FCCF}" type="presParOf" srcId="{107AD61B-7C09-4C84-8BF4-C61388E16FA4}" destId="{23D877C9-695F-4599-B4A8-35E4836DC34C}" srcOrd="0" destOrd="0" presId="urn:microsoft.com/office/officeart/2005/8/layout/hierarchy2"/>
    <dgm:cxn modelId="{79D25FD8-C4A5-44E6-960A-7B24BD8DC056}" type="presParOf" srcId="{4EBDBD5D-C620-4A1E-ABBC-1F294A8C9BA4}" destId="{B5B6B1FB-6599-480B-9535-2FCECCC2DFB7}" srcOrd="1" destOrd="0" presId="urn:microsoft.com/office/officeart/2005/8/layout/hierarchy2"/>
    <dgm:cxn modelId="{29275CEE-3AE7-44D2-88F0-CAF1631DAE9B}" type="presParOf" srcId="{B5B6B1FB-6599-480B-9535-2FCECCC2DFB7}" destId="{2AC933EB-46C8-4190-A5CF-F4EB0B45C5BA}" srcOrd="0" destOrd="0" presId="urn:microsoft.com/office/officeart/2005/8/layout/hierarchy2"/>
    <dgm:cxn modelId="{D51C0755-A8FB-4C7A-822F-9157F4CEDCEE}" type="presParOf" srcId="{B5B6B1FB-6599-480B-9535-2FCECCC2DFB7}" destId="{DB35A5EE-4DA3-4EBD-B822-9D4D25652A52}" srcOrd="1" destOrd="0" presId="urn:microsoft.com/office/officeart/2005/8/layout/hierarchy2"/>
    <dgm:cxn modelId="{B17F4829-8685-4F33-9876-EF7B1D6DB59E}" type="presParOf" srcId="{4EBDBD5D-C620-4A1E-ABBC-1F294A8C9BA4}" destId="{A45FEED5-BBF5-41D4-BA0E-F3CDA84ED6E3}" srcOrd="2" destOrd="0" presId="urn:microsoft.com/office/officeart/2005/8/layout/hierarchy2"/>
    <dgm:cxn modelId="{E109BEF1-DF84-4745-88F4-A568E4F52834}" type="presParOf" srcId="{A45FEED5-BBF5-41D4-BA0E-F3CDA84ED6E3}" destId="{24ADDCD0-0474-45EC-BEEE-130FD42E7B2C}" srcOrd="0" destOrd="0" presId="urn:microsoft.com/office/officeart/2005/8/layout/hierarchy2"/>
    <dgm:cxn modelId="{24919376-AF6D-499A-8257-52F843C77856}" type="presParOf" srcId="{4EBDBD5D-C620-4A1E-ABBC-1F294A8C9BA4}" destId="{0C002CA2-2E82-4E3D-B9E4-043E247E8705}" srcOrd="3" destOrd="0" presId="urn:microsoft.com/office/officeart/2005/8/layout/hierarchy2"/>
    <dgm:cxn modelId="{DF782EEB-2DB6-4110-9A91-20C3C53EBBC5}" type="presParOf" srcId="{0C002CA2-2E82-4E3D-B9E4-043E247E8705}" destId="{63F8B3C1-C031-4D78-8AF1-C5999C615E32}" srcOrd="0" destOrd="0" presId="urn:microsoft.com/office/officeart/2005/8/layout/hierarchy2"/>
    <dgm:cxn modelId="{001AC40B-59C1-480A-A507-233BE5BAA400}" type="presParOf" srcId="{0C002CA2-2E82-4E3D-B9E4-043E247E8705}" destId="{43945F9C-69A2-4468-9130-3213B084B97B}" srcOrd="1" destOrd="0" presId="urn:microsoft.com/office/officeart/2005/8/layout/hierarchy2"/>
    <dgm:cxn modelId="{6123472B-B2D0-4C40-A5F9-ABE0228847E2}" type="presParOf" srcId="{16F5AC37-00FB-454F-9A59-DB1A168AEBD1}" destId="{0221CDA0-74C1-480E-AAEB-46C6657DBD59}" srcOrd="4" destOrd="0" presId="urn:microsoft.com/office/officeart/2005/8/layout/hierarchy2"/>
    <dgm:cxn modelId="{EFD96808-5E1E-4D55-B348-4410B41CB409}" type="presParOf" srcId="{0221CDA0-74C1-480E-AAEB-46C6657DBD59}" destId="{4CC7DC76-D705-45D8-ADB1-066747806A25}" srcOrd="0" destOrd="0" presId="urn:microsoft.com/office/officeart/2005/8/layout/hierarchy2"/>
    <dgm:cxn modelId="{6B00314B-6735-4846-B3AE-2340222B40D9}" type="presParOf" srcId="{16F5AC37-00FB-454F-9A59-DB1A168AEBD1}" destId="{D22DE6AF-1CA6-4B59-BAC3-E3599944D15F}" srcOrd="5" destOrd="0" presId="urn:microsoft.com/office/officeart/2005/8/layout/hierarchy2"/>
    <dgm:cxn modelId="{5B9BE0F2-3430-4E37-9238-D48F3B481149}" type="presParOf" srcId="{D22DE6AF-1CA6-4B59-BAC3-E3599944D15F}" destId="{1C6325F3-C35A-4076-B047-D025A805227E}" srcOrd="0" destOrd="0" presId="urn:microsoft.com/office/officeart/2005/8/layout/hierarchy2"/>
    <dgm:cxn modelId="{EDA18417-E772-4816-8CD6-33BC0D8AAECE}" type="presParOf" srcId="{D22DE6AF-1CA6-4B59-BAC3-E3599944D15F}" destId="{ECCF871B-D458-4BE9-BC2E-6C8D330C5880}" srcOrd="1" destOrd="0" presId="urn:microsoft.com/office/officeart/2005/8/layout/hierarchy2"/>
    <dgm:cxn modelId="{7572076C-CBF4-47F0-B4A1-D5B3B4755D18}" type="presParOf" srcId="{ECCF871B-D458-4BE9-BC2E-6C8D330C5880}" destId="{DAAAECB6-8254-4696-B786-723F14FB2994}" srcOrd="0" destOrd="0" presId="urn:microsoft.com/office/officeart/2005/8/layout/hierarchy2"/>
    <dgm:cxn modelId="{72CF7550-E695-48A1-A58F-B2E8A9D9D03C}" type="presParOf" srcId="{DAAAECB6-8254-4696-B786-723F14FB2994}" destId="{EF784B11-438D-49C0-93BC-8A5BCAE760EA}" srcOrd="0" destOrd="0" presId="urn:microsoft.com/office/officeart/2005/8/layout/hierarchy2"/>
    <dgm:cxn modelId="{93861CDF-8521-4232-BB77-4D033ABA0299}" type="presParOf" srcId="{ECCF871B-D458-4BE9-BC2E-6C8D330C5880}" destId="{B57A65FD-4EEE-4D4A-8AB1-1A361F72DBDA}" srcOrd="1" destOrd="0" presId="urn:microsoft.com/office/officeart/2005/8/layout/hierarchy2"/>
    <dgm:cxn modelId="{0D41DC0E-52BC-4D1A-B3F0-388F749C95BB}" type="presParOf" srcId="{B57A65FD-4EEE-4D4A-8AB1-1A361F72DBDA}" destId="{F839BE2A-EDD1-4AAA-ADA7-6AB752031C9E}" srcOrd="0" destOrd="0" presId="urn:microsoft.com/office/officeart/2005/8/layout/hierarchy2"/>
    <dgm:cxn modelId="{EDF7878E-AED5-4811-AED3-BBF0F9E3D3F9}" type="presParOf" srcId="{B57A65FD-4EEE-4D4A-8AB1-1A361F72DBDA}" destId="{97036B50-3439-4844-BFA5-787BC16D5BED}" srcOrd="1" destOrd="0" presId="urn:microsoft.com/office/officeart/2005/8/layout/hierarchy2"/>
    <dgm:cxn modelId="{A1641A44-73ED-4598-B71B-85085297E2EE}" type="presParOf" srcId="{16F5AC37-00FB-454F-9A59-DB1A168AEBD1}" destId="{33AFA799-3D59-4EA5-86F9-A31A0A2E1F32}" srcOrd="6" destOrd="0" presId="urn:microsoft.com/office/officeart/2005/8/layout/hierarchy2"/>
    <dgm:cxn modelId="{264EB01A-8523-40B6-B97A-CA14767F0043}" type="presParOf" srcId="{33AFA799-3D59-4EA5-86F9-A31A0A2E1F32}" destId="{F530FB55-F4AB-4D69-AC43-CCC250B3282B}" srcOrd="0" destOrd="0" presId="urn:microsoft.com/office/officeart/2005/8/layout/hierarchy2"/>
    <dgm:cxn modelId="{15F9B787-4D6E-4A27-A312-1A940B624F51}" type="presParOf" srcId="{16F5AC37-00FB-454F-9A59-DB1A168AEBD1}" destId="{0A08B02F-D9ED-4EB0-BE43-082152D0A528}" srcOrd="7" destOrd="0" presId="urn:microsoft.com/office/officeart/2005/8/layout/hierarchy2"/>
    <dgm:cxn modelId="{85656D77-57C1-4D5F-B148-CF277FF1CB41}" type="presParOf" srcId="{0A08B02F-D9ED-4EB0-BE43-082152D0A528}" destId="{B558C11F-17E5-4BAC-B98F-A7BDDCA48374}" srcOrd="0" destOrd="0" presId="urn:microsoft.com/office/officeart/2005/8/layout/hierarchy2"/>
    <dgm:cxn modelId="{42DB17F5-6240-4DA1-A780-55A757E3F74C}" type="presParOf" srcId="{0A08B02F-D9ED-4EB0-BE43-082152D0A528}" destId="{06634444-BEAA-4F4E-AF76-ADC843B836BF}" srcOrd="1" destOrd="0" presId="urn:microsoft.com/office/officeart/2005/8/layout/hierarchy2"/>
    <dgm:cxn modelId="{3A5D1CC1-25B1-4B7F-AA8A-6AFE71C68C06}" type="presParOf" srcId="{06634444-BEAA-4F4E-AF76-ADC843B836BF}" destId="{3C896DEE-1271-4672-86BB-3693C52DA45C}" srcOrd="0" destOrd="0" presId="urn:microsoft.com/office/officeart/2005/8/layout/hierarchy2"/>
    <dgm:cxn modelId="{3902B709-1C42-4218-BE76-FE7ACCD71485}" type="presParOf" srcId="{3C896DEE-1271-4672-86BB-3693C52DA45C}" destId="{DED78C20-DE7F-4B0A-939B-2B7A7FBF162D}" srcOrd="0" destOrd="0" presId="urn:microsoft.com/office/officeart/2005/8/layout/hierarchy2"/>
    <dgm:cxn modelId="{B7A0EFE7-F809-42D2-B0B2-EBD28F9D68F0}" type="presParOf" srcId="{06634444-BEAA-4F4E-AF76-ADC843B836BF}" destId="{B5A9FE7E-5F46-4E9F-9C07-83C412BB24FB}" srcOrd="1" destOrd="0" presId="urn:microsoft.com/office/officeart/2005/8/layout/hierarchy2"/>
    <dgm:cxn modelId="{C110E424-BB98-4346-9F40-625D5B1916C0}" type="presParOf" srcId="{B5A9FE7E-5F46-4E9F-9C07-83C412BB24FB}" destId="{49421B42-320D-4637-B3A8-EBD150632765}" srcOrd="0" destOrd="0" presId="urn:microsoft.com/office/officeart/2005/8/layout/hierarchy2"/>
    <dgm:cxn modelId="{257A492B-973F-4FAA-8F47-05BEF63BCA2F}" type="presParOf" srcId="{B5A9FE7E-5F46-4E9F-9C07-83C412BB24FB}" destId="{41171BDF-9C1E-4D9A-B12A-FCCF90A0F92C}" srcOrd="1" destOrd="0" presId="urn:microsoft.com/office/officeart/2005/8/layout/hierarchy2"/>
    <dgm:cxn modelId="{B4394405-6BF1-4043-ACFC-F00AD27DFCCD}" type="presParOf" srcId="{06634444-BEAA-4F4E-AF76-ADC843B836BF}" destId="{0269A435-01EA-49C8-898D-644952F910C5}" srcOrd="2" destOrd="0" presId="urn:microsoft.com/office/officeart/2005/8/layout/hierarchy2"/>
    <dgm:cxn modelId="{E758EDB3-9AE6-4643-A180-3A1DA5313CBF}" type="presParOf" srcId="{0269A435-01EA-49C8-898D-644952F910C5}" destId="{0CEEB937-9132-4260-B18D-3399CBBC2981}" srcOrd="0" destOrd="0" presId="urn:microsoft.com/office/officeart/2005/8/layout/hierarchy2"/>
    <dgm:cxn modelId="{16AC8281-1810-4BAC-83A9-0E20E060A98F}" type="presParOf" srcId="{06634444-BEAA-4F4E-AF76-ADC843B836BF}" destId="{8C1CEA13-1E31-4257-A2EF-5E1B69DA417B}" srcOrd="3" destOrd="0" presId="urn:microsoft.com/office/officeart/2005/8/layout/hierarchy2"/>
    <dgm:cxn modelId="{6361CB16-0C5E-44F8-B00F-EA38FCCC8B99}" type="presParOf" srcId="{8C1CEA13-1E31-4257-A2EF-5E1B69DA417B}" destId="{314F253F-F856-4A1E-B061-BC458C604FDE}" srcOrd="0" destOrd="0" presId="urn:microsoft.com/office/officeart/2005/8/layout/hierarchy2"/>
    <dgm:cxn modelId="{4A487F41-8794-48C5-995F-2C90AD4CD4BD}" type="presParOf" srcId="{8C1CEA13-1E31-4257-A2EF-5E1B69DA417B}" destId="{01971323-3D30-4B4E-A1D1-6CF8C25C8B71}" srcOrd="1" destOrd="0" presId="urn:microsoft.com/office/officeart/2005/8/layout/hierarchy2"/>
    <dgm:cxn modelId="{104F5625-E97C-470F-ADE5-B602DDE40306}" type="presParOf" srcId="{06634444-BEAA-4F4E-AF76-ADC843B836BF}" destId="{5512E1F3-1DA3-4280-8641-CBA189A0629C}" srcOrd="4" destOrd="0" presId="urn:microsoft.com/office/officeart/2005/8/layout/hierarchy2"/>
    <dgm:cxn modelId="{00B39377-6FE9-480F-A153-164A58CA18BA}" type="presParOf" srcId="{5512E1F3-1DA3-4280-8641-CBA189A0629C}" destId="{76EC1408-6391-4C15-8B28-D28E5387D8DB}" srcOrd="0" destOrd="0" presId="urn:microsoft.com/office/officeart/2005/8/layout/hierarchy2"/>
    <dgm:cxn modelId="{B6F811E2-8C35-4324-A345-86F6D4B8333E}" type="presParOf" srcId="{06634444-BEAA-4F4E-AF76-ADC843B836BF}" destId="{039EC88F-C1E6-4B6A-9402-692DF76D755A}" srcOrd="5" destOrd="0" presId="urn:microsoft.com/office/officeart/2005/8/layout/hierarchy2"/>
    <dgm:cxn modelId="{6D7FE1CB-2FEC-4F9B-88A3-7934136E5236}" type="presParOf" srcId="{039EC88F-C1E6-4B6A-9402-692DF76D755A}" destId="{8301E62B-37E8-4083-9089-4E01BCB39BB4}" srcOrd="0" destOrd="0" presId="urn:microsoft.com/office/officeart/2005/8/layout/hierarchy2"/>
    <dgm:cxn modelId="{D7A8D144-5EAC-431A-BDEB-8E5997CBFF06}" type="presParOf" srcId="{039EC88F-C1E6-4B6A-9402-692DF76D755A}" destId="{F7F3B067-D1FA-4E85-9504-5E0DBA45A51D}" srcOrd="1" destOrd="0" presId="urn:microsoft.com/office/officeart/2005/8/layout/hierarchy2"/>
    <dgm:cxn modelId="{B91E5615-0AE8-4F56-ADB4-900851E0FE34}" type="presParOf" srcId="{06634444-BEAA-4F4E-AF76-ADC843B836BF}" destId="{66532696-1E6C-4707-924F-45645180359A}" srcOrd="6" destOrd="0" presId="urn:microsoft.com/office/officeart/2005/8/layout/hierarchy2"/>
    <dgm:cxn modelId="{EBC83E46-AE7B-41BB-AB3B-9A37AFC817F7}" type="presParOf" srcId="{66532696-1E6C-4707-924F-45645180359A}" destId="{8E11A68C-5431-476D-A733-3279D809AD87}" srcOrd="0" destOrd="0" presId="urn:microsoft.com/office/officeart/2005/8/layout/hierarchy2"/>
    <dgm:cxn modelId="{70B7CC1C-B768-4166-9270-D190A54078E9}" type="presParOf" srcId="{06634444-BEAA-4F4E-AF76-ADC843B836BF}" destId="{5BE234E8-1CB1-457C-B2A9-9E5CB9FE914A}" srcOrd="7" destOrd="0" presId="urn:microsoft.com/office/officeart/2005/8/layout/hierarchy2"/>
    <dgm:cxn modelId="{CD053E34-442B-4F3F-9366-73BF15BA84DA}" type="presParOf" srcId="{5BE234E8-1CB1-457C-B2A9-9E5CB9FE914A}" destId="{FE88FF7D-2CC1-492E-B4F9-B3B17B12685B}" srcOrd="0" destOrd="0" presId="urn:microsoft.com/office/officeart/2005/8/layout/hierarchy2"/>
    <dgm:cxn modelId="{A2DE2074-AC45-414F-8D00-0A91B74EC076}" type="presParOf" srcId="{5BE234E8-1CB1-457C-B2A9-9E5CB9FE914A}" destId="{E6B1DAE1-C535-4761-BEF5-148A50F7ACC4}" srcOrd="1" destOrd="0" presId="urn:microsoft.com/office/officeart/2005/8/layout/hierarchy2"/>
    <dgm:cxn modelId="{EF719628-1769-4F2A-BAA1-CDB5DDAE5F4A}" type="presParOf" srcId="{16F5AC37-00FB-454F-9A59-DB1A168AEBD1}" destId="{67B3DC1C-388D-41DE-8985-ADE37358259A}" srcOrd="8" destOrd="0" presId="urn:microsoft.com/office/officeart/2005/8/layout/hierarchy2"/>
    <dgm:cxn modelId="{82CBC367-31E2-4347-8A05-0DFE03BACC3D}" type="presParOf" srcId="{67B3DC1C-388D-41DE-8985-ADE37358259A}" destId="{C3CFDD46-C8B6-42DA-8D27-0B3BB6FCEFEC}" srcOrd="0" destOrd="0" presId="urn:microsoft.com/office/officeart/2005/8/layout/hierarchy2"/>
    <dgm:cxn modelId="{3F9120FD-1E5F-486F-B1E2-780CA5BEA514}" type="presParOf" srcId="{16F5AC37-00FB-454F-9A59-DB1A168AEBD1}" destId="{83B41B85-B285-4F05-9C47-C34729785379}" srcOrd="9" destOrd="0" presId="urn:microsoft.com/office/officeart/2005/8/layout/hierarchy2"/>
    <dgm:cxn modelId="{0925B155-DEE7-45F1-9A68-4E60DE5AD4EF}" type="presParOf" srcId="{83B41B85-B285-4F05-9C47-C34729785379}" destId="{CF36130C-12F5-4540-B22C-32AD3C6A83C3}" srcOrd="0" destOrd="0" presId="urn:microsoft.com/office/officeart/2005/8/layout/hierarchy2"/>
    <dgm:cxn modelId="{13EA6D0B-DAFD-4712-BCAE-07C1EC28FB1D}" type="presParOf" srcId="{83B41B85-B285-4F05-9C47-C34729785379}" destId="{7A9297F8-8173-4197-96B1-F514B0DAF7ED}" srcOrd="1" destOrd="0" presId="urn:microsoft.com/office/officeart/2005/8/layout/hierarchy2"/>
    <dgm:cxn modelId="{DB97165B-6DB4-4FB7-950A-C2A5915F7937}" type="presParOf" srcId="{7A9297F8-8173-4197-96B1-F514B0DAF7ED}" destId="{7ABC0914-8371-4140-ADEB-B10934E9D396}" srcOrd="0" destOrd="0" presId="urn:microsoft.com/office/officeart/2005/8/layout/hierarchy2"/>
    <dgm:cxn modelId="{38EFC583-D007-4E1F-91B0-4F04A3B388CC}" type="presParOf" srcId="{7ABC0914-8371-4140-ADEB-B10934E9D396}" destId="{C2734BED-FFA0-466D-92F6-97DC70B4D58D}" srcOrd="0" destOrd="0" presId="urn:microsoft.com/office/officeart/2005/8/layout/hierarchy2"/>
    <dgm:cxn modelId="{D3374328-503F-4567-A9DE-93A816A4BC09}" type="presParOf" srcId="{7A9297F8-8173-4197-96B1-F514B0DAF7ED}" destId="{2EC7ED68-C838-4A4B-9254-59DCCFA64FEA}" srcOrd="1" destOrd="0" presId="urn:microsoft.com/office/officeart/2005/8/layout/hierarchy2"/>
    <dgm:cxn modelId="{BA094EB6-3056-4561-BA83-939284938FB0}" type="presParOf" srcId="{2EC7ED68-C838-4A4B-9254-59DCCFA64FEA}" destId="{E49BB227-D9C2-42F5-BDC4-8EBFA6871D57}" srcOrd="0" destOrd="0" presId="urn:microsoft.com/office/officeart/2005/8/layout/hierarchy2"/>
    <dgm:cxn modelId="{0EB2E234-1C6C-4B3D-BC06-3D6F0FEAB0F5}" type="presParOf" srcId="{2EC7ED68-C838-4A4B-9254-59DCCFA64FEA}" destId="{BDBA7A69-99E1-489F-B31D-BBFEBF8CF274}" srcOrd="1" destOrd="0" presId="urn:microsoft.com/office/officeart/2005/8/layout/hierarchy2"/>
    <dgm:cxn modelId="{A37CBB64-AEB8-4FC8-B787-02EAB06C1CB0}" type="presParOf" srcId="{16F5AC37-00FB-454F-9A59-DB1A168AEBD1}" destId="{91EF53AD-32C3-4591-9989-DFC7F377FA95}" srcOrd="10" destOrd="0" presId="urn:microsoft.com/office/officeart/2005/8/layout/hierarchy2"/>
    <dgm:cxn modelId="{C4DF6AE4-3D89-4BF9-9AC1-65602426D1EE}" type="presParOf" srcId="{91EF53AD-32C3-4591-9989-DFC7F377FA95}" destId="{01B1751C-F9AF-46C3-8198-D2E1E125B706}" srcOrd="0" destOrd="0" presId="urn:microsoft.com/office/officeart/2005/8/layout/hierarchy2"/>
    <dgm:cxn modelId="{FC075A6F-9D1A-4155-895A-93926DD6DBB2}" type="presParOf" srcId="{16F5AC37-00FB-454F-9A59-DB1A168AEBD1}" destId="{079E3A88-6C5E-42DC-82A9-43A1AD51FCC4}" srcOrd="11" destOrd="0" presId="urn:microsoft.com/office/officeart/2005/8/layout/hierarchy2"/>
    <dgm:cxn modelId="{33D75C7A-BB46-43CD-A116-E768FC5457D2}" type="presParOf" srcId="{079E3A88-6C5E-42DC-82A9-43A1AD51FCC4}" destId="{80C05B5D-0B64-4FEE-AE7E-E9D9A350E296}" srcOrd="0" destOrd="0" presId="urn:microsoft.com/office/officeart/2005/8/layout/hierarchy2"/>
    <dgm:cxn modelId="{BA0A5B1B-9C47-495C-BD68-11A155E8423A}" type="presParOf" srcId="{079E3A88-6C5E-42DC-82A9-43A1AD51FCC4}" destId="{781F6836-9DC2-46B7-9E7F-3EA4FCFE670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1FC080A-93FC-4780-A6F4-D78F95B25026}"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US"/>
        </a:p>
      </dgm:t>
    </dgm:pt>
    <dgm:pt modelId="{1885D3D2-504E-4953-846A-0B9CC774F626}">
      <dgm:prSet phldrT="[Text]" custT="1"/>
      <dgm:spPr/>
      <dgm:t>
        <a:bodyPr/>
        <a:lstStyle/>
        <a:p>
          <a:pPr algn="ctr"/>
          <a:r>
            <a:rPr lang="en-US" sz="900" b="1" dirty="0"/>
            <a:t>RDE Electronics</a:t>
          </a:r>
        </a:p>
      </dgm:t>
      <dgm:extLst>
        <a:ext uri="{E40237B7-FDA0-4F09-8148-C483321AD2D9}">
          <dgm14:cNvPr xmlns:dgm14="http://schemas.microsoft.com/office/drawing/2010/diagram" id="0" name="">
            <a:hlinkClick xmlns:r="http://schemas.openxmlformats.org/officeDocument/2006/relationships" r:id="rId1"/>
          </dgm14:cNvPr>
        </a:ext>
      </dgm:extLst>
    </dgm:pt>
    <dgm:pt modelId="{F17B108F-944F-485B-B33B-FC2FB0D3A24C}" type="parTrans" cxnId="{EEAA8762-55D4-4437-94DD-2EC122388BDF}">
      <dgm:prSet/>
      <dgm:spPr/>
      <dgm:t>
        <a:bodyPr/>
        <a:lstStyle/>
        <a:p>
          <a:pPr algn="ctr"/>
          <a:endParaRPr lang="en-US" sz="900"/>
        </a:p>
      </dgm:t>
    </dgm:pt>
    <dgm:pt modelId="{A853CA43-9224-4032-B868-9305007B5243}" type="sibTrans" cxnId="{EEAA8762-55D4-4437-94DD-2EC122388BDF}">
      <dgm:prSet/>
      <dgm:spPr/>
      <dgm:t>
        <a:bodyPr/>
        <a:lstStyle/>
        <a:p>
          <a:pPr algn="ctr"/>
          <a:endParaRPr lang="en-US" sz="900"/>
        </a:p>
      </dgm:t>
    </dgm:pt>
    <dgm:pt modelId="{2AEC431B-C729-4D8F-AB3F-74D0858D22DA}">
      <dgm:prSet phldrT="[Text]" custT="1"/>
      <dgm:spPr/>
      <dgm:t>
        <a:bodyPr/>
        <a:lstStyle/>
        <a:p>
          <a:pPr marL="91440" algn="l"/>
          <a:r>
            <a:rPr lang="en-US" sz="900" dirty="0"/>
            <a:t>Engineering Project Support</a:t>
          </a:r>
        </a:p>
      </dgm:t>
    </dgm:pt>
    <dgm:pt modelId="{C35CB8DF-A220-4056-B74B-2F8C523A3304}" type="parTrans" cxnId="{CB77790E-9BF2-4C1B-B859-943A2ABA87D0}">
      <dgm:prSet custT="1"/>
      <dgm:spPr/>
      <dgm:t>
        <a:bodyPr/>
        <a:lstStyle/>
        <a:p>
          <a:pPr algn="ctr"/>
          <a:endParaRPr lang="en-US" sz="900"/>
        </a:p>
      </dgm:t>
    </dgm:pt>
    <dgm:pt modelId="{E662A228-7655-475D-89C1-6BAD6E40EB29}" type="sibTrans" cxnId="{CB77790E-9BF2-4C1B-B859-943A2ABA87D0}">
      <dgm:prSet/>
      <dgm:spPr/>
      <dgm:t>
        <a:bodyPr/>
        <a:lstStyle/>
        <a:p>
          <a:pPr algn="ctr"/>
          <a:endParaRPr lang="en-US" sz="900"/>
        </a:p>
      </dgm:t>
    </dgm:pt>
    <dgm:pt modelId="{9743CB5C-6D88-4D47-88E3-B31F9ADE72C0}">
      <dgm:prSet phldrT="[Text]" custT="1"/>
      <dgm:spPr/>
      <dgm:t>
        <a:bodyPr/>
        <a:lstStyle/>
        <a:p>
          <a:pPr marL="91440" algn="l"/>
          <a:r>
            <a:rPr lang="en-US" sz="900" dirty="0"/>
            <a:t>Researched and Developments</a:t>
          </a:r>
        </a:p>
      </dgm:t>
    </dgm:pt>
    <dgm:pt modelId="{EFA14991-BB9A-4D1E-87D8-E35E5C99774A}" type="parTrans" cxnId="{748A4D7A-9475-4F6E-A824-B3E2A9D82CA7}">
      <dgm:prSet custT="1"/>
      <dgm:spPr/>
      <dgm:t>
        <a:bodyPr/>
        <a:lstStyle/>
        <a:p>
          <a:pPr algn="ctr"/>
          <a:endParaRPr lang="en-US" sz="900"/>
        </a:p>
      </dgm:t>
    </dgm:pt>
    <dgm:pt modelId="{66E3F34C-F0EA-4B5F-90F1-A250743472B2}" type="sibTrans" cxnId="{748A4D7A-9475-4F6E-A824-B3E2A9D82CA7}">
      <dgm:prSet/>
      <dgm:spPr/>
      <dgm:t>
        <a:bodyPr/>
        <a:lstStyle/>
        <a:p>
          <a:pPr algn="ctr"/>
          <a:endParaRPr lang="en-US" sz="900"/>
        </a:p>
      </dgm:t>
    </dgm:pt>
    <dgm:pt modelId="{3866EFAD-BB3F-484F-B2DC-6EBE0A244513}">
      <dgm:prSet phldrT="[Text]" custT="1"/>
      <dgm:spPr/>
      <dgm:t>
        <a:bodyPr/>
        <a:lstStyle/>
        <a:p>
          <a:pPr marL="91440" algn="l"/>
          <a:r>
            <a:rPr lang="en-US" sz="900" dirty="0"/>
            <a:t>Internal Improvements</a:t>
          </a:r>
        </a:p>
      </dgm:t>
    </dgm:pt>
    <dgm:pt modelId="{43C4699B-5541-4AF1-B768-6548CFAD465C}" type="parTrans" cxnId="{12EE4E4C-C2A8-44EF-A80C-F4F1EEDB9563}">
      <dgm:prSet custT="1"/>
      <dgm:spPr/>
      <dgm:t>
        <a:bodyPr/>
        <a:lstStyle/>
        <a:p>
          <a:pPr algn="ctr"/>
          <a:endParaRPr lang="en-US" sz="900"/>
        </a:p>
      </dgm:t>
    </dgm:pt>
    <dgm:pt modelId="{D63AD3AF-C37C-409C-95A0-A56065471F4F}" type="sibTrans" cxnId="{12EE4E4C-C2A8-44EF-A80C-F4F1EEDB9563}">
      <dgm:prSet/>
      <dgm:spPr/>
      <dgm:t>
        <a:bodyPr/>
        <a:lstStyle/>
        <a:p>
          <a:pPr algn="ctr"/>
          <a:endParaRPr lang="en-US" sz="900"/>
        </a:p>
      </dgm:t>
    </dgm:pt>
    <dgm:pt modelId="{B3836267-17C3-4653-A3B0-648A662E6E37}">
      <dgm:prSet phldrT="[Text]" custT="1"/>
      <dgm:spPr/>
      <dgm:t>
        <a:bodyPr/>
        <a:lstStyle/>
        <a:p>
          <a:pPr algn="ctr"/>
          <a:r>
            <a:rPr lang="en-US" sz="900" dirty="0"/>
            <a:t>ENG</a:t>
          </a:r>
          <a:r>
            <a:rPr lang="en-US" sz="900" dirty="0">
              <a:sym typeface="Wingdings 3" panose="05040102010807070707" pitchFamily="18" charset="2"/>
            </a:rPr>
            <a:t></a:t>
          </a:r>
          <a:endParaRPr lang="en-US" sz="900" dirty="0"/>
        </a:p>
      </dgm:t>
    </dgm:pt>
    <dgm:pt modelId="{18301279-0E46-4B72-84DE-CF3239D3D66F}" type="parTrans" cxnId="{091F035F-1FB7-4B01-8F53-95CB341BCB69}">
      <dgm:prSet custT="1"/>
      <dgm:spPr/>
      <dgm:t>
        <a:bodyPr/>
        <a:lstStyle/>
        <a:p>
          <a:pPr algn="ctr"/>
          <a:endParaRPr lang="en-US" sz="900"/>
        </a:p>
      </dgm:t>
    </dgm:pt>
    <dgm:pt modelId="{F8088144-8841-40AD-B4CA-A5302F890712}" type="sibTrans" cxnId="{091F035F-1FB7-4B01-8F53-95CB341BCB69}">
      <dgm:prSet/>
      <dgm:spPr/>
      <dgm:t>
        <a:bodyPr/>
        <a:lstStyle/>
        <a:p>
          <a:pPr algn="ctr"/>
          <a:endParaRPr lang="en-US" sz="900"/>
        </a:p>
      </dgm:t>
    </dgm:pt>
    <dgm:pt modelId="{782D451C-5064-44FE-BC26-AB65F828A04F}">
      <dgm:prSet phldrT="[Text]" custT="1"/>
      <dgm:spPr/>
      <dgm:t>
        <a:bodyPr/>
        <a:lstStyle/>
        <a:p>
          <a:pPr algn="ctr"/>
          <a:r>
            <a:rPr lang="en-US" sz="900" dirty="0"/>
            <a:t>RDD</a:t>
          </a:r>
          <a:r>
            <a:rPr lang="en-US" sz="900" dirty="0">
              <a:sym typeface="Wingdings 3" panose="05040102010807070707" pitchFamily="18" charset="2"/>
            </a:rPr>
            <a:t></a:t>
          </a:r>
          <a:endParaRPr lang="en-US" sz="900" dirty="0"/>
        </a:p>
      </dgm:t>
    </dgm:pt>
    <dgm:pt modelId="{636C77D3-9F7F-4B4E-8EF4-B38A989F090C}" type="parTrans" cxnId="{D294869A-A19F-4B89-9763-B7828C55C213}">
      <dgm:prSet custT="1"/>
      <dgm:spPr/>
      <dgm:t>
        <a:bodyPr/>
        <a:lstStyle/>
        <a:p>
          <a:pPr algn="ctr"/>
          <a:endParaRPr lang="en-US" sz="900"/>
        </a:p>
      </dgm:t>
    </dgm:pt>
    <dgm:pt modelId="{7EE9E355-22EA-4226-9CE9-110A54A2FB18}" type="sibTrans" cxnId="{D294869A-A19F-4B89-9763-B7828C55C213}">
      <dgm:prSet/>
      <dgm:spPr/>
      <dgm:t>
        <a:bodyPr/>
        <a:lstStyle/>
        <a:p>
          <a:pPr algn="ctr"/>
          <a:endParaRPr lang="en-US" sz="900"/>
        </a:p>
      </dgm:t>
    </dgm:pt>
    <dgm:pt modelId="{3FE15E13-F495-44DC-A780-5F6621D53C81}">
      <dgm:prSet phldrT="[Text]" custT="1"/>
      <dgm:spPr/>
      <dgm:t>
        <a:bodyPr/>
        <a:lstStyle/>
        <a:p>
          <a:pPr algn="ctr"/>
          <a:r>
            <a:rPr lang="en-US" sz="900" dirty="0"/>
            <a:t>RDD</a:t>
          </a:r>
          <a:r>
            <a:rPr lang="en-US" sz="900" dirty="0">
              <a:sym typeface="Wingdings 3" panose="05040102010807070707" pitchFamily="18" charset="2"/>
            </a:rPr>
            <a:t></a:t>
          </a:r>
          <a:endParaRPr lang="en-US" sz="900" dirty="0"/>
        </a:p>
      </dgm:t>
    </dgm:pt>
    <dgm:pt modelId="{4D3CDA1A-1B57-4F3F-B1F9-779CF093F1D4}" type="parTrans" cxnId="{88E75E25-F78A-4806-8194-20F7D9402743}">
      <dgm:prSet custT="1"/>
      <dgm:spPr/>
      <dgm:t>
        <a:bodyPr/>
        <a:lstStyle/>
        <a:p>
          <a:pPr algn="ctr"/>
          <a:endParaRPr lang="en-US" sz="900"/>
        </a:p>
      </dgm:t>
    </dgm:pt>
    <dgm:pt modelId="{E3522593-1920-4C03-BA74-35CD6CF1E68C}" type="sibTrans" cxnId="{88E75E25-F78A-4806-8194-20F7D9402743}">
      <dgm:prSet/>
      <dgm:spPr/>
      <dgm:t>
        <a:bodyPr/>
        <a:lstStyle/>
        <a:p>
          <a:pPr algn="ctr"/>
          <a:endParaRPr lang="en-US" sz="900"/>
        </a:p>
      </dgm:t>
    </dgm:pt>
    <dgm:pt modelId="{D9AC7A3C-0EFD-40AC-AD08-7E2028BB4004}">
      <dgm:prSet phldrT="[Text]" custT="1"/>
      <dgm:spPr/>
      <dgm:t>
        <a:bodyPr/>
        <a:lstStyle/>
        <a:p>
          <a:pPr marL="182880" algn="l"/>
          <a:r>
            <a:rPr lang="en-US" sz="900" dirty="0"/>
            <a:t>Number: Name</a:t>
          </a:r>
        </a:p>
      </dgm:t>
    </dgm:pt>
    <dgm:pt modelId="{63878A94-6F8F-4974-84CA-8D33B37649EE}" type="parTrans" cxnId="{3E951A05-C6D0-43D3-94FF-D34FD9B3647E}">
      <dgm:prSet custT="1"/>
      <dgm:spPr/>
      <dgm:t>
        <a:bodyPr/>
        <a:lstStyle/>
        <a:p>
          <a:pPr algn="ctr"/>
          <a:endParaRPr lang="en-US" sz="900"/>
        </a:p>
      </dgm:t>
    </dgm:pt>
    <dgm:pt modelId="{B346C650-BD34-43BF-9062-3464430F9636}" type="sibTrans" cxnId="{3E951A05-C6D0-43D3-94FF-D34FD9B3647E}">
      <dgm:prSet/>
      <dgm:spPr/>
      <dgm:t>
        <a:bodyPr/>
        <a:lstStyle/>
        <a:p>
          <a:pPr algn="ctr"/>
          <a:endParaRPr lang="en-US" sz="900"/>
        </a:p>
      </dgm:t>
    </dgm:pt>
    <dgm:pt modelId="{DC664A1F-9737-4059-A342-45626E885E42}">
      <dgm:prSet phldrT="[Text]" custT="1"/>
      <dgm:spPr/>
      <dgm:t>
        <a:bodyPr/>
        <a:lstStyle/>
        <a:p>
          <a:pPr marL="182880" algn="l"/>
          <a:r>
            <a:rPr lang="en-US" sz="900" dirty="0"/>
            <a:t>Start –End</a:t>
          </a:r>
        </a:p>
      </dgm:t>
    </dgm:pt>
    <dgm:pt modelId="{05707B51-1112-4CAB-8145-C994F17AFE49}" type="parTrans" cxnId="{738EB7F6-68F3-416C-A200-094B720B8AB7}">
      <dgm:prSet custT="1"/>
      <dgm:spPr/>
      <dgm:t>
        <a:bodyPr/>
        <a:lstStyle/>
        <a:p>
          <a:pPr algn="ctr"/>
          <a:endParaRPr lang="en-US" sz="900"/>
        </a:p>
      </dgm:t>
    </dgm:pt>
    <dgm:pt modelId="{4B586665-74EB-4443-856F-B314999B7B0F}" type="sibTrans" cxnId="{738EB7F6-68F3-416C-A200-094B720B8AB7}">
      <dgm:prSet/>
      <dgm:spPr/>
      <dgm:t>
        <a:bodyPr/>
        <a:lstStyle/>
        <a:p>
          <a:pPr algn="ctr"/>
          <a:endParaRPr lang="en-US" sz="900"/>
        </a:p>
      </dgm:t>
    </dgm:pt>
    <dgm:pt modelId="{5377F399-7C72-4115-947E-53C6C5EB048E}">
      <dgm:prSet phldrT="[Text]" custT="1"/>
      <dgm:spPr/>
      <dgm:t>
        <a:bodyPr/>
        <a:lstStyle/>
        <a:p>
          <a:pPr marL="182880" algn="l"/>
          <a:r>
            <a:rPr lang="en-US" sz="900" dirty="0"/>
            <a:t>Description</a:t>
          </a:r>
        </a:p>
      </dgm:t>
    </dgm:pt>
    <dgm:pt modelId="{AFEA5094-4457-4912-A098-A000ED1E8DDD}" type="parTrans" cxnId="{4F0BF846-EF01-4174-8326-81AABF41329E}">
      <dgm:prSet custT="1"/>
      <dgm:spPr/>
      <dgm:t>
        <a:bodyPr/>
        <a:lstStyle/>
        <a:p>
          <a:pPr algn="ctr"/>
          <a:endParaRPr lang="en-US" sz="900"/>
        </a:p>
      </dgm:t>
    </dgm:pt>
    <dgm:pt modelId="{160DA996-13B3-4631-B91C-F3D736F4D573}" type="sibTrans" cxnId="{4F0BF846-EF01-4174-8326-81AABF41329E}">
      <dgm:prSet/>
      <dgm:spPr/>
      <dgm:t>
        <a:bodyPr/>
        <a:lstStyle/>
        <a:p>
          <a:pPr algn="ctr"/>
          <a:endParaRPr lang="en-US" sz="900"/>
        </a:p>
      </dgm:t>
    </dgm:pt>
    <dgm:pt modelId="{F2EAE7B8-8A8C-491D-B488-CF8CAA3CCCF1}">
      <dgm:prSet phldrT="[Text]" custT="1"/>
      <dgm:spPr/>
      <dgm:t>
        <a:bodyPr/>
        <a:lstStyle/>
        <a:p>
          <a:pPr marL="182880" algn="l"/>
          <a:r>
            <a:rPr lang="en-US" sz="900" dirty="0"/>
            <a:t>Assigned</a:t>
          </a:r>
        </a:p>
      </dgm:t>
    </dgm:pt>
    <dgm:pt modelId="{00291F28-59D9-4181-BD61-AFD468EFAEBE}" type="parTrans" cxnId="{4CFF0DB2-5A0E-4FA8-A6E3-884A01054934}">
      <dgm:prSet custT="1"/>
      <dgm:spPr/>
      <dgm:t>
        <a:bodyPr/>
        <a:lstStyle/>
        <a:p>
          <a:pPr algn="ctr"/>
          <a:endParaRPr lang="en-US" sz="900"/>
        </a:p>
      </dgm:t>
    </dgm:pt>
    <dgm:pt modelId="{A4300207-EF5D-4660-A951-E2DFB58EA99E}" type="sibTrans" cxnId="{4CFF0DB2-5A0E-4FA8-A6E3-884A01054934}">
      <dgm:prSet/>
      <dgm:spPr/>
      <dgm:t>
        <a:bodyPr/>
        <a:lstStyle/>
        <a:p>
          <a:pPr algn="ctr"/>
          <a:endParaRPr lang="en-US" sz="900"/>
        </a:p>
      </dgm:t>
    </dgm:pt>
    <dgm:pt modelId="{37397882-52E8-46E4-9BFA-C3F55CC7A1C4}">
      <dgm:prSet phldrT="[Text]" custT="1"/>
      <dgm:spPr/>
      <dgm:t>
        <a:bodyPr/>
        <a:lstStyle/>
        <a:p>
          <a:pPr marL="182880" algn="l"/>
          <a:r>
            <a:rPr lang="en-US" sz="900" dirty="0"/>
            <a:t>Checklist</a:t>
          </a:r>
        </a:p>
      </dgm:t>
    </dgm:pt>
    <dgm:pt modelId="{A35537C6-3023-4F20-BBC4-D18E7FAA8B58}" type="parTrans" cxnId="{94737FB6-C0C0-4332-927D-136E855AD3B0}">
      <dgm:prSet custT="1"/>
      <dgm:spPr/>
      <dgm:t>
        <a:bodyPr/>
        <a:lstStyle/>
        <a:p>
          <a:pPr algn="ctr"/>
          <a:endParaRPr lang="en-US" sz="900"/>
        </a:p>
      </dgm:t>
    </dgm:pt>
    <dgm:pt modelId="{370E975E-B082-483E-9387-05DC196A27A8}" type="sibTrans" cxnId="{94737FB6-C0C0-4332-927D-136E855AD3B0}">
      <dgm:prSet/>
      <dgm:spPr/>
      <dgm:t>
        <a:bodyPr/>
        <a:lstStyle/>
        <a:p>
          <a:pPr algn="ctr"/>
          <a:endParaRPr lang="en-US" sz="900"/>
        </a:p>
      </dgm:t>
    </dgm:pt>
    <dgm:pt modelId="{7A4DECED-A572-41D5-AA29-960DACB3B248}">
      <dgm:prSet phldrT="[Text]" custT="1"/>
      <dgm:spPr/>
      <dgm:t>
        <a:bodyPr/>
        <a:lstStyle/>
        <a:p>
          <a:pPr marL="182880" algn="l"/>
          <a:r>
            <a:rPr lang="en-US" sz="900" dirty="0"/>
            <a:t>Comments</a:t>
          </a:r>
        </a:p>
      </dgm:t>
    </dgm:pt>
    <dgm:pt modelId="{1C702FE3-37B7-4F06-A7FE-F2A11B4D2946}" type="parTrans" cxnId="{2CC9E408-6459-4BB1-A838-ADD43484684D}">
      <dgm:prSet custT="1"/>
      <dgm:spPr/>
      <dgm:t>
        <a:bodyPr/>
        <a:lstStyle/>
        <a:p>
          <a:pPr algn="ctr"/>
          <a:endParaRPr lang="en-US" sz="900"/>
        </a:p>
      </dgm:t>
    </dgm:pt>
    <dgm:pt modelId="{F3113F3E-6797-43BF-BCFB-4C4BFA440C7F}" type="sibTrans" cxnId="{2CC9E408-6459-4BB1-A838-ADD43484684D}">
      <dgm:prSet/>
      <dgm:spPr/>
      <dgm:t>
        <a:bodyPr/>
        <a:lstStyle/>
        <a:p>
          <a:pPr algn="ctr"/>
          <a:endParaRPr lang="en-US" sz="900"/>
        </a:p>
      </dgm:t>
    </dgm:pt>
    <dgm:pt modelId="{9AB72968-A80D-46FD-80CE-0E1D23CEF23D}">
      <dgm:prSet phldrT="[Text]" custT="1"/>
      <dgm:spPr/>
      <dgm:t>
        <a:bodyPr/>
        <a:lstStyle/>
        <a:p>
          <a:pPr marL="91440" algn="l"/>
          <a:r>
            <a:rPr lang="en-US" sz="900" dirty="0"/>
            <a:t>Standard and Documents</a:t>
          </a:r>
        </a:p>
      </dgm:t>
    </dgm:pt>
    <dgm:pt modelId="{C155D2A7-67B6-492F-B6E8-2E5483E61006}" type="parTrans" cxnId="{5A00454E-A471-4373-8418-7A088637D195}">
      <dgm:prSet custT="1"/>
      <dgm:spPr/>
      <dgm:t>
        <a:bodyPr/>
        <a:lstStyle/>
        <a:p>
          <a:pPr algn="ctr"/>
          <a:endParaRPr lang="en-US" sz="900"/>
        </a:p>
      </dgm:t>
    </dgm:pt>
    <dgm:pt modelId="{5FA104CC-8E7C-4506-B055-1412AD397D19}" type="sibTrans" cxnId="{5A00454E-A471-4373-8418-7A088637D195}">
      <dgm:prSet/>
      <dgm:spPr/>
      <dgm:t>
        <a:bodyPr/>
        <a:lstStyle/>
        <a:p>
          <a:pPr algn="ctr"/>
          <a:endParaRPr lang="en-US" sz="900"/>
        </a:p>
      </dgm:t>
    </dgm:pt>
    <dgm:pt modelId="{A92BB007-C728-424B-90F8-71EAAD2D27B4}" type="pres">
      <dgm:prSet presAssocID="{E1FC080A-93FC-4780-A6F4-D78F95B25026}" presName="diagram" presStyleCnt="0">
        <dgm:presLayoutVars>
          <dgm:chPref val="1"/>
          <dgm:dir/>
          <dgm:animOne val="branch"/>
          <dgm:animLvl val="lvl"/>
          <dgm:resizeHandles val="exact"/>
        </dgm:presLayoutVars>
      </dgm:prSet>
      <dgm:spPr/>
    </dgm:pt>
    <dgm:pt modelId="{B5D8FEBC-CF6B-4226-B044-1D1078196C1D}" type="pres">
      <dgm:prSet presAssocID="{1885D3D2-504E-4953-846A-0B9CC774F626}" presName="root1" presStyleCnt="0"/>
      <dgm:spPr/>
    </dgm:pt>
    <dgm:pt modelId="{C946AEE1-6545-4271-B718-930344A40AF2}" type="pres">
      <dgm:prSet presAssocID="{1885D3D2-504E-4953-846A-0B9CC774F626}" presName="LevelOneTextNode" presStyleLbl="node0" presStyleIdx="0" presStyleCnt="1" custScaleX="191651">
        <dgm:presLayoutVars>
          <dgm:chPref val="3"/>
        </dgm:presLayoutVars>
      </dgm:prSet>
      <dgm:spPr/>
    </dgm:pt>
    <dgm:pt modelId="{16F5AC37-00FB-454F-9A59-DB1A168AEBD1}" type="pres">
      <dgm:prSet presAssocID="{1885D3D2-504E-4953-846A-0B9CC774F626}" presName="level2hierChild" presStyleCnt="0"/>
      <dgm:spPr/>
    </dgm:pt>
    <dgm:pt modelId="{F3930CC3-D9EB-4BEA-8CAA-335E5C757837}" type="pres">
      <dgm:prSet presAssocID="{C35CB8DF-A220-4056-B74B-2F8C523A3304}" presName="conn2-1" presStyleLbl="parChTrans1D2" presStyleIdx="0" presStyleCnt="4"/>
      <dgm:spPr/>
    </dgm:pt>
    <dgm:pt modelId="{AF9EF258-7BD7-4A41-A5EE-7B32858C6A8B}" type="pres">
      <dgm:prSet presAssocID="{C35CB8DF-A220-4056-B74B-2F8C523A3304}" presName="connTx" presStyleLbl="parChTrans1D2" presStyleIdx="0" presStyleCnt="4"/>
      <dgm:spPr/>
    </dgm:pt>
    <dgm:pt modelId="{7CE8383F-AAE1-455F-BADB-7373914BAD6C}" type="pres">
      <dgm:prSet presAssocID="{2AEC431B-C729-4D8F-AB3F-74D0858D22DA}" presName="root2" presStyleCnt="0"/>
      <dgm:spPr/>
    </dgm:pt>
    <dgm:pt modelId="{B95C6919-FE1F-451D-89E4-AD90E6EC4FCA}" type="pres">
      <dgm:prSet presAssocID="{2AEC431B-C729-4D8F-AB3F-74D0858D22DA}" presName="LevelTwoTextNode" presStyleLbl="node2" presStyleIdx="0" presStyleCnt="4" custScaleX="293381">
        <dgm:presLayoutVars>
          <dgm:chPref val="3"/>
        </dgm:presLayoutVars>
      </dgm:prSet>
      <dgm:spPr/>
    </dgm:pt>
    <dgm:pt modelId="{4874F358-4CFE-416B-8AB6-2992C466A6DD}" type="pres">
      <dgm:prSet presAssocID="{2AEC431B-C729-4D8F-AB3F-74D0858D22DA}" presName="level3hierChild" presStyleCnt="0"/>
      <dgm:spPr/>
    </dgm:pt>
    <dgm:pt modelId="{39F591D0-20CA-40C5-B2D4-96E01254D740}" type="pres">
      <dgm:prSet presAssocID="{18301279-0E46-4B72-84DE-CF3239D3D66F}" presName="conn2-1" presStyleLbl="parChTrans1D3" presStyleIdx="0" presStyleCnt="3"/>
      <dgm:spPr/>
    </dgm:pt>
    <dgm:pt modelId="{5DB76F72-1F69-43D7-8BCA-007E2DDD8423}" type="pres">
      <dgm:prSet presAssocID="{18301279-0E46-4B72-84DE-CF3239D3D66F}" presName="connTx" presStyleLbl="parChTrans1D3" presStyleIdx="0" presStyleCnt="3"/>
      <dgm:spPr/>
    </dgm:pt>
    <dgm:pt modelId="{F58B5C50-454C-479B-80FD-A22430F6AC44}" type="pres">
      <dgm:prSet presAssocID="{B3836267-17C3-4653-A3B0-648A662E6E37}" presName="root2" presStyleCnt="0"/>
      <dgm:spPr/>
    </dgm:pt>
    <dgm:pt modelId="{05BDD1C8-8AFC-4B09-A2A7-97870A11AA69}" type="pres">
      <dgm:prSet presAssocID="{B3836267-17C3-4653-A3B0-648A662E6E37}" presName="LevelTwoTextNode" presStyleLbl="node3" presStyleIdx="0" presStyleCnt="3">
        <dgm:presLayoutVars>
          <dgm:chPref val="3"/>
        </dgm:presLayoutVars>
      </dgm:prSet>
      <dgm:spPr/>
    </dgm:pt>
    <dgm:pt modelId="{CF2E523C-5AD4-4FD8-AE0C-E66A3278B5E1}" type="pres">
      <dgm:prSet presAssocID="{B3836267-17C3-4653-A3B0-648A662E6E37}" presName="level3hierChild" presStyleCnt="0"/>
      <dgm:spPr/>
    </dgm:pt>
    <dgm:pt modelId="{645A312B-8A56-4B95-8E2C-0E59596B32C1}" type="pres">
      <dgm:prSet presAssocID="{63878A94-6F8F-4974-84CA-8D33B37649EE}" presName="conn2-1" presStyleLbl="parChTrans1D4" presStyleIdx="0" presStyleCnt="6"/>
      <dgm:spPr/>
    </dgm:pt>
    <dgm:pt modelId="{9950F4A8-7E1D-4269-BDE7-ED529F16357A}" type="pres">
      <dgm:prSet presAssocID="{63878A94-6F8F-4974-84CA-8D33B37649EE}" presName="connTx" presStyleLbl="parChTrans1D4" presStyleIdx="0" presStyleCnt="6"/>
      <dgm:spPr/>
    </dgm:pt>
    <dgm:pt modelId="{76325F88-FF7B-4C2A-A2BF-AC46084C242E}" type="pres">
      <dgm:prSet presAssocID="{D9AC7A3C-0EFD-40AC-AD08-7E2028BB4004}" presName="root2" presStyleCnt="0"/>
      <dgm:spPr/>
    </dgm:pt>
    <dgm:pt modelId="{C1FC6E58-CCD7-4855-B0E8-DECAAE1DBB78}" type="pres">
      <dgm:prSet presAssocID="{D9AC7A3C-0EFD-40AC-AD08-7E2028BB4004}" presName="LevelTwoTextNode" presStyleLbl="node4" presStyleIdx="0" presStyleCnt="6" custScaleX="234705">
        <dgm:presLayoutVars>
          <dgm:chPref val="3"/>
        </dgm:presLayoutVars>
      </dgm:prSet>
      <dgm:spPr/>
    </dgm:pt>
    <dgm:pt modelId="{4B23E65B-6BF4-4F24-B3C2-AF0E8AB29C83}" type="pres">
      <dgm:prSet presAssocID="{D9AC7A3C-0EFD-40AC-AD08-7E2028BB4004}" presName="level3hierChild" presStyleCnt="0"/>
      <dgm:spPr/>
    </dgm:pt>
    <dgm:pt modelId="{7E2EEB6A-9934-47A3-988D-BB91DA69BCBF}" type="pres">
      <dgm:prSet presAssocID="{00291F28-59D9-4181-BD61-AFD468EFAEBE}" presName="conn2-1" presStyleLbl="parChTrans1D4" presStyleIdx="1" presStyleCnt="6"/>
      <dgm:spPr/>
    </dgm:pt>
    <dgm:pt modelId="{6B73BD11-F014-4CAF-9153-2841561A1B6C}" type="pres">
      <dgm:prSet presAssocID="{00291F28-59D9-4181-BD61-AFD468EFAEBE}" presName="connTx" presStyleLbl="parChTrans1D4" presStyleIdx="1" presStyleCnt="6"/>
      <dgm:spPr/>
    </dgm:pt>
    <dgm:pt modelId="{044971D1-0D17-4AAF-98C3-F9B89F31B6D3}" type="pres">
      <dgm:prSet presAssocID="{F2EAE7B8-8A8C-491D-B488-CF8CAA3CCCF1}" presName="root2" presStyleCnt="0"/>
      <dgm:spPr/>
    </dgm:pt>
    <dgm:pt modelId="{8F0E315E-8F14-4C45-93CB-A5FAC16F39EE}" type="pres">
      <dgm:prSet presAssocID="{F2EAE7B8-8A8C-491D-B488-CF8CAA3CCCF1}" presName="LevelTwoTextNode" presStyleLbl="node4" presStyleIdx="1" presStyleCnt="6" custScaleX="234705">
        <dgm:presLayoutVars>
          <dgm:chPref val="3"/>
        </dgm:presLayoutVars>
      </dgm:prSet>
      <dgm:spPr/>
    </dgm:pt>
    <dgm:pt modelId="{F4E9FB9E-98A8-4C57-88D2-5DFDB57C9D6E}" type="pres">
      <dgm:prSet presAssocID="{F2EAE7B8-8A8C-491D-B488-CF8CAA3CCCF1}" presName="level3hierChild" presStyleCnt="0"/>
      <dgm:spPr/>
    </dgm:pt>
    <dgm:pt modelId="{5D3B468B-57E4-4D0C-A198-CF674715098B}" type="pres">
      <dgm:prSet presAssocID="{05707B51-1112-4CAB-8145-C994F17AFE49}" presName="conn2-1" presStyleLbl="parChTrans1D4" presStyleIdx="2" presStyleCnt="6"/>
      <dgm:spPr/>
    </dgm:pt>
    <dgm:pt modelId="{F9A962D2-91F4-4592-8A28-5B3CC486C4DF}" type="pres">
      <dgm:prSet presAssocID="{05707B51-1112-4CAB-8145-C994F17AFE49}" presName="connTx" presStyleLbl="parChTrans1D4" presStyleIdx="2" presStyleCnt="6"/>
      <dgm:spPr/>
    </dgm:pt>
    <dgm:pt modelId="{190E1F76-252E-46B3-A31E-73051BEC58D1}" type="pres">
      <dgm:prSet presAssocID="{DC664A1F-9737-4059-A342-45626E885E42}" presName="root2" presStyleCnt="0"/>
      <dgm:spPr/>
    </dgm:pt>
    <dgm:pt modelId="{81AECB9A-B7C9-4283-9024-18D266496012}" type="pres">
      <dgm:prSet presAssocID="{DC664A1F-9737-4059-A342-45626E885E42}" presName="LevelTwoTextNode" presStyleLbl="node4" presStyleIdx="2" presStyleCnt="6" custScaleX="234705">
        <dgm:presLayoutVars>
          <dgm:chPref val="3"/>
        </dgm:presLayoutVars>
      </dgm:prSet>
      <dgm:spPr/>
    </dgm:pt>
    <dgm:pt modelId="{73221083-58D3-4ABE-9350-3CF865FF18FB}" type="pres">
      <dgm:prSet presAssocID="{DC664A1F-9737-4059-A342-45626E885E42}" presName="level3hierChild" presStyleCnt="0"/>
      <dgm:spPr/>
    </dgm:pt>
    <dgm:pt modelId="{C00D2D77-DCF6-4F84-A1D0-DE931FB16A2E}" type="pres">
      <dgm:prSet presAssocID="{AFEA5094-4457-4912-A098-A000ED1E8DDD}" presName="conn2-1" presStyleLbl="parChTrans1D4" presStyleIdx="3" presStyleCnt="6"/>
      <dgm:spPr/>
    </dgm:pt>
    <dgm:pt modelId="{CC1AEE62-CA93-4801-A06C-A55106457C1C}" type="pres">
      <dgm:prSet presAssocID="{AFEA5094-4457-4912-A098-A000ED1E8DDD}" presName="connTx" presStyleLbl="parChTrans1D4" presStyleIdx="3" presStyleCnt="6"/>
      <dgm:spPr/>
    </dgm:pt>
    <dgm:pt modelId="{54C9ED08-4F5B-47A7-8074-2BC7655A18B9}" type="pres">
      <dgm:prSet presAssocID="{5377F399-7C72-4115-947E-53C6C5EB048E}" presName="root2" presStyleCnt="0"/>
      <dgm:spPr/>
    </dgm:pt>
    <dgm:pt modelId="{C81DD6FA-5278-4ECE-9706-48195ABD61F3}" type="pres">
      <dgm:prSet presAssocID="{5377F399-7C72-4115-947E-53C6C5EB048E}" presName="LevelTwoTextNode" presStyleLbl="node4" presStyleIdx="3" presStyleCnt="6" custScaleX="234705">
        <dgm:presLayoutVars>
          <dgm:chPref val="3"/>
        </dgm:presLayoutVars>
      </dgm:prSet>
      <dgm:spPr/>
    </dgm:pt>
    <dgm:pt modelId="{461F54D5-0B2D-4C5E-A7B4-3AA02F78D58B}" type="pres">
      <dgm:prSet presAssocID="{5377F399-7C72-4115-947E-53C6C5EB048E}" presName="level3hierChild" presStyleCnt="0"/>
      <dgm:spPr/>
    </dgm:pt>
    <dgm:pt modelId="{21E470F6-9E63-439A-ADCD-A292E07E165C}" type="pres">
      <dgm:prSet presAssocID="{A35537C6-3023-4F20-BBC4-D18E7FAA8B58}" presName="conn2-1" presStyleLbl="parChTrans1D4" presStyleIdx="4" presStyleCnt="6"/>
      <dgm:spPr/>
    </dgm:pt>
    <dgm:pt modelId="{189CF1C8-9D92-47AC-B2E0-10C8C2457842}" type="pres">
      <dgm:prSet presAssocID="{A35537C6-3023-4F20-BBC4-D18E7FAA8B58}" presName="connTx" presStyleLbl="parChTrans1D4" presStyleIdx="4" presStyleCnt="6"/>
      <dgm:spPr/>
    </dgm:pt>
    <dgm:pt modelId="{8302C97D-DCBB-4BA8-82F2-5766CA3259D7}" type="pres">
      <dgm:prSet presAssocID="{37397882-52E8-46E4-9BFA-C3F55CC7A1C4}" presName="root2" presStyleCnt="0"/>
      <dgm:spPr/>
    </dgm:pt>
    <dgm:pt modelId="{338886F5-8F60-42A9-A1CF-1D6A3F675A2A}" type="pres">
      <dgm:prSet presAssocID="{37397882-52E8-46E4-9BFA-C3F55CC7A1C4}" presName="LevelTwoTextNode" presStyleLbl="node4" presStyleIdx="4" presStyleCnt="6" custScaleX="234705">
        <dgm:presLayoutVars>
          <dgm:chPref val="3"/>
        </dgm:presLayoutVars>
      </dgm:prSet>
      <dgm:spPr/>
    </dgm:pt>
    <dgm:pt modelId="{1B7209C0-2D61-412D-BD4C-7ADEC08C54ED}" type="pres">
      <dgm:prSet presAssocID="{37397882-52E8-46E4-9BFA-C3F55CC7A1C4}" presName="level3hierChild" presStyleCnt="0"/>
      <dgm:spPr/>
    </dgm:pt>
    <dgm:pt modelId="{5A2F11A3-FA7D-4514-83CB-944455F860F4}" type="pres">
      <dgm:prSet presAssocID="{1C702FE3-37B7-4F06-A7FE-F2A11B4D2946}" presName="conn2-1" presStyleLbl="parChTrans1D4" presStyleIdx="5" presStyleCnt="6"/>
      <dgm:spPr/>
    </dgm:pt>
    <dgm:pt modelId="{E1165C72-3F89-4FBA-BD44-B06FAB7B03DF}" type="pres">
      <dgm:prSet presAssocID="{1C702FE3-37B7-4F06-A7FE-F2A11B4D2946}" presName="connTx" presStyleLbl="parChTrans1D4" presStyleIdx="5" presStyleCnt="6"/>
      <dgm:spPr/>
    </dgm:pt>
    <dgm:pt modelId="{D41CE67A-6819-4C81-BC24-83519EED0FD7}" type="pres">
      <dgm:prSet presAssocID="{7A4DECED-A572-41D5-AA29-960DACB3B248}" presName="root2" presStyleCnt="0"/>
      <dgm:spPr/>
    </dgm:pt>
    <dgm:pt modelId="{33E1830F-2F04-4D3B-A11B-73B874205BFA}" type="pres">
      <dgm:prSet presAssocID="{7A4DECED-A572-41D5-AA29-960DACB3B248}" presName="LevelTwoTextNode" presStyleLbl="node4" presStyleIdx="5" presStyleCnt="6" custScaleX="234705">
        <dgm:presLayoutVars>
          <dgm:chPref val="3"/>
        </dgm:presLayoutVars>
      </dgm:prSet>
      <dgm:spPr/>
    </dgm:pt>
    <dgm:pt modelId="{2C52E0C0-1CFF-437E-8FA3-50F560961AA8}" type="pres">
      <dgm:prSet presAssocID="{7A4DECED-A572-41D5-AA29-960DACB3B248}" presName="level3hierChild" presStyleCnt="0"/>
      <dgm:spPr/>
    </dgm:pt>
    <dgm:pt modelId="{14394AAD-D489-4444-882C-5B5103D2FAC6}" type="pres">
      <dgm:prSet presAssocID="{EFA14991-BB9A-4D1E-87D8-E35E5C99774A}" presName="conn2-1" presStyleLbl="parChTrans1D2" presStyleIdx="1" presStyleCnt="4"/>
      <dgm:spPr/>
    </dgm:pt>
    <dgm:pt modelId="{1CA2512C-7C22-4B44-9F69-B7A2CA8DCC6B}" type="pres">
      <dgm:prSet presAssocID="{EFA14991-BB9A-4D1E-87D8-E35E5C99774A}" presName="connTx" presStyleLbl="parChTrans1D2" presStyleIdx="1" presStyleCnt="4"/>
      <dgm:spPr/>
    </dgm:pt>
    <dgm:pt modelId="{6F313BB7-6B1C-4033-BFE5-185877CF02FE}" type="pres">
      <dgm:prSet presAssocID="{9743CB5C-6D88-4D47-88E3-B31F9ADE72C0}" presName="root2" presStyleCnt="0"/>
      <dgm:spPr/>
    </dgm:pt>
    <dgm:pt modelId="{66CF5845-843C-4016-A1C0-3BEC776CF09D}" type="pres">
      <dgm:prSet presAssocID="{9743CB5C-6D88-4D47-88E3-B31F9ADE72C0}" presName="LevelTwoTextNode" presStyleLbl="node2" presStyleIdx="1" presStyleCnt="4" custScaleX="293381">
        <dgm:presLayoutVars>
          <dgm:chPref val="3"/>
        </dgm:presLayoutVars>
      </dgm:prSet>
      <dgm:spPr/>
    </dgm:pt>
    <dgm:pt modelId="{A1685651-6DAA-4201-9CCD-3075FCD839E8}" type="pres">
      <dgm:prSet presAssocID="{9743CB5C-6D88-4D47-88E3-B31F9ADE72C0}" presName="level3hierChild" presStyleCnt="0"/>
      <dgm:spPr/>
    </dgm:pt>
    <dgm:pt modelId="{6AA35F45-D365-4DE7-ACE7-99006F8ED0E8}" type="pres">
      <dgm:prSet presAssocID="{636C77D3-9F7F-4B4E-8EF4-B38A989F090C}" presName="conn2-1" presStyleLbl="parChTrans1D3" presStyleIdx="1" presStyleCnt="3"/>
      <dgm:spPr/>
    </dgm:pt>
    <dgm:pt modelId="{4CC25B64-5979-4C85-AFC5-03EBEF6FAB0D}" type="pres">
      <dgm:prSet presAssocID="{636C77D3-9F7F-4B4E-8EF4-B38A989F090C}" presName="connTx" presStyleLbl="parChTrans1D3" presStyleIdx="1" presStyleCnt="3"/>
      <dgm:spPr/>
    </dgm:pt>
    <dgm:pt modelId="{D648C4F0-22A8-421D-BF55-E8D42CDF90CB}" type="pres">
      <dgm:prSet presAssocID="{782D451C-5064-44FE-BC26-AB65F828A04F}" presName="root2" presStyleCnt="0"/>
      <dgm:spPr/>
    </dgm:pt>
    <dgm:pt modelId="{AECAC4F2-04C8-44DB-8D60-E0E87E077C38}" type="pres">
      <dgm:prSet presAssocID="{782D451C-5064-44FE-BC26-AB65F828A04F}" presName="LevelTwoTextNode" presStyleLbl="node3" presStyleIdx="1" presStyleCnt="3">
        <dgm:presLayoutVars>
          <dgm:chPref val="3"/>
        </dgm:presLayoutVars>
      </dgm:prSet>
      <dgm:spPr/>
    </dgm:pt>
    <dgm:pt modelId="{1EBD0B17-F88E-4F8F-9E82-F177A1CAB89B}" type="pres">
      <dgm:prSet presAssocID="{782D451C-5064-44FE-BC26-AB65F828A04F}" presName="level3hierChild" presStyleCnt="0"/>
      <dgm:spPr/>
    </dgm:pt>
    <dgm:pt modelId="{B9C895EF-FC66-4717-8906-37D5052548EC}" type="pres">
      <dgm:prSet presAssocID="{43C4699B-5541-4AF1-B768-6548CFAD465C}" presName="conn2-1" presStyleLbl="parChTrans1D2" presStyleIdx="2" presStyleCnt="4"/>
      <dgm:spPr/>
    </dgm:pt>
    <dgm:pt modelId="{E1F04EB2-EACB-40C8-ADD8-742133C226A2}" type="pres">
      <dgm:prSet presAssocID="{43C4699B-5541-4AF1-B768-6548CFAD465C}" presName="connTx" presStyleLbl="parChTrans1D2" presStyleIdx="2" presStyleCnt="4"/>
      <dgm:spPr/>
    </dgm:pt>
    <dgm:pt modelId="{32DB149B-F39A-41AC-A4CB-FE8BD212E5B2}" type="pres">
      <dgm:prSet presAssocID="{3866EFAD-BB3F-484F-B2DC-6EBE0A244513}" presName="root2" presStyleCnt="0"/>
      <dgm:spPr/>
    </dgm:pt>
    <dgm:pt modelId="{1302577F-4538-4C90-A017-2A4665848533}" type="pres">
      <dgm:prSet presAssocID="{3866EFAD-BB3F-484F-B2DC-6EBE0A244513}" presName="LevelTwoTextNode" presStyleLbl="node2" presStyleIdx="2" presStyleCnt="4" custScaleX="293381">
        <dgm:presLayoutVars>
          <dgm:chPref val="3"/>
        </dgm:presLayoutVars>
      </dgm:prSet>
      <dgm:spPr/>
    </dgm:pt>
    <dgm:pt modelId="{F6DBD19E-E01D-4EF0-9CB6-CD0B5A3C6BFD}" type="pres">
      <dgm:prSet presAssocID="{3866EFAD-BB3F-484F-B2DC-6EBE0A244513}" presName="level3hierChild" presStyleCnt="0"/>
      <dgm:spPr/>
    </dgm:pt>
    <dgm:pt modelId="{CCB7A3D6-A061-45FE-AE08-BD95097AC2F4}" type="pres">
      <dgm:prSet presAssocID="{4D3CDA1A-1B57-4F3F-B1F9-779CF093F1D4}" presName="conn2-1" presStyleLbl="parChTrans1D3" presStyleIdx="2" presStyleCnt="3"/>
      <dgm:spPr/>
    </dgm:pt>
    <dgm:pt modelId="{0CE789A5-8CAF-40EF-827A-4604133121C8}" type="pres">
      <dgm:prSet presAssocID="{4D3CDA1A-1B57-4F3F-B1F9-779CF093F1D4}" presName="connTx" presStyleLbl="parChTrans1D3" presStyleIdx="2" presStyleCnt="3"/>
      <dgm:spPr/>
    </dgm:pt>
    <dgm:pt modelId="{D985E896-13FC-4549-9514-D780F34BC052}" type="pres">
      <dgm:prSet presAssocID="{3FE15E13-F495-44DC-A780-5F6621D53C81}" presName="root2" presStyleCnt="0"/>
      <dgm:spPr/>
    </dgm:pt>
    <dgm:pt modelId="{1D745633-628C-475F-B7A5-803100E876C6}" type="pres">
      <dgm:prSet presAssocID="{3FE15E13-F495-44DC-A780-5F6621D53C81}" presName="LevelTwoTextNode" presStyleLbl="node3" presStyleIdx="2" presStyleCnt="3">
        <dgm:presLayoutVars>
          <dgm:chPref val="3"/>
        </dgm:presLayoutVars>
      </dgm:prSet>
      <dgm:spPr/>
    </dgm:pt>
    <dgm:pt modelId="{F4A09B09-A875-44BC-92DD-2175CF1EEE28}" type="pres">
      <dgm:prSet presAssocID="{3FE15E13-F495-44DC-A780-5F6621D53C81}" presName="level3hierChild" presStyleCnt="0"/>
      <dgm:spPr/>
    </dgm:pt>
    <dgm:pt modelId="{2176492F-9E3C-454C-863F-DEBEC168F8C3}" type="pres">
      <dgm:prSet presAssocID="{C155D2A7-67B6-492F-B6E8-2E5483E61006}" presName="conn2-1" presStyleLbl="parChTrans1D2" presStyleIdx="3" presStyleCnt="4"/>
      <dgm:spPr/>
    </dgm:pt>
    <dgm:pt modelId="{98F17BF3-3C80-479C-8A45-EB5A5FE3583B}" type="pres">
      <dgm:prSet presAssocID="{C155D2A7-67B6-492F-B6E8-2E5483E61006}" presName="connTx" presStyleLbl="parChTrans1D2" presStyleIdx="3" presStyleCnt="4"/>
      <dgm:spPr/>
    </dgm:pt>
    <dgm:pt modelId="{03C94EDB-77F0-420A-8B6F-D65C2D407376}" type="pres">
      <dgm:prSet presAssocID="{9AB72968-A80D-46FD-80CE-0E1D23CEF23D}" presName="root2" presStyleCnt="0"/>
      <dgm:spPr/>
    </dgm:pt>
    <dgm:pt modelId="{7BB47360-8915-4D39-A1B1-E30E4C6CE292}" type="pres">
      <dgm:prSet presAssocID="{9AB72968-A80D-46FD-80CE-0E1D23CEF23D}" presName="LevelTwoTextNode" presStyleLbl="node2" presStyleIdx="3" presStyleCnt="4" custScaleX="293381">
        <dgm:presLayoutVars>
          <dgm:chPref val="3"/>
        </dgm:presLayoutVars>
      </dgm:prSet>
      <dgm:spPr/>
    </dgm:pt>
    <dgm:pt modelId="{040DC317-A9F0-4205-AFA7-E49FF8A16BE8}" type="pres">
      <dgm:prSet presAssocID="{9AB72968-A80D-46FD-80CE-0E1D23CEF23D}" presName="level3hierChild" presStyleCnt="0"/>
      <dgm:spPr/>
    </dgm:pt>
  </dgm:ptLst>
  <dgm:cxnLst>
    <dgm:cxn modelId="{3E951A05-C6D0-43D3-94FF-D34FD9B3647E}" srcId="{B3836267-17C3-4653-A3B0-648A662E6E37}" destId="{D9AC7A3C-0EFD-40AC-AD08-7E2028BB4004}" srcOrd="0" destOrd="0" parTransId="{63878A94-6F8F-4974-84CA-8D33B37649EE}" sibTransId="{B346C650-BD34-43BF-9062-3464430F9636}"/>
    <dgm:cxn modelId="{89D7BC06-68DE-4CEC-98A0-793596017B1E}" type="presOf" srcId="{AFEA5094-4457-4912-A098-A000ED1E8DDD}" destId="{C00D2D77-DCF6-4F84-A1D0-DE931FB16A2E}" srcOrd="0" destOrd="0" presId="urn:microsoft.com/office/officeart/2005/8/layout/hierarchy2"/>
    <dgm:cxn modelId="{2CC9E408-6459-4BB1-A838-ADD43484684D}" srcId="{B3836267-17C3-4653-A3B0-648A662E6E37}" destId="{7A4DECED-A572-41D5-AA29-960DACB3B248}" srcOrd="5" destOrd="0" parTransId="{1C702FE3-37B7-4F06-A7FE-F2A11B4D2946}" sibTransId="{F3113F3E-6797-43BF-BCFB-4C4BFA440C7F}"/>
    <dgm:cxn modelId="{907A0009-1B6A-49D8-966A-ACDD7B933463}" type="presOf" srcId="{3866EFAD-BB3F-484F-B2DC-6EBE0A244513}" destId="{1302577F-4538-4C90-A017-2A4665848533}" srcOrd="0" destOrd="0" presId="urn:microsoft.com/office/officeart/2005/8/layout/hierarchy2"/>
    <dgm:cxn modelId="{CB77790E-9BF2-4C1B-B859-943A2ABA87D0}" srcId="{1885D3D2-504E-4953-846A-0B9CC774F626}" destId="{2AEC431B-C729-4D8F-AB3F-74D0858D22DA}" srcOrd="0" destOrd="0" parTransId="{C35CB8DF-A220-4056-B74B-2F8C523A3304}" sibTransId="{E662A228-7655-475D-89C1-6BAD6E40EB29}"/>
    <dgm:cxn modelId="{766DAC14-129E-40BA-BAEC-480093B73661}" type="presOf" srcId="{A35537C6-3023-4F20-BBC4-D18E7FAA8B58}" destId="{21E470F6-9E63-439A-ADCD-A292E07E165C}" srcOrd="0" destOrd="0" presId="urn:microsoft.com/office/officeart/2005/8/layout/hierarchy2"/>
    <dgm:cxn modelId="{1DCBCA1C-BF9E-4EFF-B071-4C39669E9FE7}" type="presOf" srcId="{18301279-0E46-4B72-84DE-CF3239D3D66F}" destId="{39F591D0-20CA-40C5-B2D4-96E01254D740}" srcOrd="0" destOrd="0" presId="urn:microsoft.com/office/officeart/2005/8/layout/hierarchy2"/>
    <dgm:cxn modelId="{E7E13E1D-6C86-4D4F-948E-01C0ABE6898B}" type="presOf" srcId="{9743CB5C-6D88-4D47-88E3-B31F9ADE72C0}" destId="{66CF5845-843C-4016-A1C0-3BEC776CF09D}" srcOrd="0" destOrd="0" presId="urn:microsoft.com/office/officeart/2005/8/layout/hierarchy2"/>
    <dgm:cxn modelId="{DC300224-229F-46FF-AE91-D2D3B29151F5}" type="presOf" srcId="{D9AC7A3C-0EFD-40AC-AD08-7E2028BB4004}" destId="{C1FC6E58-CCD7-4855-B0E8-DECAAE1DBB78}" srcOrd="0" destOrd="0" presId="urn:microsoft.com/office/officeart/2005/8/layout/hierarchy2"/>
    <dgm:cxn modelId="{88E75E25-F78A-4806-8194-20F7D9402743}" srcId="{3866EFAD-BB3F-484F-B2DC-6EBE0A244513}" destId="{3FE15E13-F495-44DC-A780-5F6621D53C81}" srcOrd="0" destOrd="0" parTransId="{4D3CDA1A-1B57-4F3F-B1F9-779CF093F1D4}" sibTransId="{E3522593-1920-4C03-BA74-35CD6CF1E68C}"/>
    <dgm:cxn modelId="{DC3EC226-7539-4F60-814E-78F2EB2D0888}" type="presOf" srcId="{00291F28-59D9-4181-BD61-AFD468EFAEBE}" destId="{7E2EEB6A-9934-47A3-988D-BB91DA69BCBF}" srcOrd="0" destOrd="0" presId="urn:microsoft.com/office/officeart/2005/8/layout/hierarchy2"/>
    <dgm:cxn modelId="{7D51BC33-3D90-4507-9483-A326633ABC8D}" type="presOf" srcId="{F2EAE7B8-8A8C-491D-B488-CF8CAA3CCCF1}" destId="{8F0E315E-8F14-4C45-93CB-A5FAC16F39EE}" srcOrd="0" destOrd="0" presId="urn:microsoft.com/office/officeart/2005/8/layout/hierarchy2"/>
    <dgm:cxn modelId="{D787DD34-B293-4349-BE7B-71B9BD72E7CB}" type="presOf" srcId="{63878A94-6F8F-4974-84CA-8D33B37649EE}" destId="{645A312B-8A56-4B95-8E2C-0E59596B32C1}" srcOrd="0" destOrd="0" presId="urn:microsoft.com/office/officeart/2005/8/layout/hierarchy2"/>
    <dgm:cxn modelId="{BBA1FC40-992D-4A4B-9C96-660F732767FF}" type="presOf" srcId="{1C702FE3-37B7-4F06-A7FE-F2A11B4D2946}" destId="{E1165C72-3F89-4FBA-BD44-B06FAB7B03DF}" srcOrd="1" destOrd="0" presId="urn:microsoft.com/office/officeart/2005/8/layout/hierarchy2"/>
    <dgm:cxn modelId="{E4441E5D-B02A-422C-A6C4-30A6313224AD}" type="presOf" srcId="{37397882-52E8-46E4-9BFA-C3F55CC7A1C4}" destId="{338886F5-8F60-42A9-A1CF-1D6A3F675A2A}" srcOrd="0" destOrd="0" presId="urn:microsoft.com/office/officeart/2005/8/layout/hierarchy2"/>
    <dgm:cxn modelId="{091F035F-1FB7-4B01-8F53-95CB341BCB69}" srcId="{2AEC431B-C729-4D8F-AB3F-74D0858D22DA}" destId="{B3836267-17C3-4653-A3B0-648A662E6E37}" srcOrd="0" destOrd="0" parTransId="{18301279-0E46-4B72-84DE-CF3239D3D66F}" sibTransId="{F8088144-8841-40AD-B4CA-A5302F890712}"/>
    <dgm:cxn modelId="{94B4755F-64ED-40A1-9F64-E2C9F4C5B6E5}" type="presOf" srcId="{2AEC431B-C729-4D8F-AB3F-74D0858D22DA}" destId="{B95C6919-FE1F-451D-89E4-AD90E6EC4FCA}" srcOrd="0" destOrd="0" presId="urn:microsoft.com/office/officeart/2005/8/layout/hierarchy2"/>
    <dgm:cxn modelId="{EEAA8762-55D4-4437-94DD-2EC122388BDF}" srcId="{E1FC080A-93FC-4780-A6F4-D78F95B25026}" destId="{1885D3D2-504E-4953-846A-0B9CC774F626}" srcOrd="0" destOrd="0" parTransId="{F17B108F-944F-485B-B33B-FC2FB0D3A24C}" sibTransId="{A853CA43-9224-4032-B868-9305007B5243}"/>
    <dgm:cxn modelId="{C4947C44-DD14-49BC-A211-093047991F08}" type="presOf" srcId="{4D3CDA1A-1B57-4F3F-B1F9-779CF093F1D4}" destId="{0CE789A5-8CAF-40EF-827A-4604133121C8}" srcOrd="1" destOrd="0" presId="urn:microsoft.com/office/officeart/2005/8/layout/hierarchy2"/>
    <dgm:cxn modelId="{37102645-06A6-43C4-A614-F90ACD43C02C}" type="presOf" srcId="{1885D3D2-504E-4953-846A-0B9CC774F626}" destId="{C946AEE1-6545-4271-B718-930344A40AF2}" srcOrd="0" destOrd="0" presId="urn:microsoft.com/office/officeart/2005/8/layout/hierarchy2"/>
    <dgm:cxn modelId="{4F0BF846-EF01-4174-8326-81AABF41329E}" srcId="{B3836267-17C3-4653-A3B0-648A662E6E37}" destId="{5377F399-7C72-4115-947E-53C6C5EB048E}" srcOrd="3" destOrd="0" parTransId="{AFEA5094-4457-4912-A098-A000ED1E8DDD}" sibTransId="{160DA996-13B3-4631-B91C-F3D736F4D573}"/>
    <dgm:cxn modelId="{12EE4E4C-C2A8-44EF-A80C-F4F1EEDB9563}" srcId="{1885D3D2-504E-4953-846A-0B9CC774F626}" destId="{3866EFAD-BB3F-484F-B2DC-6EBE0A244513}" srcOrd="2" destOrd="0" parTransId="{43C4699B-5541-4AF1-B768-6548CFAD465C}" sibTransId="{D63AD3AF-C37C-409C-95A0-A56065471F4F}"/>
    <dgm:cxn modelId="{44D74E6D-7FC5-46C5-9881-4D96836711D0}" type="presOf" srcId="{3FE15E13-F495-44DC-A780-5F6621D53C81}" destId="{1D745633-628C-475F-B7A5-803100E876C6}" srcOrd="0" destOrd="0" presId="urn:microsoft.com/office/officeart/2005/8/layout/hierarchy2"/>
    <dgm:cxn modelId="{5A00454E-A471-4373-8418-7A088637D195}" srcId="{1885D3D2-504E-4953-846A-0B9CC774F626}" destId="{9AB72968-A80D-46FD-80CE-0E1D23CEF23D}" srcOrd="3" destOrd="0" parTransId="{C155D2A7-67B6-492F-B6E8-2E5483E61006}" sibTransId="{5FA104CC-8E7C-4506-B055-1412AD397D19}"/>
    <dgm:cxn modelId="{E0AF386F-E184-4ED2-A663-310A39AEF9F8}" type="presOf" srcId="{18301279-0E46-4B72-84DE-CF3239D3D66F}" destId="{5DB76F72-1F69-43D7-8BCA-007E2DDD8423}" srcOrd="1" destOrd="0" presId="urn:microsoft.com/office/officeart/2005/8/layout/hierarchy2"/>
    <dgm:cxn modelId="{B5327875-05A0-46E9-8203-DA175DB4393C}" type="presOf" srcId="{05707B51-1112-4CAB-8145-C994F17AFE49}" destId="{F9A962D2-91F4-4592-8A28-5B3CC486C4DF}" srcOrd="1" destOrd="0" presId="urn:microsoft.com/office/officeart/2005/8/layout/hierarchy2"/>
    <dgm:cxn modelId="{2A385857-1EEB-4874-A1FA-2215E1DA810E}" type="presOf" srcId="{43C4699B-5541-4AF1-B768-6548CFAD465C}" destId="{E1F04EB2-EACB-40C8-ADD8-742133C226A2}" srcOrd="1" destOrd="0" presId="urn:microsoft.com/office/officeart/2005/8/layout/hierarchy2"/>
    <dgm:cxn modelId="{1C4CE158-4696-44C7-B0F1-9DDFF86B56BD}" type="presOf" srcId="{7A4DECED-A572-41D5-AA29-960DACB3B248}" destId="{33E1830F-2F04-4D3B-A11B-73B874205BFA}" srcOrd="0" destOrd="0" presId="urn:microsoft.com/office/officeart/2005/8/layout/hierarchy2"/>
    <dgm:cxn modelId="{748A4D7A-9475-4F6E-A824-B3E2A9D82CA7}" srcId="{1885D3D2-504E-4953-846A-0B9CC774F626}" destId="{9743CB5C-6D88-4D47-88E3-B31F9ADE72C0}" srcOrd="1" destOrd="0" parTransId="{EFA14991-BB9A-4D1E-87D8-E35E5C99774A}" sibTransId="{66E3F34C-F0EA-4B5F-90F1-A250743472B2}"/>
    <dgm:cxn modelId="{9E28677E-167F-42FE-B1C4-23097DECCB6D}" type="presOf" srcId="{63878A94-6F8F-4974-84CA-8D33B37649EE}" destId="{9950F4A8-7E1D-4269-BDE7-ED529F16357A}" srcOrd="1" destOrd="0" presId="urn:microsoft.com/office/officeart/2005/8/layout/hierarchy2"/>
    <dgm:cxn modelId="{E2DADE7F-E592-4797-9DC6-F3066A5B8AFC}" type="presOf" srcId="{DC664A1F-9737-4059-A342-45626E885E42}" destId="{81AECB9A-B7C9-4283-9024-18D266496012}" srcOrd="0" destOrd="0" presId="urn:microsoft.com/office/officeart/2005/8/layout/hierarchy2"/>
    <dgm:cxn modelId="{742D7281-78EF-4CDD-A666-DCD68EDBC36C}" type="presOf" srcId="{00291F28-59D9-4181-BD61-AFD468EFAEBE}" destId="{6B73BD11-F014-4CAF-9153-2841561A1B6C}" srcOrd="1" destOrd="0" presId="urn:microsoft.com/office/officeart/2005/8/layout/hierarchy2"/>
    <dgm:cxn modelId="{DADBA584-92D3-45D2-85A5-54B22396897B}" type="presOf" srcId="{C35CB8DF-A220-4056-B74B-2F8C523A3304}" destId="{F3930CC3-D9EB-4BEA-8CAA-335E5C757837}" srcOrd="0" destOrd="0" presId="urn:microsoft.com/office/officeart/2005/8/layout/hierarchy2"/>
    <dgm:cxn modelId="{C3D9638B-52B8-42AC-A927-9EC949F12F58}" type="presOf" srcId="{05707B51-1112-4CAB-8145-C994F17AFE49}" destId="{5D3B468B-57E4-4D0C-A198-CF674715098B}" srcOrd="0" destOrd="0" presId="urn:microsoft.com/office/officeart/2005/8/layout/hierarchy2"/>
    <dgm:cxn modelId="{33522090-717A-4D01-89BD-0B1D316E164C}" type="presOf" srcId="{A35537C6-3023-4F20-BBC4-D18E7FAA8B58}" destId="{189CF1C8-9D92-47AC-B2E0-10C8C2457842}" srcOrd="1" destOrd="0" presId="urn:microsoft.com/office/officeart/2005/8/layout/hierarchy2"/>
    <dgm:cxn modelId="{8EADA990-ECE3-456F-8F7B-D4FDFB90EEFE}" type="presOf" srcId="{43C4699B-5541-4AF1-B768-6548CFAD465C}" destId="{B9C895EF-FC66-4717-8906-37D5052548EC}" srcOrd="0" destOrd="0" presId="urn:microsoft.com/office/officeart/2005/8/layout/hierarchy2"/>
    <dgm:cxn modelId="{5D133E91-C52B-41E3-960F-96BBCB03EB0C}" type="presOf" srcId="{636C77D3-9F7F-4B4E-8EF4-B38A989F090C}" destId="{4CC25B64-5979-4C85-AFC5-03EBEF6FAB0D}" srcOrd="1" destOrd="0" presId="urn:microsoft.com/office/officeart/2005/8/layout/hierarchy2"/>
    <dgm:cxn modelId="{39FB4E95-7E79-4C61-B608-C5C29677DC21}" type="presOf" srcId="{B3836267-17C3-4653-A3B0-648A662E6E37}" destId="{05BDD1C8-8AFC-4B09-A2A7-97870A11AA69}" srcOrd="0" destOrd="0" presId="urn:microsoft.com/office/officeart/2005/8/layout/hierarchy2"/>
    <dgm:cxn modelId="{CF05EA95-3B10-4A14-AE5C-554BFEC34C6C}" type="presOf" srcId="{1C702FE3-37B7-4F06-A7FE-F2A11B4D2946}" destId="{5A2F11A3-FA7D-4514-83CB-944455F860F4}" srcOrd="0" destOrd="0" presId="urn:microsoft.com/office/officeart/2005/8/layout/hierarchy2"/>
    <dgm:cxn modelId="{532BBA98-8200-491D-A6C9-1039D513EF5F}" type="presOf" srcId="{EFA14991-BB9A-4D1E-87D8-E35E5C99774A}" destId="{1CA2512C-7C22-4B44-9F69-B7A2CA8DCC6B}" srcOrd="1" destOrd="0" presId="urn:microsoft.com/office/officeart/2005/8/layout/hierarchy2"/>
    <dgm:cxn modelId="{D294869A-A19F-4B89-9763-B7828C55C213}" srcId="{9743CB5C-6D88-4D47-88E3-B31F9ADE72C0}" destId="{782D451C-5064-44FE-BC26-AB65F828A04F}" srcOrd="0" destOrd="0" parTransId="{636C77D3-9F7F-4B4E-8EF4-B38A989F090C}" sibTransId="{7EE9E355-22EA-4226-9CE9-110A54A2FB18}"/>
    <dgm:cxn modelId="{26131AA1-D18E-43E8-854B-D31DAE52AA1B}" type="presOf" srcId="{EFA14991-BB9A-4D1E-87D8-E35E5C99774A}" destId="{14394AAD-D489-4444-882C-5B5103D2FAC6}" srcOrd="0" destOrd="0" presId="urn:microsoft.com/office/officeart/2005/8/layout/hierarchy2"/>
    <dgm:cxn modelId="{4CFF0DB2-5A0E-4FA8-A6E3-884A01054934}" srcId="{B3836267-17C3-4653-A3B0-648A662E6E37}" destId="{F2EAE7B8-8A8C-491D-B488-CF8CAA3CCCF1}" srcOrd="1" destOrd="0" parTransId="{00291F28-59D9-4181-BD61-AFD468EFAEBE}" sibTransId="{A4300207-EF5D-4660-A951-E2DFB58EA99E}"/>
    <dgm:cxn modelId="{21D318B4-A909-48F0-BF94-4859703F9AFC}" type="presOf" srcId="{5377F399-7C72-4115-947E-53C6C5EB048E}" destId="{C81DD6FA-5278-4ECE-9706-48195ABD61F3}" srcOrd="0" destOrd="0" presId="urn:microsoft.com/office/officeart/2005/8/layout/hierarchy2"/>
    <dgm:cxn modelId="{94737FB6-C0C0-4332-927D-136E855AD3B0}" srcId="{B3836267-17C3-4653-A3B0-648A662E6E37}" destId="{37397882-52E8-46E4-9BFA-C3F55CC7A1C4}" srcOrd="4" destOrd="0" parTransId="{A35537C6-3023-4F20-BBC4-D18E7FAA8B58}" sibTransId="{370E975E-B082-483E-9387-05DC196A27A8}"/>
    <dgm:cxn modelId="{ECAB3FBF-85ED-4AF4-839B-437ECCD942CE}" type="presOf" srcId="{C155D2A7-67B6-492F-B6E8-2E5483E61006}" destId="{98F17BF3-3C80-479C-8A45-EB5A5FE3583B}" srcOrd="1" destOrd="0" presId="urn:microsoft.com/office/officeart/2005/8/layout/hierarchy2"/>
    <dgm:cxn modelId="{A0D507C7-F7D5-4385-B368-AD4A12F3F023}" type="presOf" srcId="{AFEA5094-4457-4912-A098-A000ED1E8DDD}" destId="{CC1AEE62-CA93-4801-A06C-A55106457C1C}" srcOrd="1" destOrd="0" presId="urn:microsoft.com/office/officeart/2005/8/layout/hierarchy2"/>
    <dgm:cxn modelId="{8441A7D5-A48F-4817-837E-4149EF6F1C7F}" type="presOf" srcId="{636C77D3-9F7F-4B4E-8EF4-B38A989F090C}" destId="{6AA35F45-D365-4DE7-ACE7-99006F8ED0E8}" srcOrd="0" destOrd="0" presId="urn:microsoft.com/office/officeart/2005/8/layout/hierarchy2"/>
    <dgm:cxn modelId="{EE8516D7-E1B2-4174-B650-5026B293D15D}" type="presOf" srcId="{E1FC080A-93FC-4780-A6F4-D78F95B25026}" destId="{A92BB007-C728-424B-90F8-71EAAD2D27B4}" srcOrd="0" destOrd="0" presId="urn:microsoft.com/office/officeart/2005/8/layout/hierarchy2"/>
    <dgm:cxn modelId="{FFF824F0-9FE4-4592-9AB6-3D04A51C68C2}" type="presOf" srcId="{9AB72968-A80D-46FD-80CE-0E1D23CEF23D}" destId="{7BB47360-8915-4D39-A1B1-E30E4C6CE292}" srcOrd="0" destOrd="0" presId="urn:microsoft.com/office/officeart/2005/8/layout/hierarchy2"/>
    <dgm:cxn modelId="{7074B1F4-20F6-47CD-BD37-1A1F8904396E}" type="presOf" srcId="{4D3CDA1A-1B57-4F3F-B1F9-779CF093F1D4}" destId="{CCB7A3D6-A061-45FE-AE08-BD95097AC2F4}" srcOrd="0" destOrd="0" presId="urn:microsoft.com/office/officeart/2005/8/layout/hierarchy2"/>
    <dgm:cxn modelId="{B3E603F5-1B48-4920-94AE-FF161BBE75D3}" type="presOf" srcId="{C155D2A7-67B6-492F-B6E8-2E5483E61006}" destId="{2176492F-9E3C-454C-863F-DEBEC168F8C3}" srcOrd="0" destOrd="0" presId="urn:microsoft.com/office/officeart/2005/8/layout/hierarchy2"/>
    <dgm:cxn modelId="{738EB7F6-68F3-416C-A200-094B720B8AB7}" srcId="{B3836267-17C3-4653-A3B0-648A662E6E37}" destId="{DC664A1F-9737-4059-A342-45626E885E42}" srcOrd="2" destOrd="0" parTransId="{05707B51-1112-4CAB-8145-C994F17AFE49}" sibTransId="{4B586665-74EB-4443-856F-B314999B7B0F}"/>
    <dgm:cxn modelId="{17827AFB-2A0F-4361-902B-7351AAD24B1E}" type="presOf" srcId="{C35CB8DF-A220-4056-B74B-2F8C523A3304}" destId="{AF9EF258-7BD7-4A41-A5EE-7B32858C6A8B}" srcOrd="1" destOrd="0" presId="urn:microsoft.com/office/officeart/2005/8/layout/hierarchy2"/>
    <dgm:cxn modelId="{3EE8DCFD-4042-4D79-89AE-91CFE290AC80}" type="presOf" srcId="{782D451C-5064-44FE-BC26-AB65F828A04F}" destId="{AECAC4F2-04C8-44DB-8D60-E0E87E077C38}" srcOrd="0" destOrd="0" presId="urn:microsoft.com/office/officeart/2005/8/layout/hierarchy2"/>
    <dgm:cxn modelId="{D1250131-EBBF-486C-8529-9C7CAD58239A}" type="presParOf" srcId="{A92BB007-C728-424B-90F8-71EAAD2D27B4}" destId="{B5D8FEBC-CF6B-4226-B044-1D1078196C1D}" srcOrd="0" destOrd="0" presId="urn:microsoft.com/office/officeart/2005/8/layout/hierarchy2"/>
    <dgm:cxn modelId="{DB87416B-0DED-4E32-A489-A20EF5554322}" type="presParOf" srcId="{B5D8FEBC-CF6B-4226-B044-1D1078196C1D}" destId="{C946AEE1-6545-4271-B718-930344A40AF2}" srcOrd="0" destOrd="0" presId="urn:microsoft.com/office/officeart/2005/8/layout/hierarchy2"/>
    <dgm:cxn modelId="{AD64DF74-075C-4194-8E11-82AD58E06811}" type="presParOf" srcId="{B5D8FEBC-CF6B-4226-B044-1D1078196C1D}" destId="{16F5AC37-00FB-454F-9A59-DB1A168AEBD1}" srcOrd="1" destOrd="0" presId="urn:microsoft.com/office/officeart/2005/8/layout/hierarchy2"/>
    <dgm:cxn modelId="{881D3EC0-F6EA-482A-B500-85CE2DB5697A}" type="presParOf" srcId="{16F5AC37-00FB-454F-9A59-DB1A168AEBD1}" destId="{F3930CC3-D9EB-4BEA-8CAA-335E5C757837}" srcOrd="0" destOrd="0" presId="urn:microsoft.com/office/officeart/2005/8/layout/hierarchy2"/>
    <dgm:cxn modelId="{8418C905-51F4-4F4B-93A0-3C11C3D429E9}" type="presParOf" srcId="{F3930CC3-D9EB-4BEA-8CAA-335E5C757837}" destId="{AF9EF258-7BD7-4A41-A5EE-7B32858C6A8B}" srcOrd="0" destOrd="0" presId="urn:microsoft.com/office/officeart/2005/8/layout/hierarchy2"/>
    <dgm:cxn modelId="{0398BD41-82B5-4A10-B602-A6D33821BF5C}" type="presParOf" srcId="{16F5AC37-00FB-454F-9A59-DB1A168AEBD1}" destId="{7CE8383F-AAE1-455F-BADB-7373914BAD6C}" srcOrd="1" destOrd="0" presId="urn:microsoft.com/office/officeart/2005/8/layout/hierarchy2"/>
    <dgm:cxn modelId="{360D4557-580A-4520-9A8A-F1CF56A100DE}" type="presParOf" srcId="{7CE8383F-AAE1-455F-BADB-7373914BAD6C}" destId="{B95C6919-FE1F-451D-89E4-AD90E6EC4FCA}" srcOrd="0" destOrd="0" presId="urn:microsoft.com/office/officeart/2005/8/layout/hierarchy2"/>
    <dgm:cxn modelId="{1C7936B5-D6E4-4CAA-9E3A-613B3C78F960}" type="presParOf" srcId="{7CE8383F-AAE1-455F-BADB-7373914BAD6C}" destId="{4874F358-4CFE-416B-8AB6-2992C466A6DD}" srcOrd="1" destOrd="0" presId="urn:microsoft.com/office/officeart/2005/8/layout/hierarchy2"/>
    <dgm:cxn modelId="{0D1945F5-D12D-4751-B592-C5B0E20617AA}" type="presParOf" srcId="{4874F358-4CFE-416B-8AB6-2992C466A6DD}" destId="{39F591D0-20CA-40C5-B2D4-96E01254D740}" srcOrd="0" destOrd="0" presId="urn:microsoft.com/office/officeart/2005/8/layout/hierarchy2"/>
    <dgm:cxn modelId="{45931F5A-4F0F-4B9F-B2DB-9572FD13EF5D}" type="presParOf" srcId="{39F591D0-20CA-40C5-B2D4-96E01254D740}" destId="{5DB76F72-1F69-43D7-8BCA-007E2DDD8423}" srcOrd="0" destOrd="0" presId="urn:microsoft.com/office/officeart/2005/8/layout/hierarchy2"/>
    <dgm:cxn modelId="{238CDC36-9EFA-49CE-BA71-28381D63AB52}" type="presParOf" srcId="{4874F358-4CFE-416B-8AB6-2992C466A6DD}" destId="{F58B5C50-454C-479B-80FD-A22430F6AC44}" srcOrd="1" destOrd="0" presId="urn:microsoft.com/office/officeart/2005/8/layout/hierarchy2"/>
    <dgm:cxn modelId="{5A46B5E8-163F-4BE6-AFFD-5513A61D1434}" type="presParOf" srcId="{F58B5C50-454C-479B-80FD-A22430F6AC44}" destId="{05BDD1C8-8AFC-4B09-A2A7-97870A11AA69}" srcOrd="0" destOrd="0" presId="urn:microsoft.com/office/officeart/2005/8/layout/hierarchy2"/>
    <dgm:cxn modelId="{08E4493D-C947-4936-AA6F-8FBC11F78494}" type="presParOf" srcId="{F58B5C50-454C-479B-80FD-A22430F6AC44}" destId="{CF2E523C-5AD4-4FD8-AE0C-E66A3278B5E1}" srcOrd="1" destOrd="0" presId="urn:microsoft.com/office/officeart/2005/8/layout/hierarchy2"/>
    <dgm:cxn modelId="{32156A77-A22A-47B3-953F-03783BD11910}" type="presParOf" srcId="{CF2E523C-5AD4-4FD8-AE0C-E66A3278B5E1}" destId="{645A312B-8A56-4B95-8E2C-0E59596B32C1}" srcOrd="0" destOrd="0" presId="urn:microsoft.com/office/officeart/2005/8/layout/hierarchy2"/>
    <dgm:cxn modelId="{0F6870BD-BCF3-495A-9270-9D0A3E401B3F}" type="presParOf" srcId="{645A312B-8A56-4B95-8E2C-0E59596B32C1}" destId="{9950F4A8-7E1D-4269-BDE7-ED529F16357A}" srcOrd="0" destOrd="0" presId="urn:microsoft.com/office/officeart/2005/8/layout/hierarchy2"/>
    <dgm:cxn modelId="{6C57F75A-541C-4899-98DA-9C579B04650E}" type="presParOf" srcId="{CF2E523C-5AD4-4FD8-AE0C-E66A3278B5E1}" destId="{76325F88-FF7B-4C2A-A2BF-AC46084C242E}" srcOrd="1" destOrd="0" presId="urn:microsoft.com/office/officeart/2005/8/layout/hierarchy2"/>
    <dgm:cxn modelId="{7BE0DFD3-3BA3-4280-8715-17AFCCEF2854}" type="presParOf" srcId="{76325F88-FF7B-4C2A-A2BF-AC46084C242E}" destId="{C1FC6E58-CCD7-4855-B0E8-DECAAE1DBB78}" srcOrd="0" destOrd="0" presId="urn:microsoft.com/office/officeart/2005/8/layout/hierarchy2"/>
    <dgm:cxn modelId="{3B97A1E5-F1A8-47B8-A8BC-CA51F15564C5}" type="presParOf" srcId="{76325F88-FF7B-4C2A-A2BF-AC46084C242E}" destId="{4B23E65B-6BF4-4F24-B3C2-AF0E8AB29C83}" srcOrd="1" destOrd="0" presId="urn:microsoft.com/office/officeart/2005/8/layout/hierarchy2"/>
    <dgm:cxn modelId="{597B2A1B-32D5-41B2-9C11-7C8A30658566}" type="presParOf" srcId="{CF2E523C-5AD4-4FD8-AE0C-E66A3278B5E1}" destId="{7E2EEB6A-9934-47A3-988D-BB91DA69BCBF}" srcOrd="2" destOrd="0" presId="urn:microsoft.com/office/officeart/2005/8/layout/hierarchy2"/>
    <dgm:cxn modelId="{D3C2B4DB-14D2-47DE-BACB-8BE720C7EBDE}" type="presParOf" srcId="{7E2EEB6A-9934-47A3-988D-BB91DA69BCBF}" destId="{6B73BD11-F014-4CAF-9153-2841561A1B6C}" srcOrd="0" destOrd="0" presId="urn:microsoft.com/office/officeart/2005/8/layout/hierarchy2"/>
    <dgm:cxn modelId="{AC826233-23C6-42B2-867D-1E82A802220B}" type="presParOf" srcId="{CF2E523C-5AD4-4FD8-AE0C-E66A3278B5E1}" destId="{044971D1-0D17-4AAF-98C3-F9B89F31B6D3}" srcOrd="3" destOrd="0" presId="urn:microsoft.com/office/officeart/2005/8/layout/hierarchy2"/>
    <dgm:cxn modelId="{FC385692-1C82-443B-ABDC-50F3A233923D}" type="presParOf" srcId="{044971D1-0D17-4AAF-98C3-F9B89F31B6D3}" destId="{8F0E315E-8F14-4C45-93CB-A5FAC16F39EE}" srcOrd="0" destOrd="0" presId="urn:microsoft.com/office/officeart/2005/8/layout/hierarchy2"/>
    <dgm:cxn modelId="{3DE03387-8159-4534-9C7D-312BD59859C0}" type="presParOf" srcId="{044971D1-0D17-4AAF-98C3-F9B89F31B6D3}" destId="{F4E9FB9E-98A8-4C57-88D2-5DFDB57C9D6E}" srcOrd="1" destOrd="0" presId="urn:microsoft.com/office/officeart/2005/8/layout/hierarchy2"/>
    <dgm:cxn modelId="{554EA7C1-860A-4976-8853-6EBBCF9C84A1}" type="presParOf" srcId="{CF2E523C-5AD4-4FD8-AE0C-E66A3278B5E1}" destId="{5D3B468B-57E4-4D0C-A198-CF674715098B}" srcOrd="4" destOrd="0" presId="urn:microsoft.com/office/officeart/2005/8/layout/hierarchy2"/>
    <dgm:cxn modelId="{D589F51F-E6CF-4F5B-83EF-81A0DAC4DC8A}" type="presParOf" srcId="{5D3B468B-57E4-4D0C-A198-CF674715098B}" destId="{F9A962D2-91F4-4592-8A28-5B3CC486C4DF}" srcOrd="0" destOrd="0" presId="urn:microsoft.com/office/officeart/2005/8/layout/hierarchy2"/>
    <dgm:cxn modelId="{A749B4CA-F6B5-4175-801F-FC1F3BCCDE66}" type="presParOf" srcId="{CF2E523C-5AD4-4FD8-AE0C-E66A3278B5E1}" destId="{190E1F76-252E-46B3-A31E-73051BEC58D1}" srcOrd="5" destOrd="0" presId="urn:microsoft.com/office/officeart/2005/8/layout/hierarchy2"/>
    <dgm:cxn modelId="{57A64BFB-7BCC-438A-8B37-CB6D883EC5FD}" type="presParOf" srcId="{190E1F76-252E-46B3-A31E-73051BEC58D1}" destId="{81AECB9A-B7C9-4283-9024-18D266496012}" srcOrd="0" destOrd="0" presId="urn:microsoft.com/office/officeart/2005/8/layout/hierarchy2"/>
    <dgm:cxn modelId="{B27BB49A-420E-46E5-8124-86F11F0DA586}" type="presParOf" srcId="{190E1F76-252E-46B3-A31E-73051BEC58D1}" destId="{73221083-58D3-4ABE-9350-3CF865FF18FB}" srcOrd="1" destOrd="0" presId="urn:microsoft.com/office/officeart/2005/8/layout/hierarchy2"/>
    <dgm:cxn modelId="{18F25ADF-3809-4AF2-8450-A7177688BA72}" type="presParOf" srcId="{CF2E523C-5AD4-4FD8-AE0C-E66A3278B5E1}" destId="{C00D2D77-DCF6-4F84-A1D0-DE931FB16A2E}" srcOrd="6" destOrd="0" presId="urn:microsoft.com/office/officeart/2005/8/layout/hierarchy2"/>
    <dgm:cxn modelId="{65171828-0F44-4E42-B7C9-1DC1D2C6A1D7}" type="presParOf" srcId="{C00D2D77-DCF6-4F84-A1D0-DE931FB16A2E}" destId="{CC1AEE62-CA93-4801-A06C-A55106457C1C}" srcOrd="0" destOrd="0" presId="urn:microsoft.com/office/officeart/2005/8/layout/hierarchy2"/>
    <dgm:cxn modelId="{21AB863C-F321-4517-9D23-ABCF6C16A291}" type="presParOf" srcId="{CF2E523C-5AD4-4FD8-AE0C-E66A3278B5E1}" destId="{54C9ED08-4F5B-47A7-8074-2BC7655A18B9}" srcOrd="7" destOrd="0" presId="urn:microsoft.com/office/officeart/2005/8/layout/hierarchy2"/>
    <dgm:cxn modelId="{27D9131C-A32B-402C-A0A6-D90626562B0D}" type="presParOf" srcId="{54C9ED08-4F5B-47A7-8074-2BC7655A18B9}" destId="{C81DD6FA-5278-4ECE-9706-48195ABD61F3}" srcOrd="0" destOrd="0" presId="urn:microsoft.com/office/officeart/2005/8/layout/hierarchy2"/>
    <dgm:cxn modelId="{A6084BB3-2011-4469-B1B1-3D80D813F109}" type="presParOf" srcId="{54C9ED08-4F5B-47A7-8074-2BC7655A18B9}" destId="{461F54D5-0B2D-4C5E-A7B4-3AA02F78D58B}" srcOrd="1" destOrd="0" presId="urn:microsoft.com/office/officeart/2005/8/layout/hierarchy2"/>
    <dgm:cxn modelId="{120E80AE-4B68-431B-BA70-7215DFE38AFC}" type="presParOf" srcId="{CF2E523C-5AD4-4FD8-AE0C-E66A3278B5E1}" destId="{21E470F6-9E63-439A-ADCD-A292E07E165C}" srcOrd="8" destOrd="0" presId="urn:microsoft.com/office/officeart/2005/8/layout/hierarchy2"/>
    <dgm:cxn modelId="{A2023BDF-8E91-44F9-9067-D9437FF5B632}" type="presParOf" srcId="{21E470F6-9E63-439A-ADCD-A292E07E165C}" destId="{189CF1C8-9D92-47AC-B2E0-10C8C2457842}" srcOrd="0" destOrd="0" presId="urn:microsoft.com/office/officeart/2005/8/layout/hierarchy2"/>
    <dgm:cxn modelId="{AF22498D-0E25-40EF-A4A7-DB60D5A8C125}" type="presParOf" srcId="{CF2E523C-5AD4-4FD8-AE0C-E66A3278B5E1}" destId="{8302C97D-DCBB-4BA8-82F2-5766CA3259D7}" srcOrd="9" destOrd="0" presId="urn:microsoft.com/office/officeart/2005/8/layout/hierarchy2"/>
    <dgm:cxn modelId="{7E4D826E-E615-41FF-A0EB-3B7A0D47B3D6}" type="presParOf" srcId="{8302C97D-DCBB-4BA8-82F2-5766CA3259D7}" destId="{338886F5-8F60-42A9-A1CF-1D6A3F675A2A}" srcOrd="0" destOrd="0" presId="urn:microsoft.com/office/officeart/2005/8/layout/hierarchy2"/>
    <dgm:cxn modelId="{C18F90F9-3087-464D-86E1-78ACAA7113DA}" type="presParOf" srcId="{8302C97D-DCBB-4BA8-82F2-5766CA3259D7}" destId="{1B7209C0-2D61-412D-BD4C-7ADEC08C54ED}" srcOrd="1" destOrd="0" presId="urn:microsoft.com/office/officeart/2005/8/layout/hierarchy2"/>
    <dgm:cxn modelId="{7CA4D937-067C-4A58-B79F-41D5A20BDE38}" type="presParOf" srcId="{CF2E523C-5AD4-4FD8-AE0C-E66A3278B5E1}" destId="{5A2F11A3-FA7D-4514-83CB-944455F860F4}" srcOrd="10" destOrd="0" presId="urn:microsoft.com/office/officeart/2005/8/layout/hierarchy2"/>
    <dgm:cxn modelId="{C74776D9-B61E-485D-9A4F-235A75BF1422}" type="presParOf" srcId="{5A2F11A3-FA7D-4514-83CB-944455F860F4}" destId="{E1165C72-3F89-4FBA-BD44-B06FAB7B03DF}" srcOrd="0" destOrd="0" presId="urn:microsoft.com/office/officeart/2005/8/layout/hierarchy2"/>
    <dgm:cxn modelId="{169C874E-E7A7-4D7E-986C-8176EC77CCD9}" type="presParOf" srcId="{CF2E523C-5AD4-4FD8-AE0C-E66A3278B5E1}" destId="{D41CE67A-6819-4C81-BC24-83519EED0FD7}" srcOrd="11" destOrd="0" presId="urn:microsoft.com/office/officeart/2005/8/layout/hierarchy2"/>
    <dgm:cxn modelId="{85DF7036-AFC5-4DB9-AB39-E0E159268CD7}" type="presParOf" srcId="{D41CE67A-6819-4C81-BC24-83519EED0FD7}" destId="{33E1830F-2F04-4D3B-A11B-73B874205BFA}" srcOrd="0" destOrd="0" presId="urn:microsoft.com/office/officeart/2005/8/layout/hierarchy2"/>
    <dgm:cxn modelId="{DE3B9855-1083-4430-9D39-F922EBAA437D}" type="presParOf" srcId="{D41CE67A-6819-4C81-BC24-83519EED0FD7}" destId="{2C52E0C0-1CFF-437E-8FA3-50F560961AA8}" srcOrd="1" destOrd="0" presId="urn:microsoft.com/office/officeart/2005/8/layout/hierarchy2"/>
    <dgm:cxn modelId="{FE4E2842-FC2B-42D5-B941-B29C89EDD110}" type="presParOf" srcId="{16F5AC37-00FB-454F-9A59-DB1A168AEBD1}" destId="{14394AAD-D489-4444-882C-5B5103D2FAC6}" srcOrd="2" destOrd="0" presId="urn:microsoft.com/office/officeart/2005/8/layout/hierarchy2"/>
    <dgm:cxn modelId="{AD1AC179-AFE5-4E79-8D4C-39054F8DEC5B}" type="presParOf" srcId="{14394AAD-D489-4444-882C-5B5103D2FAC6}" destId="{1CA2512C-7C22-4B44-9F69-B7A2CA8DCC6B}" srcOrd="0" destOrd="0" presId="urn:microsoft.com/office/officeart/2005/8/layout/hierarchy2"/>
    <dgm:cxn modelId="{1B5C00CC-5AEC-44E3-8564-3E8C3BA27029}" type="presParOf" srcId="{16F5AC37-00FB-454F-9A59-DB1A168AEBD1}" destId="{6F313BB7-6B1C-4033-BFE5-185877CF02FE}" srcOrd="3" destOrd="0" presId="urn:microsoft.com/office/officeart/2005/8/layout/hierarchy2"/>
    <dgm:cxn modelId="{A332FB53-5E43-476B-BEED-3BF846857BE2}" type="presParOf" srcId="{6F313BB7-6B1C-4033-BFE5-185877CF02FE}" destId="{66CF5845-843C-4016-A1C0-3BEC776CF09D}" srcOrd="0" destOrd="0" presId="urn:microsoft.com/office/officeart/2005/8/layout/hierarchy2"/>
    <dgm:cxn modelId="{DDCC8598-E3DF-4EEC-90C3-C68FA2895C0D}" type="presParOf" srcId="{6F313BB7-6B1C-4033-BFE5-185877CF02FE}" destId="{A1685651-6DAA-4201-9CCD-3075FCD839E8}" srcOrd="1" destOrd="0" presId="urn:microsoft.com/office/officeart/2005/8/layout/hierarchy2"/>
    <dgm:cxn modelId="{C08E4096-3B8A-412E-A8D7-755A866A7336}" type="presParOf" srcId="{A1685651-6DAA-4201-9CCD-3075FCD839E8}" destId="{6AA35F45-D365-4DE7-ACE7-99006F8ED0E8}" srcOrd="0" destOrd="0" presId="urn:microsoft.com/office/officeart/2005/8/layout/hierarchy2"/>
    <dgm:cxn modelId="{328A59D4-8486-4182-929C-1E737B62AE54}" type="presParOf" srcId="{6AA35F45-D365-4DE7-ACE7-99006F8ED0E8}" destId="{4CC25B64-5979-4C85-AFC5-03EBEF6FAB0D}" srcOrd="0" destOrd="0" presId="urn:microsoft.com/office/officeart/2005/8/layout/hierarchy2"/>
    <dgm:cxn modelId="{360D5453-ECE1-4D79-AD97-7AC7C0D37BC0}" type="presParOf" srcId="{A1685651-6DAA-4201-9CCD-3075FCD839E8}" destId="{D648C4F0-22A8-421D-BF55-E8D42CDF90CB}" srcOrd="1" destOrd="0" presId="urn:microsoft.com/office/officeart/2005/8/layout/hierarchy2"/>
    <dgm:cxn modelId="{CA44998D-AB47-4B0F-977B-95778119DDA3}" type="presParOf" srcId="{D648C4F0-22A8-421D-BF55-E8D42CDF90CB}" destId="{AECAC4F2-04C8-44DB-8D60-E0E87E077C38}" srcOrd="0" destOrd="0" presId="urn:microsoft.com/office/officeart/2005/8/layout/hierarchy2"/>
    <dgm:cxn modelId="{75E16BD7-12F8-4292-8AC9-A7FE66D62128}" type="presParOf" srcId="{D648C4F0-22A8-421D-BF55-E8D42CDF90CB}" destId="{1EBD0B17-F88E-4F8F-9E82-F177A1CAB89B}" srcOrd="1" destOrd="0" presId="urn:microsoft.com/office/officeart/2005/8/layout/hierarchy2"/>
    <dgm:cxn modelId="{24F305A7-9761-459A-A812-4D2A5F759310}" type="presParOf" srcId="{16F5AC37-00FB-454F-9A59-DB1A168AEBD1}" destId="{B9C895EF-FC66-4717-8906-37D5052548EC}" srcOrd="4" destOrd="0" presId="urn:microsoft.com/office/officeart/2005/8/layout/hierarchy2"/>
    <dgm:cxn modelId="{968E5933-E6A2-4CD0-BFB9-93A2D2757C64}" type="presParOf" srcId="{B9C895EF-FC66-4717-8906-37D5052548EC}" destId="{E1F04EB2-EACB-40C8-ADD8-742133C226A2}" srcOrd="0" destOrd="0" presId="urn:microsoft.com/office/officeart/2005/8/layout/hierarchy2"/>
    <dgm:cxn modelId="{1D444270-1B2D-4B4A-8CB0-5259AB3947A5}" type="presParOf" srcId="{16F5AC37-00FB-454F-9A59-DB1A168AEBD1}" destId="{32DB149B-F39A-41AC-A4CB-FE8BD212E5B2}" srcOrd="5" destOrd="0" presId="urn:microsoft.com/office/officeart/2005/8/layout/hierarchy2"/>
    <dgm:cxn modelId="{10FD71E1-609A-4987-ACCA-E1F04592C7D6}" type="presParOf" srcId="{32DB149B-F39A-41AC-A4CB-FE8BD212E5B2}" destId="{1302577F-4538-4C90-A017-2A4665848533}" srcOrd="0" destOrd="0" presId="urn:microsoft.com/office/officeart/2005/8/layout/hierarchy2"/>
    <dgm:cxn modelId="{41CA3C5F-2AB3-4D2B-9127-22E3717B4183}" type="presParOf" srcId="{32DB149B-F39A-41AC-A4CB-FE8BD212E5B2}" destId="{F6DBD19E-E01D-4EF0-9CB6-CD0B5A3C6BFD}" srcOrd="1" destOrd="0" presId="urn:microsoft.com/office/officeart/2005/8/layout/hierarchy2"/>
    <dgm:cxn modelId="{51E55BF2-C368-44EC-BBDB-73EB702556FE}" type="presParOf" srcId="{F6DBD19E-E01D-4EF0-9CB6-CD0B5A3C6BFD}" destId="{CCB7A3D6-A061-45FE-AE08-BD95097AC2F4}" srcOrd="0" destOrd="0" presId="urn:microsoft.com/office/officeart/2005/8/layout/hierarchy2"/>
    <dgm:cxn modelId="{3E979FBC-2881-4843-A94D-93B7A130FB36}" type="presParOf" srcId="{CCB7A3D6-A061-45FE-AE08-BD95097AC2F4}" destId="{0CE789A5-8CAF-40EF-827A-4604133121C8}" srcOrd="0" destOrd="0" presId="urn:microsoft.com/office/officeart/2005/8/layout/hierarchy2"/>
    <dgm:cxn modelId="{6D4FF744-BE19-4C60-AA94-F8A34B208045}" type="presParOf" srcId="{F6DBD19E-E01D-4EF0-9CB6-CD0B5A3C6BFD}" destId="{D985E896-13FC-4549-9514-D780F34BC052}" srcOrd="1" destOrd="0" presId="urn:microsoft.com/office/officeart/2005/8/layout/hierarchy2"/>
    <dgm:cxn modelId="{B7C72F32-6723-4893-9D83-F18B93B02144}" type="presParOf" srcId="{D985E896-13FC-4549-9514-D780F34BC052}" destId="{1D745633-628C-475F-B7A5-803100E876C6}" srcOrd="0" destOrd="0" presId="urn:microsoft.com/office/officeart/2005/8/layout/hierarchy2"/>
    <dgm:cxn modelId="{A0D69B7D-7A3E-43CF-90F8-A2589F39D8C8}" type="presParOf" srcId="{D985E896-13FC-4549-9514-D780F34BC052}" destId="{F4A09B09-A875-44BC-92DD-2175CF1EEE28}" srcOrd="1" destOrd="0" presId="urn:microsoft.com/office/officeart/2005/8/layout/hierarchy2"/>
    <dgm:cxn modelId="{F898B7EA-4BE6-4DDF-85AA-6A3BEEFFF366}" type="presParOf" srcId="{16F5AC37-00FB-454F-9A59-DB1A168AEBD1}" destId="{2176492F-9E3C-454C-863F-DEBEC168F8C3}" srcOrd="6" destOrd="0" presId="urn:microsoft.com/office/officeart/2005/8/layout/hierarchy2"/>
    <dgm:cxn modelId="{111A9E18-CD92-4A99-B89D-671B5CCEEF3F}" type="presParOf" srcId="{2176492F-9E3C-454C-863F-DEBEC168F8C3}" destId="{98F17BF3-3C80-479C-8A45-EB5A5FE3583B}" srcOrd="0" destOrd="0" presId="urn:microsoft.com/office/officeart/2005/8/layout/hierarchy2"/>
    <dgm:cxn modelId="{388AEF66-FE44-4A01-A111-BB262BC59AAE}" type="presParOf" srcId="{16F5AC37-00FB-454F-9A59-DB1A168AEBD1}" destId="{03C94EDB-77F0-420A-8B6F-D65C2D407376}" srcOrd="7" destOrd="0" presId="urn:microsoft.com/office/officeart/2005/8/layout/hierarchy2"/>
    <dgm:cxn modelId="{E013FCF9-9D8A-4332-830E-7E5CB6732730}" type="presParOf" srcId="{03C94EDB-77F0-420A-8B6F-D65C2D407376}" destId="{7BB47360-8915-4D39-A1B1-E30E4C6CE292}" srcOrd="0" destOrd="0" presId="urn:microsoft.com/office/officeart/2005/8/layout/hierarchy2"/>
    <dgm:cxn modelId="{F2DB10DE-DA5D-4C8B-9FB7-A54B7A9E81A0}" type="presParOf" srcId="{03C94EDB-77F0-420A-8B6F-D65C2D407376}" destId="{040DC317-A9F0-4205-AFA7-E49FF8A16BE8}" srcOrd="1" destOrd="0" presId="urn:microsoft.com/office/officeart/2005/8/layout/hierarchy2"/>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0FC8CE-4270-478A-94AE-699ED7C389CC}">
      <dsp:nvSpPr>
        <dsp:cNvPr id="0" name=""/>
        <dsp:cNvSpPr/>
      </dsp:nvSpPr>
      <dsp:spPr>
        <a:xfrm>
          <a:off x="982" y="0"/>
          <a:ext cx="1528444" cy="228600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t" anchorCtr="1">
          <a:noAutofit/>
        </a:bodyPr>
        <a:lstStyle/>
        <a:p>
          <a:pPr marL="0" lvl="0" indent="0" algn="l" defTabSz="533400">
            <a:lnSpc>
              <a:spcPct val="150000"/>
            </a:lnSpc>
            <a:spcBef>
              <a:spcPct val="0"/>
            </a:spcBef>
            <a:spcAft>
              <a:spcPct val="35000"/>
            </a:spcAft>
            <a:buNone/>
          </a:pPr>
          <a:r>
            <a:rPr lang="en-US" sz="1200" b="1" kern="1200" dirty="0"/>
            <a:t>SharePoint</a:t>
          </a:r>
        </a:p>
        <a:p>
          <a:pPr marL="57150" lvl="1" indent="-57150" algn="l" defTabSz="400050">
            <a:lnSpc>
              <a:spcPct val="150000"/>
            </a:lnSpc>
            <a:spcBef>
              <a:spcPct val="0"/>
            </a:spcBef>
            <a:spcAft>
              <a:spcPct val="15000"/>
            </a:spcAft>
            <a:buChar char="•"/>
          </a:pPr>
          <a:r>
            <a:rPr lang="en-US" sz="900" kern="1200" dirty="0"/>
            <a:t>Design Resources</a:t>
          </a:r>
        </a:p>
        <a:p>
          <a:pPr marL="57150" lvl="1" indent="-57150" algn="l" defTabSz="400050">
            <a:lnSpc>
              <a:spcPct val="150000"/>
            </a:lnSpc>
            <a:spcBef>
              <a:spcPct val="0"/>
            </a:spcBef>
            <a:spcAft>
              <a:spcPct val="15000"/>
            </a:spcAft>
            <a:buChar char="•"/>
          </a:pPr>
          <a:r>
            <a:rPr lang="en-US" sz="900" kern="1200" dirty="0"/>
            <a:t>Demonstration Product</a:t>
          </a:r>
        </a:p>
        <a:p>
          <a:pPr marL="57150" lvl="1" indent="-57150" algn="l" defTabSz="400050">
            <a:lnSpc>
              <a:spcPct val="150000"/>
            </a:lnSpc>
            <a:spcBef>
              <a:spcPct val="0"/>
            </a:spcBef>
            <a:spcAft>
              <a:spcPct val="15000"/>
            </a:spcAft>
            <a:buChar char="•"/>
          </a:pPr>
          <a:r>
            <a:rPr lang="en-US" sz="900" kern="1200" dirty="0"/>
            <a:t>Personnel Files</a:t>
          </a:r>
          <a:endParaRPr lang="en-US" sz="1000" kern="1200" dirty="0"/>
        </a:p>
      </dsp:txBody>
      <dsp:txXfrm>
        <a:off x="982" y="914400"/>
        <a:ext cx="1528444" cy="914400"/>
      </dsp:txXfrm>
    </dsp:sp>
    <dsp:sp modelId="{3A3F08D4-B2E0-4278-81CF-076E4E50CF43}">
      <dsp:nvSpPr>
        <dsp:cNvPr id="0" name=""/>
        <dsp:cNvSpPr/>
      </dsp:nvSpPr>
      <dsp:spPr>
        <a:xfrm>
          <a:off x="384585" y="137160"/>
          <a:ext cx="761238" cy="761238"/>
        </a:xfrm>
        <a:prstGeom prst="ellipse">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a:stretch>
            <a:fillRect/>
          </a:stretch>
        </a:blip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AAE472F-D56E-4CCB-A53A-8AD65E4A3C0E}">
      <dsp:nvSpPr>
        <dsp:cNvPr id="0" name=""/>
        <dsp:cNvSpPr/>
      </dsp:nvSpPr>
      <dsp:spPr>
        <a:xfrm>
          <a:off x="1575280" y="0"/>
          <a:ext cx="1528444" cy="228600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t" anchorCtr="1">
          <a:noAutofit/>
        </a:bodyPr>
        <a:lstStyle/>
        <a:p>
          <a:pPr marL="0" lvl="0" indent="0" algn="l" defTabSz="466725">
            <a:lnSpc>
              <a:spcPct val="150000"/>
            </a:lnSpc>
            <a:spcBef>
              <a:spcPct val="0"/>
            </a:spcBef>
            <a:spcAft>
              <a:spcPct val="35000"/>
            </a:spcAft>
            <a:buNone/>
          </a:pPr>
          <a:r>
            <a:rPr lang="en-US" sz="1050" b="1" kern="1200" dirty="0"/>
            <a:t>MS Teams</a:t>
          </a:r>
        </a:p>
        <a:p>
          <a:pPr marL="57150" lvl="1" indent="-57150" algn="l" defTabSz="400050">
            <a:lnSpc>
              <a:spcPct val="150000"/>
            </a:lnSpc>
            <a:spcBef>
              <a:spcPct val="0"/>
            </a:spcBef>
            <a:spcAft>
              <a:spcPct val="15000"/>
            </a:spcAft>
            <a:buChar char="•"/>
          </a:pPr>
          <a:r>
            <a:rPr lang="en-US" sz="900" kern="1200" dirty="0"/>
            <a:t>Progress Update</a:t>
          </a:r>
        </a:p>
        <a:p>
          <a:pPr marL="57150" lvl="1" indent="-57150" algn="l" defTabSz="400050">
            <a:lnSpc>
              <a:spcPct val="150000"/>
            </a:lnSpc>
            <a:spcBef>
              <a:spcPct val="0"/>
            </a:spcBef>
            <a:spcAft>
              <a:spcPct val="15000"/>
            </a:spcAft>
            <a:buChar char="•"/>
          </a:pPr>
          <a:r>
            <a:rPr lang="en-US" sz="900" kern="1200" dirty="0"/>
            <a:t>Issue Report</a:t>
          </a:r>
        </a:p>
        <a:p>
          <a:pPr marL="57150" lvl="1" indent="-57150" algn="l" defTabSz="400050">
            <a:lnSpc>
              <a:spcPct val="150000"/>
            </a:lnSpc>
            <a:spcBef>
              <a:spcPct val="0"/>
            </a:spcBef>
            <a:spcAft>
              <a:spcPct val="15000"/>
            </a:spcAft>
            <a:buChar char="•"/>
          </a:pPr>
          <a:r>
            <a:rPr lang="en-US" sz="900" kern="1200" dirty="0"/>
            <a:t>Requisition</a:t>
          </a:r>
          <a:endParaRPr lang="en-US" sz="1000" kern="1200" dirty="0"/>
        </a:p>
      </dsp:txBody>
      <dsp:txXfrm>
        <a:off x="1575280" y="914400"/>
        <a:ext cx="1528444" cy="914400"/>
      </dsp:txXfrm>
    </dsp:sp>
    <dsp:sp modelId="{8439E604-3521-4B2A-BC44-AD4EA03A2C9D}">
      <dsp:nvSpPr>
        <dsp:cNvPr id="0" name=""/>
        <dsp:cNvSpPr/>
      </dsp:nvSpPr>
      <dsp:spPr>
        <a:xfrm>
          <a:off x="1958883" y="137160"/>
          <a:ext cx="761238" cy="761238"/>
        </a:xfrm>
        <a:prstGeom prst="ellipse">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a:stretch>
            <a:fillRect/>
          </a:stretch>
        </a:blip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4D8E41C-0125-4249-94BA-8411BDA000C4}">
      <dsp:nvSpPr>
        <dsp:cNvPr id="0" name=""/>
        <dsp:cNvSpPr/>
      </dsp:nvSpPr>
      <dsp:spPr>
        <a:xfrm>
          <a:off x="3149578" y="0"/>
          <a:ext cx="1528444" cy="228600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t" anchorCtr="1">
          <a:noAutofit/>
        </a:bodyPr>
        <a:lstStyle/>
        <a:p>
          <a:pPr marL="0" lvl="0" indent="0" algn="l" defTabSz="466725">
            <a:lnSpc>
              <a:spcPct val="150000"/>
            </a:lnSpc>
            <a:spcBef>
              <a:spcPct val="0"/>
            </a:spcBef>
            <a:spcAft>
              <a:spcPct val="35000"/>
            </a:spcAft>
            <a:buNone/>
          </a:pPr>
          <a:r>
            <a:rPr lang="en-US" sz="1050" b="1" kern="1200" dirty="0"/>
            <a:t>OneNote</a:t>
          </a:r>
        </a:p>
        <a:p>
          <a:pPr marL="57150" lvl="1" indent="-57150" algn="l" defTabSz="400050">
            <a:lnSpc>
              <a:spcPct val="150000"/>
            </a:lnSpc>
            <a:spcBef>
              <a:spcPct val="0"/>
            </a:spcBef>
            <a:spcAft>
              <a:spcPct val="15000"/>
            </a:spcAft>
            <a:buChar char="•"/>
          </a:pPr>
          <a:r>
            <a:rPr lang="en-US" sz="900" kern="1200" dirty="0"/>
            <a:t>Content Library</a:t>
          </a:r>
        </a:p>
        <a:p>
          <a:pPr marL="57150" lvl="1" indent="-57150" algn="l" defTabSz="400050">
            <a:lnSpc>
              <a:spcPct val="150000"/>
            </a:lnSpc>
            <a:spcBef>
              <a:spcPct val="0"/>
            </a:spcBef>
            <a:spcAft>
              <a:spcPct val="15000"/>
            </a:spcAft>
            <a:buChar char="•"/>
          </a:pPr>
          <a:r>
            <a:rPr lang="en-US" sz="900" kern="1200" dirty="0"/>
            <a:t>Project Control</a:t>
          </a:r>
          <a:endParaRPr lang="en-US" sz="700" kern="1200" dirty="0"/>
        </a:p>
      </dsp:txBody>
      <dsp:txXfrm>
        <a:off x="3149578" y="914400"/>
        <a:ext cx="1528444" cy="914400"/>
      </dsp:txXfrm>
    </dsp:sp>
    <dsp:sp modelId="{972359AF-DD26-4E84-90D3-CADD9B5425E3}">
      <dsp:nvSpPr>
        <dsp:cNvPr id="0" name=""/>
        <dsp:cNvSpPr/>
      </dsp:nvSpPr>
      <dsp:spPr>
        <a:xfrm>
          <a:off x="3533181" y="137160"/>
          <a:ext cx="761238" cy="761238"/>
        </a:xfrm>
        <a:prstGeom prst="ellipse">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a:stretch>
            <a:fillRect/>
          </a:stretch>
        </a:blip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23D7439-97E2-40B1-9F78-D1AB5E9609AC}">
      <dsp:nvSpPr>
        <dsp:cNvPr id="0" name=""/>
        <dsp:cNvSpPr/>
      </dsp:nvSpPr>
      <dsp:spPr>
        <a:xfrm>
          <a:off x="178378" y="2026663"/>
          <a:ext cx="4304684" cy="236484"/>
        </a:xfrm>
        <a:prstGeom prst="leftRightArrow">
          <a:avLst/>
        </a:prstGeom>
        <a:solidFill>
          <a:schemeClr val="dk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46AEE1-6545-4271-B718-930344A40AF2}">
      <dsp:nvSpPr>
        <dsp:cNvPr id="0" name=""/>
        <dsp:cNvSpPr/>
      </dsp:nvSpPr>
      <dsp:spPr>
        <a:xfrm>
          <a:off x="124402" y="1434671"/>
          <a:ext cx="1124862" cy="28089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b="1" kern="1200" dirty="0"/>
            <a:t>Electronics</a:t>
          </a:r>
        </a:p>
      </dsp:txBody>
      <dsp:txXfrm>
        <a:off x="132629" y="1442898"/>
        <a:ext cx="1108408" cy="264440"/>
      </dsp:txXfrm>
    </dsp:sp>
    <dsp:sp modelId="{F3930CC3-D9EB-4BEA-8CAA-335E5C757837}">
      <dsp:nvSpPr>
        <dsp:cNvPr id="0" name=""/>
        <dsp:cNvSpPr/>
      </dsp:nvSpPr>
      <dsp:spPr>
        <a:xfrm rot="16364389">
          <a:off x="760123" y="1059994"/>
          <a:ext cx="1027393" cy="4028"/>
        </a:xfrm>
        <a:custGeom>
          <a:avLst/>
          <a:gdLst/>
          <a:ahLst/>
          <a:cxnLst/>
          <a:rect l="0" t="0" r="0" b="0"/>
          <a:pathLst>
            <a:path>
              <a:moveTo>
                <a:pt x="0" y="2014"/>
              </a:moveTo>
              <a:lnTo>
                <a:pt x="1027393" y="201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1248135" y="1036323"/>
        <a:ext cx="51369" cy="51369"/>
      </dsp:txXfrm>
    </dsp:sp>
    <dsp:sp modelId="{B95C6919-FE1F-451D-89E4-AD90E6EC4FCA}">
      <dsp:nvSpPr>
        <dsp:cNvPr id="0" name=""/>
        <dsp:cNvSpPr/>
      </dsp:nvSpPr>
      <dsp:spPr>
        <a:xfrm>
          <a:off x="1298375" y="408452"/>
          <a:ext cx="1124862" cy="28089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Electronics Design</a:t>
          </a:r>
        </a:p>
      </dsp:txBody>
      <dsp:txXfrm>
        <a:off x="1306602" y="416679"/>
        <a:ext cx="1108408" cy="264440"/>
      </dsp:txXfrm>
    </dsp:sp>
    <dsp:sp modelId="{645A312B-8A56-4B95-8E2C-0E59596B32C1}">
      <dsp:nvSpPr>
        <dsp:cNvPr id="0" name=""/>
        <dsp:cNvSpPr/>
      </dsp:nvSpPr>
      <dsp:spPr>
        <a:xfrm rot="16656004">
          <a:off x="2262132" y="362855"/>
          <a:ext cx="371320" cy="4028"/>
        </a:xfrm>
        <a:custGeom>
          <a:avLst/>
          <a:gdLst/>
          <a:ahLst/>
          <a:cxnLst/>
          <a:rect l="0" t="0" r="0" b="0"/>
          <a:pathLst>
            <a:path>
              <a:moveTo>
                <a:pt x="0" y="2014"/>
              </a:moveTo>
              <a:lnTo>
                <a:pt x="371320"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2438509" y="355586"/>
        <a:ext cx="18566" cy="18566"/>
      </dsp:txXfrm>
    </dsp:sp>
    <dsp:sp modelId="{C1FC6E58-CCD7-4855-B0E8-DECAAE1DBB78}">
      <dsp:nvSpPr>
        <dsp:cNvPr id="0" name=""/>
        <dsp:cNvSpPr/>
      </dsp:nvSpPr>
      <dsp:spPr>
        <a:xfrm>
          <a:off x="2472347" y="1415"/>
          <a:ext cx="1238864"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Finish Good Product</a:t>
          </a:r>
          <a:br>
            <a:rPr lang="en-US" sz="900" kern="1200" dirty="0"/>
          </a:br>
          <a:r>
            <a:rPr lang="en-US" sz="700" kern="1200" dirty="0"/>
            <a:t>(EEP)</a:t>
          </a:r>
        </a:p>
      </dsp:txBody>
      <dsp:txXfrm>
        <a:off x="2482857" y="11925"/>
        <a:ext cx="1217844" cy="337830"/>
      </dsp:txXfrm>
    </dsp:sp>
    <dsp:sp modelId="{6DD8E1FA-1D9D-41B5-9F93-24EF29A533A1}">
      <dsp:nvSpPr>
        <dsp:cNvPr id="0" name=""/>
        <dsp:cNvSpPr/>
      </dsp:nvSpPr>
      <dsp:spPr>
        <a:xfrm>
          <a:off x="3711211" y="178826"/>
          <a:ext cx="49109" cy="4028"/>
        </a:xfrm>
        <a:custGeom>
          <a:avLst/>
          <a:gdLst/>
          <a:ahLst/>
          <a:cxnLst/>
          <a:rect l="0" t="0" r="0" b="0"/>
          <a:pathLst>
            <a:path>
              <a:moveTo>
                <a:pt x="0" y="2014"/>
              </a:moveTo>
              <a:lnTo>
                <a:pt x="49109"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3734539" y="179612"/>
        <a:ext cx="2455" cy="2455"/>
      </dsp:txXfrm>
    </dsp:sp>
    <dsp:sp modelId="{1B675334-6B9D-472E-8A32-FEE28B0390DC}">
      <dsp:nvSpPr>
        <dsp:cNvPr id="0" name=""/>
        <dsp:cNvSpPr/>
      </dsp:nvSpPr>
      <dsp:spPr>
        <a:xfrm>
          <a:off x="3760321" y="1415"/>
          <a:ext cx="884903"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274320" lvl="0" indent="0" algn="l" defTabSz="400050">
            <a:lnSpc>
              <a:spcPct val="90000"/>
            </a:lnSpc>
            <a:spcBef>
              <a:spcPct val="0"/>
            </a:spcBef>
            <a:spcAft>
              <a:spcPct val="35000"/>
            </a:spcAft>
            <a:buNone/>
          </a:pPr>
          <a:r>
            <a:rPr lang="en-US" sz="900" kern="1200" dirty="0"/>
            <a:t>EEP</a:t>
          </a:r>
          <a:r>
            <a:rPr lang="en-US" sz="900" kern="1200" dirty="0">
              <a:sym typeface="Wingdings 3" panose="05040102010807070707" pitchFamily="18" charset="2"/>
            </a:rPr>
            <a:t></a:t>
          </a:r>
          <a:endParaRPr lang="en-US" sz="900" kern="1200" dirty="0"/>
        </a:p>
      </dsp:txBody>
      <dsp:txXfrm>
        <a:off x="3770831" y="11925"/>
        <a:ext cx="863883" cy="337830"/>
      </dsp:txXfrm>
    </dsp:sp>
    <dsp:sp modelId="{F411BB4C-5720-4142-A377-D6C4CC6D8A59}">
      <dsp:nvSpPr>
        <dsp:cNvPr id="0" name=""/>
        <dsp:cNvSpPr/>
      </dsp:nvSpPr>
      <dsp:spPr>
        <a:xfrm>
          <a:off x="4645224" y="178826"/>
          <a:ext cx="49109" cy="4028"/>
        </a:xfrm>
        <a:custGeom>
          <a:avLst/>
          <a:gdLst/>
          <a:ahLst/>
          <a:cxnLst/>
          <a:rect l="0" t="0" r="0" b="0"/>
          <a:pathLst>
            <a:path>
              <a:moveTo>
                <a:pt x="0" y="2014"/>
              </a:moveTo>
              <a:lnTo>
                <a:pt x="49109"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4668552" y="179612"/>
        <a:ext cx="2455" cy="2455"/>
      </dsp:txXfrm>
    </dsp:sp>
    <dsp:sp modelId="{94CA5DFE-9755-4907-B5AD-B42221852DA5}">
      <dsp:nvSpPr>
        <dsp:cNvPr id="0" name=""/>
        <dsp:cNvSpPr/>
      </dsp:nvSpPr>
      <dsp:spPr>
        <a:xfrm>
          <a:off x="4694334" y="1415"/>
          <a:ext cx="1124862"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Files Associated</a:t>
          </a:r>
        </a:p>
      </dsp:txBody>
      <dsp:txXfrm>
        <a:off x="4704844" y="11925"/>
        <a:ext cx="1103842" cy="337830"/>
      </dsp:txXfrm>
    </dsp:sp>
    <dsp:sp modelId="{7E2EEB6A-9934-47A3-988D-BB91DA69BCBF}">
      <dsp:nvSpPr>
        <dsp:cNvPr id="0" name=""/>
        <dsp:cNvSpPr/>
      </dsp:nvSpPr>
      <dsp:spPr>
        <a:xfrm>
          <a:off x="2423237" y="546885"/>
          <a:ext cx="49109" cy="4028"/>
        </a:xfrm>
        <a:custGeom>
          <a:avLst/>
          <a:gdLst/>
          <a:ahLst/>
          <a:cxnLst/>
          <a:rect l="0" t="0" r="0" b="0"/>
          <a:pathLst>
            <a:path>
              <a:moveTo>
                <a:pt x="0" y="2014"/>
              </a:moveTo>
              <a:lnTo>
                <a:pt x="49109"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2446565" y="547671"/>
        <a:ext cx="2455" cy="2455"/>
      </dsp:txXfrm>
    </dsp:sp>
    <dsp:sp modelId="{8F0E315E-8F14-4C45-93CB-A5FAC16F39EE}">
      <dsp:nvSpPr>
        <dsp:cNvPr id="0" name=""/>
        <dsp:cNvSpPr/>
      </dsp:nvSpPr>
      <dsp:spPr>
        <a:xfrm>
          <a:off x="2472347" y="369473"/>
          <a:ext cx="1238864"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Wiring Diagram</a:t>
          </a:r>
          <a:br>
            <a:rPr lang="en-US" sz="900" kern="1200" dirty="0"/>
          </a:br>
          <a:r>
            <a:rPr lang="en-US" sz="700" kern="1200" dirty="0"/>
            <a:t>(EEL)</a:t>
          </a:r>
          <a:endParaRPr lang="en-US" sz="900" kern="1200" dirty="0"/>
        </a:p>
      </dsp:txBody>
      <dsp:txXfrm>
        <a:off x="2482857" y="379983"/>
        <a:ext cx="1217844" cy="337830"/>
      </dsp:txXfrm>
    </dsp:sp>
    <dsp:sp modelId="{A157F3C7-A072-4D09-9674-F9234126FD93}">
      <dsp:nvSpPr>
        <dsp:cNvPr id="0" name=""/>
        <dsp:cNvSpPr/>
      </dsp:nvSpPr>
      <dsp:spPr>
        <a:xfrm>
          <a:off x="3711211" y="546885"/>
          <a:ext cx="49109" cy="4028"/>
        </a:xfrm>
        <a:custGeom>
          <a:avLst/>
          <a:gdLst/>
          <a:ahLst/>
          <a:cxnLst/>
          <a:rect l="0" t="0" r="0" b="0"/>
          <a:pathLst>
            <a:path>
              <a:moveTo>
                <a:pt x="0" y="2014"/>
              </a:moveTo>
              <a:lnTo>
                <a:pt x="49109"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3734539" y="547671"/>
        <a:ext cx="2455" cy="2455"/>
      </dsp:txXfrm>
    </dsp:sp>
    <dsp:sp modelId="{E8B692F7-610E-4368-BDF2-3CC509DBAEA7}">
      <dsp:nvSpPr>
        <dsp:cNvPr id="0" name=""/>
        <dsp:cNvSpPr/>
      </dsp:nvSpPr>
      <dsp:spPr>
        <a:xfrm>
          <a:off x="3760321" y="369473"/>
          <a:ext cx="884903"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274320" lvl="0" indent="0" algn="l" defTabSz="400050">
            <a:lnSpc>
              <a:spcPct val="90000"/>
            </a:lnSpc>
            <a:spcBef>
              <a:spcPct val="0"/>
            </a:spcBef>
            <a:spcAft>
              <a:spcPct val="35000"/>
            </a:spcAft>
            <a:buNone/>
          </a:pPr>
          <a:r>
            <a:rPr lang="en-US" sz="900" kern="1200" dirty="0"/>
            <a:t>EEL</a:t>
          </a:r>
          <a:r>
            <a:rPr lang="en-US" sz="900" kern="1200" dirty="0">
              <a:sym typeface="Wingdings 3" panose="05040102010807070707" pitchFamily="18" charset="2"/>
            </a:rPr>
            <a:t></a:t>
          </a:r>
          <a:endParaRPr lang="en-US" sz="900" kern="1200" dirty="0"/>
        </a:p>
      </dsp:txBody>
      <dsp:txXfrm>
        <a:off x="3770831" y="379983"/>
        <a:ext cx="863883" cy="337830"/>
      </dsp:txXfrm>
    </dsp:sp>
    <dsp:sp modelId="{5D3B468B-57E4-4D0C-A198-CF674715098B}">
      <dsp:nvSpPr>
        <dsp:cNvPr id="0" name=""/>
        <dsp:cNvSpPr/>
      </dsp:nvSpPr>
      <dsp:spPr>
        <a:xfrm rot="4943996">
          <a:off x="2262132" y="730914"/>
          <a:ext cx="371320" cy="4028"/>
        </a:xfrm>
        <a:custGeom>
          <a:avLst/>
          <a:gdLst/>
          <a:ahLst/>
          <a:cxnLst/>
          <a:rect l="0" t="0" r="0" b="0"/>
          <a:pathLst>
            <a:path>
              <a:moveTo>
                <a:pt x="0" y="2014"/>
              </a:moveTo>
              <a:lnTo>
                <a:pt x="371320"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2438509" y="723645"/>
        <a:ext cx="18566" cy="18566"/>
      </dsp:txXfrm>
    </dsp:sp>
    <dsp:sp modelId="{81AECB9A-B7C9-4283-9024-18D266496012}">
      <dsp:nvSpPr>
        <dsp:cNvPr id="0" name=""/>
        <dsp:cNvSpPr/>
      </dsp:nvSpPr>
      <dsp:spPr>
        <a:xfrm>
          <a:off x="2472347" y="737532"/>
          <a:ext cx="1238864"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ts val="0"/>
            </a:spcBef>
            <a:spcAft>
              <a:spcPct val="35000"/>
            </a:spcAft>
            <a:buNone/>
          </a:pPr>
          <a:r>
            <a:rPr lang="en-US" sz="900" kern="1200" dirty="0"/>
            <a:t>Prototype Board</a:t>
          </a:r>
          <a:br>
            <a:rPr lang="en-US" sz="900" kern="1200" dirty="0"/>
          </a:br>
          <a:r>
            <a:rPr lang="en-US" sz="700" kern="1200" dirty="0"/>
            <a:t>(EEQ)</a:t>
          </a:r>
          <a:endParaRPr lang="en-US" sz="900" kern="1200" dirty="0"/>
        </a:p>
      </dsp:txBody>
      <dsp:txXfrm>
        <a:off x="2482857" y="748042"/>
        <a:ext cx="1217844" cy="337830"/>
      </dsp:txXfrm>
    </dsp:sp>
    <dsp:sp modelId="{E1177B76-D6FB-4C24-95B6-B8E292D28EFB}">
      <dsp:nvSpPr>
        <dsp:cNvPr id="0" name=""/>
        <dsp:cNvSpPr/>
      </dsp:nvSpPr>
      <dsp:spPr>
        <a:xfrm>
          <a:off x="3711211" y="914943"/>
          <a:ext cx="49109" cy="4028"/>
        </a:xfrm>
        <a:custGeom>
          <a:avLst/>
          <a:gdLst/>
          <a:ahLst/>
          <a:cxnLst/>
          <a:rect l="0" t="0" r="0" b="0"/>
          <a:pathLst>
            <a:path>
              <a:moveTo>
                <a:pt x="0" y="2014"/>
              </a:moveTo>
              <a:lnTo>
                <a:pt x="49109"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3734539" y="915729"/>
        <a:ext cx="2455" cy="2455"/>
      </dsp:txXfrm>
    </dsp:sp>
    <dsp:sp modelId="{84104708-56DD-41F6-B79C-49C3E7AA7815}">
      <dsp:nvSpPr>
        <dsp:cNvPr id="0" name=""/>
        <dsp:cNvSpPr/>
      </dsp:nvSpPr>
      <dsp:spPr>
        <a:xfrm>
          <a:off x="3760321" y="737532"/>
          <a:ext cx="884903"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274320" lvl="0" indent="0" algn="l" defTabSz="400050">
            <a:lnSpc>
              <a:spcPct val="90000"/>
            </a:lnSpc>
            <a:spcBef>
              <a:spcPct val="0"/>
            </a:spcBef>
            <a:spcAft>
              <a:spcPct val="35000"/>
            </a:spcAft>
            <a:buNone/>
          </a:pPr>
          <a:r>
            <a:rPr lang="en-US" sz="900" kern="1200" dirty="0"/>
            <a:t>EEQ</a:t>
          </a:r>
          <a:r>
            <a:rPr lang="en-US" sz="900" kern="1200" dirty="0">
              <a:sym typeface="Wingdings 3" panose="05040102010807070707" pitchFamily="18" charset="2"/>
            </a:rPr>
            <a:t></a:t>
          </a:r>
          <a:endParaRPr lang="en-US" sz="900" kern="1200" dirty="0"/>
        </a:p>
      </dsp:txBody>
      <dsp:txXfrm>
        <a:off x="3770831" y="748042"/>
        <a:ext cx="863883" cy="337830"/>
      </dsp:txXfrm>
    </dsp:sp>
    <dsp:sp modelId="{4116A045-AB14-4BE5-BDA7-ED1E09918C0D}">
      <dsp:nvSpPr>
        <dsp:cNvPr id="0" name=""/>
        <dsp:cNvSpPr/>
      </dsp:nvSpPr>
      <dsp:spPr>
        <a:xfrm>
          <a:off x="4645224" y="914943"/>
          <a:ext cx="49109" cy="4028"/>
        </a:xfrm>
        <a:custGeom>
          <a:avLst/>
          <a:gdLst/>
          <a:ahLst/>
          <a:cxnLst/>
          <a:rect l="0" t="0" r="0" b="0"/>
          <a:pathLst>
            <a:path>
              <a:moveTo>
                <a:pt x="0" y="2014"/>
              </a:moveTo>
              <a:lnTo>
                <a:pt x="49109"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4668552" y="915729"/>
        <a:ext cx="2455" cy="2455"/>
      </dsp:txXfrm>
    </dsp:sp>
    <dsp:sp modelId="{56257A05-DDF0-4D2B-AAD6-CFF3AB63D016}">
      <dsp:nvSpPr>
        <dsp:cNvPr id="0" name=""/>
        <dsp:cNvSpPr/>
      </dsp:nvSpPr>
      <dsp:spPr>
        <a:xfrm>
          <a:off x="4694334" y="737532"/>
          <a:ext cx="1124862"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ts val="0"/>
            </a:spcBef>
            <a:spcAft>
              <a:spcPct val="35000"/>
            </a:spcAft>
            <a:buNone/>
          </a:pPr>
          <a:r>
            <a:rPr lang="en-US" sz="900" kern="1200" dirty="0"/>
            <a:t>Files Associated</a:t>
          </a:r>
        </a:p>
      </dsp:txBody>
      <dsp:txXfrm>
        <a:off x="4704844" y="748042"/>
        <a:ext cx="1103842" cy="337830"/>
      </dsp:txXfrm>
    </dsp:sp>
    <dsp:sp modelId="{6B1C4042-BEDE-4BCE-9D15-E9998D70C5FC}">
      <dsp:nvSpPr>
        <dsp:cNvPr id="0" name=""/>
        <dsp:cNvSpPr/>
      </dsp:nvSpPr>
      <dsp:spPr>
        <a:xfrm rot="16776493">
          <a:off x="1126705" y="1428053"/>
          <a:ext cx="294229" cy="4028"/>
        </a:xfrm>
        <a:custGeom>
          <a:avLst/>
          <a:gdLst/>
          <a:ahLst/>
          <a:cxnLst/>
          <a:rect l="0" t="0" r="0" b="0"/>
          <a:pathLst>
            <a:path>
              <a:moveTo>
                <a:pt x="0" y="2014"/>
              </a:moveTo>
              <a:lnTo>
                <a:pt x="294229" y="201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1266464" y="1422711"/>
        <a:ext cx="14711" cy="14711"/>
      </dsp:txXfrm>
    </dsp:sp>
    <dsp:sp modelId="{E8C3130D-2A2F-455F-9AA5-43414A44208C}">
      <dsp:nvSpPr>
        <dsp:cNvPr id="0" name=""/>
        <dsp:cNvSpPr/>
      </dsp:nvSpPr>
      <dsp:spPr>
        <a:xfrm>
          <a:off x="1298375" y="1144569"/>
          <a:ext cx="1124862" cy="28089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Project Resources</a:t>
          </a:r>
        </a:p>
      </dsp:txBody>
      <dsp:txXfrm>
        <a:off x="1306602" y="1152796"/>
        <a:ext cx="1108408" cy="264440"/>
      </dsp:txXfrm>
    </dsp:sp>
    <dsp:sp modelId="{F6D2F6C3-22A0-4ED8-BB64-3824E21B5654}">
      <dsp:nvSpPr>
        <dsp:cNvPr id="0" name=""/>
        <dsp:cNvSpPr/>
      </dsp:nvSpPr>
      <dsp:spPr>
        <a:xfrm>
          <a:off x="2423237" y="1283002"/>
          <a:ext cx="49109" cy="4028"/>
        </a:xfrm>
        <a:custGeom>
          <a:avLst/>
          <a:gdLst/>
          <a:ahLst/>
          <a:cxnLst/>
          <a:rect l="0" t="0" r="0" b="0"/>
          <a:pathLst>
            <a:path>
              <a:moveTo>
                <a:pt x="0" y="2014"/>
              </a:moveTo>
              <a:lnTo>
                <a:pt x="49109"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2446565" y="1283788"/>
        <a:ext cx="2455" cy="2455"/>
      </dsp:txXfrm>
    </dsp:sp>
    <dsp:sp modelId="{E5AEF618-8E52-47F4-977A-F3C9484DC6ED}">
      <dsp:nvSpPr>
        <dsp:cNvPr id="0" name=""/>
        <dsp:cNvSpPr/>
      </dsp:nvSpPr>
      <dsp:spPr>
        <a:xfrm>
          <a:off x="2472347" y="1105591"/>
          <a:ext cx="1238864"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i="1" kern="1200" dirty="0"/>
            <a:t>Sub-folder</a:t>
          </a:r>
        </a:p>
      </dsp:txBody>
      <dsp:txXfrm>
        <a:off x="2482857" y="1116101"/>
        <a:ext cx="1217844" cy="337830"/>
      </dsp:txXfrm>
    </dsp:sp>
    <dsp:sp modelId="{14394AAD-D489-4444-882C-5B5103D2FAC6}">
      <dsp:nvSpPr>
        <dsp:cNvPr id="0" name=""/>
        <dsp:cNvSpPr/>
      </dsp:nvSpPr>
      <dsp:spPr>
        <a:xfrm rot="3467428">
          <a:off x="1227752" y="1612082"/>
          <a:ext cx="92135" cy="4028"/>
        </a:xfrm>
        <a:custGeom>
          <a:avLst/>
          <a:gdLst/>
          <a:ahLst/>
          <a:cxnLst/>
          <a:rect l="0" t="0" r="0" b="0"/>
          <a:pathLst>
            <a:path>
              <a:moveTo>
                <a:pt x="0" y="2014"/>
              </a:moveTo>
              <a:lnTo>
                <a:pt x="92135" y="201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1271516" y="1611793"/>
        <a:ext cx="4606" cy="4606"/>
      </dsp:txXfrm>
    </dsp:sp>
    <dsp:sp modelId="{66CF5845-843C-4016-A1C0-3BEC776CF09D}">
      <dsp:nvSpPr>
        <dsp:cNvPr id="0" name=""/>
        <dsp:cNvSpPr/>
      </dsp:nvSpPr>
      <dsp:spPr>
        <a:xfrm>
          <a:off x="1298375" y="1512627"/>
          <a:ext cx="1124862" cy="28089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Documents Control</a:t>
          </a:r>
        </a:p>
      </dsp:txBody>
      <dsp:txXfrm>
        <a:off x="1306602" y="1520854"/>
        <a:ext cx="1108408" cy="264440"/>
      </dsp:txXfrm>
    </dsp:sp>
    <dsp:sp modelId="{6AA35F45-D365-4DE7-ACE7-99006F8ED0E8}">
      <dsp:nvSpPr>
        <dsp:cNvPr id="0" name=""/>
        <dsp:cNvSpPr/>
      </dsp:nvSpPr>
      <dsp:spPr>
        <a:xfrm>
          <a:off x="2423237" y="1651060"/>
          <a:ext cx="49109" cy="4028"/>
        </a:xfrm>
        <a:custGeom>
          <a:avLst/>
          <a:gdLst/>
          <a:ahLst/>
          <a:cxnLst/>
          <a:rect l="0" t="0" r="0" b="0"/>
          <a:pathLst>
            <a:path>
              <a:moveTo>
                <a:pt x="0" y="2014"/>
              </a:moveTo>
              <a:lnTo>
                <a:pt x="49109"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2446565" y="1651847"/>
        <a:ext cx="2455" cy="2455"/>
      </dsp:txXfrm>
    </dsp:sp>
    <dsp:sp modelId="{AECAC4F2-04C8-44DB-8D60-E0E87E077C38}">
      <dsp:nvSpPr>
        <dsp:cNvPr id="0" name=""/>
        <dsp:cNvSpPr/>
      </dsp:nvSpPr>
      <dsp:spPr>
        <a:xfrm>
          <a:off x="2472347" y="1473649"/>
          <a:ext cx="1238864"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i="1" kern="1200" dirty="0"/>
            <a:t>Sub-folder</a:t>
          </a:r>
        </a:p>
      </dsp:txBody>
      <dsp:txXfrm>
        <a:off x="2482857" y="1484159"/>
        <a:ext cx="1217844" cy="337830"/>
      </dsp:txXfrm>
    </dsp:sp>
    <dsp:sp modelId="{70335677-0A65-4DF8-8459-CE40C96147B9}">
      <dsp:nvSpPr>
        <dsp:cNvPr id="0" name=""/>
        <dsp:cNvSpPr/>
      </dsp:nvSpPr>
      <dsp:spPr>
        <a:xfrm rot="5022995">
          <a:off x="1049464" y="1796111"/>
          <a:ext cx="448710" cy="4028"/>
        </a:xfrm>
        <a:custGeom>
          <a:avLst/>
          <a:gdLst/>
          <a:ahLst/>
          <a:cxnLst/>
          <a:rect l="0" t="0" r="0" b="0"/>
          <a:pathLst>
            <a:path>
              <a:moveTo>
                <a:pt x="0" y="2014"/>
              </a:moveTo>
              <a:lnTo>
                <a:pt x="448710" y="201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1262602" y="1786908"/>
        <a:ext cx="22435" cy="22435"/>
      </dsp:txXfrm>
    </dsp:sp>
    <dsp:sp modelId="{50300B7B-E0C7-45D0-A785-8E075546B9F0}">
      <dsp:nvSpPr>
        <dsp:cNvPr id="0" name=""/>
        <dsp:cNvSpPr/>
      </dsp:nvSpPr>
      <dsp:spPr>
        <a:xfrm>
          <a:off x="1298375" y="1880686"/>
          <a:ext cx="1124862" cy="28089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General</a:t>
          </a:r>
        </a:p>
      </dsp:txBody>
      <dsp:txXfrm>
        <a:off x="1306602" y="1888913"/>
        <a:ext cx="1108408" cy="264440"/>
      </dsp:txXfrm>
    </dsp:sp>
    <dsp:sp modelId="{AB560F58-637C-41F9-B7A3-EE006097D5BB}">
      <dsp:nvSpPr>
        <dsp:cNvPr id="0" name=""/>
        <dsp:cNvSpPr/>
      </dsp:nvSpPr>
      <dsp:spPr>
        <a:xfrm>
          <a:off x="2423237" y="2019119"/>
          <a:ext cx="49109" cy="4028"/>
        </a:xfrm>
        <a:custGeom>
          <a:avLst/>
          <a:gdLst/>
          <a:ahLst/>
          <a:cxnLst/>
          <a:rect l="0" t="0" r="0" b="0"/>
          <a:pathLst>
            <a:path>
              <a:moveTo>
                <a:pt x="0" y="2014"/>
              </a:moveTo>
              <a:lnTo>
                <a:pt x="49109"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2446565" y="2019905"/>
        <a:ext cx="2455" cy="2455"/>
      </dsp:txXfrm>
    </dsp:sp>
    <dsp:sp modelId="{95F115AB-B094-457C-A318-33D1CDBB04E3}">
      <dsp:nvSpPr>
        <dsp:cNvPr id="0" name=""/>
        <dsp:cNvSpPr/>
      </dsp:nvSpPr>
      <dsp:spPr>
        <a:xfrm>
          <a:off x="2472347" y="1841708"/>
          <a:ext cx="1238864"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ts val="600"/>
            </a:spcBef>
            <a:spcAft>
              <a:spcPct val="35000"/>
            </a:spcAft>
            <a:buNone/>
          </a:pPr>
          <a:r>
            <a:rPr lang="en-US" sz="900" kern="1200" dirty="0"/>
            <a:t>MS Teams Cover Page</a:t>
          </a:r>
        </a:p>
      </dsp:txBody>
      <dsp:txXfrm>
        <a:off x="2482857" y="1852218"/>
        <a:ext cx="1217844" cy="337830"/>
      </dsp:txXfrm>
    </dsp:sp>
    <dsp:sp modelId="{52D46EBF-9A79-4AAF-B01E-CFE059E273BA}">
      <dsp:nvSpPr>
        <dsp:cNvPr id="0" name=""/>
        <dsp:cNvSpPr/>
      </dsp:nvSpPr>
      <dsp:spPr>
        <a:xfrm>
          <a:off x="3711211" y="2019119"/>
          <a:ext cx="49109" cy="4028"/>
        </a:xfrm>
        <a:custGeom>
          <a:avLst/>
          <a:gdLst/>
          <a:ahLst/>
          <a:cxnLst/>
          <a:rect l="0" t="0" r="0" b="0"/>
          <a:pathLst>
            <a:path>
              <a:moveTo>
                <a:pt x="0" y="2014"/>
              </a:moveTo>
              <a:lnTo>
                <a:pt x="49109" y="201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3734539" y="2019905"/>
        <a:ext cx="2455" cy="2455"/>
      </dsp:txXfrm>
    </dsp:sp>
    <dsp:sp modelId="{1E14451F-FC13-409B-B120-0E2D2B1872FC}">
      <dsp:nvSpPr>
        <dsp:cNvPr id="0" name=""/>
        <dsp:cNvSpPr/>
      </dsp:nvSpPr>
      <dsp:spPr>
        <a:xfrm>
          <a:off x="3760321" y="1841708"/>
          <a:ext cx="884903" cy="35885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t>Cover Page</a:t>
          </a:r>
        </a:p>
      </dsp:txBody>
      <dsp:txXfrm>
        <a:off x="3770831" y="1852218"/>
        <a:ext cx="863883" cy="337830"/>
      </dsp:txXfrm>
    </dsp:sp>
    <dsp:sp modelId="{01C1AEE6-8585-4C51-98FC-B1EA59DE2A9D}">
      <dsp:nvSpPr>
        <dsp:cNvPr id="0" name=""/>
        <dsp:cNvSpPr/>
      </dsp:nvSpPr>
      <dsp:spPr>
        <a:xfrm rot="5170991">
          <a:off x="904943" y="1941163"/>
          <a:ext cx="737753" cy="4028"/>
        </a:xfrm>
        <a:custGeom>
          <a:avLst/>
          <a:gdLst/>
          <a:ahLst/>
          <a:cxnLst/>
          <a:rect l="0" t="0" r="0" b="0"/>
          <a:pathLst>
            <a:path>
              <a:moveTo>
                <a:pt x="0" y="2014"/>
              </a:moveTo>
              <a:lnTo>
                <a:pt x="737753" y="201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400050">
            <a:lnSpc>
              <a:spcPct val="90000"/>
            </a:lnSpc>
            <a:spcBef>
              <a:spcPct val="0"/>
            </a:spcBef>
            <a:spcAft>
              <a:spcPct val="35000"/>
            </a:spcAft>
            <a:buNone/>
          </a:pPr>
          <a:endParaRPr lang="en-US" sz="900" kern="1200"/>
        </a:p>
      </dsp:txBody>
      <dsp:txXfrm>
        <a:off x="1255376" y="1924733"/>
        <a:ext cx="36887" cy="36887"/>
      </dsp:txXfrm>
    </dsp:sp>
    <dsp:sp modelId="{B31456F5-AD87-4F19-A7E2-82C0C0081C44}">
      <dsp:nvSpPr>
        <dsp:cNvPr id="0" name=""/>
        <dsp:cNvSpPr/>
      </dsp:nvSpPr>
      <dsp:spPr>
        <a:xfrm>
          <a:off x="1298375" y="2170788"/>
          <a:ext cx="1124862" cy="28089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Apps</a:t>
          </a:r>
        </a:p>
      </dsp:txBody>
      <dsp:txXfrm>
        <a:off x="1306602" y="2179015"/>
        <a:ext cx="1108408" cy="264440"/>
      </dsp:txXfrm>
    </dsp:sp>
    <dsp:sp modelId="{082760A9-B19E-470F-A085-0F2EC377914E}">
      <dsp:nvSpPr>
        <dsp:cNvPr id="0" name=""/>
        <dsp:cNvSpPr/>
      </dsp:nvSpPr>
      <dsp:spPr>
        <a:xfrm rot="5235611">
          <a:off x="760123" y="2086214"/>
          <a:ext cx="1027393" cy="4028"/>
        </a:xfrm>
        <a:custGeom>
          <a:avLst/>
          <a:gdLst/>
          <a:ahLst/>
          <a:cxnLst/>
          <a:rect l="0" t="0" r="0" b="0"/>
          <a:pathLst>
            <a:path>
              <a:moveTo>
                <a:pt x="0" y="2014"/>
              </a:moveTo>
              <a:lnTo>
                <a:pt x="1027393" y="201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l" defTabSz="222250">
            <a:lnSpc>
              <a:spcPct val="90000"/>
            </a:lnSpc>
            <a:spcBef>
              <a:spcPct val="0"/>
            </a:spcBef>
            <a:spcAft>
              <a:spcPct val="35000"/>
            </a:spcAft>
            <a:buNone/>
          </a:pPr>
          <a:endParaRPr lang="en-US" sz="500" kern="1200"/>
        </a:p>
      </dsp:txBody>
      <dsp:txXfrm>
        <a:off x="1248135" y="2062543"/>
        <a:ext cx="51369" cy="51369"/>
      </dsp:txXfrm>
    </dsp:sp>
    <dsp:sp modelId="{BAEF4679-9225-4119-8A7A-3A79547DF420}">
      <dsp:nvSpPr>
        <dsp:cNvPr id="0" name=""/>
        <dsp:cNvSpPr/>
      </dsp:nvSpPr>
      <dsp:spPr>
        <a:xfrm>
          <a:off x="1298375" y="2460890"/>
          <a:ext cx="1124862" cy="28089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Request Form</a:t>
          </a:r>
        </a:p>
      </dsp:txBody>
      <dsp:txXfrm>
        <a:off x="1306602" y="2469117"/>
        <a:ext cx="1108408" cy="2644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46AEE1-6545-4271-B718-930344A40AF2}">
      <dsp:nvSpPr>
        <dsp:cNvPr id="0" name=""/>
        <dsp:cNvSpPr/>
      </dsp:nvSpPr>
      <dsp:spPr>
        <a:xfrm>
          <a:off x="115194" y="1516476"/>
          <a:ext cx="1097280"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dirty="0"/>
            <a:t>Project Resources</a:t>
          </a:r>
        </a:p>
      </dsp:txBody>
      <dsp:txXfrm>
        <a:off x="122918" y="1524200"/>
        <a:ext cx="1081832" cy="248277"/>
      </dsp:txXfrm>
    </dsp:sp>
    <dsp:sp modelId="{F3930CC3-D9EB-4BEA-8CAA-335E5C757837}">
      <dsp:nvSpPr>
        <dsp:cNvPr id="0" name=""/>
        <dsp:cNvSpPr/>
      </dsp:nvSpPr>
      <dsp:spPr>
        <a:xfrm rot="20199117">
          <a:off x="1195072" y="1544912"/>
          <a:ext cx="425031" cy="38408"/>
        </a:xfrm>
        <a:custGeom>
          <a:avLst/>
          <a:gdLst/>
          <a:ahLst/>
          <a:cxnLst/>
          <a:rect l="0" t="0" r="0" b="0"/>
          <a:pathLst>
            <a:path>
              <a:moveTo>
                <a:pt x="0" y="19204"/>
              </a:moveTo>
              <a:lnTo>
                <a:pt x="425031" y="1920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396962" y="1553490"/>
        <a:ext cx="21251" cy="21251"/>
      </dsp:txXfrm>
    </dsp:sp>
    <dsp:sp modelId="{B95C6919-FE1F-451D-89E4-AD90E6EC4FCA}">
      <dsp:nvSpPr>
        <dsp:cNvPr id="0" name=""/>
        <dsp:cNvSpPr/>
      </dsp:nvSpPr>
      <dsp:spPr>
        <a:xfrm>
          <a:off x="1602701" y="1348030"/>
          <a:ext cx="945384"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t>Year</a:t>
          </a:r>
          <a:r>
            <a:rPr lang="en-US" sz="900" kern="1200" dirty="0">
              <a:sym typeface="Wingdings 3" panose="05040102010807070707" pitchFamily="18" charset="2"/>
            </a:rPr>
            <a:t></a:t>
          </a:r>
          <a:endParaRPr lang="en-US" sz="900" kern="1200" dirty="0"/>
        </a:p>
      </dsp:txBody>
      <dsp:txXfrm>
        <a:off x="1610425" y="1355754"/>
        <a:ext cx="929936" cy="248277"/>
      </dsp:txXfrm>
    </dsp:sp>
    <dsp:sp modelId="{8B4A7D22-AA39-4531-902C-C5D046F3FD53}">
      <dsp:nvSpPr>
        <dsp:cNvPr id="0" name=""/>
        <dsp:cNvSpPr/>
      </dsp:nvSpPr>
      <dsp:spPr>
        <a:xfrm rot="18004653">
          <a:off x="2353884" y="1123795"/>
          <a:ext cx="778630" cy="38408"/>
        </a:xfrm>
        <a:custGeom>
          <a:avLst/>
          <a:gdLst/>
          <a:ahLst/>
          <a:cxnLst/>
          <a:rect l="0" t="0" r="0" b="0"/>
          <a:pathLst>
            <a:path>
              <a:moveTo>
                <a:pt x="0" y="19204"/>
              </a:moveTo>
              <a:lnTo>
                <a:pt x="778630" y="192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723734" y="1123534"/>
        <a:ext cx="38931" cy="38931"/>
      </dsp:txXfrm>
    </dsp:sp>
    <dsp:sp modelId="{6358B009-D412-462D-96AD-54F6BAD90EC9}">
      <dsp:nvSpPr>
        <dsp:cNvPr id="0" name=""/>
        <dsp:cNvSpPr/>
      </dsp:nvSpPr>
      <dsp:spPr>
        <a:xfrm>
          <a:off x="2938313" y="674244"/>
          <a:ext cx="945384"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t>RDD</a:t>
          </a:r>
          <a:r>
            <a:rPr lang="en-US" sz="900" kern="1200" dirty="0">
              <a:sym typeface="Wingdings 3" panose="05040102010807070707" pitchFamily="18" charset="2"/>
            </a:rPr>
            <a:t></a:t>
          </a:r>
          <a:endParaRPr lang="en-US" sz="900" kern="1200" dirty="0"/>
        </a:p>
      </dsp:txBody>
      <dsp:txXfrm>
        <a:off x="2946037" y="681968"/>
        <a:ext cx="929936" cy="248277"/>
      </dsp:txXfrm>
    </dsp:sp>
    <dsp:sp modelId="{160F6FF1-621F-4631-81E9-8CD8C3DD8792}">
      <dsp:nvSpPr>
        <dsp:cNvPr id="0" name=""/>
        <dsp:cNvSpPr/>
      </dsp:nvSpPr>
      <dsp:spPr>
        <a:xfrm rot="18004653">
          <a:off x="3689496" y="450009"/>
          <a:ext cx="778630" cy="38408"/>
        </a:xfrm>
        <a:custGeom>
          <a:avLst/>
          <a:gdLst/>
          <a:ahLst/>
          <a:cxnLst/>
          <a:rect l="0" t="0" r="0" b="0"/>
          <a:pathLst>
            <a:path>
              <a:moveTo>
                <a:pt x="0" y="19204"/>
              </a:moveTo>
              <a:lnTo>
                <a:pt x="778630" y="192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059345" y="449748"/>
        <a:ext cx="38931" cy="38931"/>
      </dsp:txXfrm>
    </dsp:sp>
    <dsp:sp modelId="{2D62A440-CC47-4CC4-8E98-96FA953109B0}">
      <dsp:nvSpPr>
        <dsp:cNvPr id="0" name=""/>
        <dsp:cNvSpPr/>
      </dsp:nvSpPr>
      <dsp:spPr>
        <a:xfrm>
          <a:off x="4273925" y="458"/>
          <a:ext cx="1554480"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Project Memorandum</a:t>
          </a:r>
        </a:p>
      </dsp:txBody>
      <dsp:txXfrm>
        <a:off x="4281649" y="8182"/>
        <a:ext cx="1539032" cy="248277"/>
      </dsp:txXfrm>
    </dsp:sp>
    <dsp:sp modelId="{1D4E69A8-61BE-4175-B4FE-21ECD9E9898F}">
      <dsp:nvSpPr>
        <dsp:cNvPr id="0" name=""/>
        <dsp:cNvSpPr/>
      </dsp:nvSpPr>
      <dsp:spPr>
        <a:xfrm rot="19151708">
          <a:off x="3821045" y="618456"/>
          <a:ext cx="515533" cy="38408"/>
        </a:xfrm>
        <a:custGeom>
          <a:avLst/>
          <a:gdLst/>
          <a:ahLst/>
          <a:cxnLst/>
          <a:rect l="0" t="0" r="0" b="0"/>
          <a:pathLst>
            <a:path>
              <a:moveTo>
                <a:pt x="0" y="19204"/>
              </a:moveTo>
              <a:lnTo>
                <a:pt x="515533" y="192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065923" y="624772"/>
        <a:ext cx="25776" cy="25776"/>
      </dsp:txXfrm>
    </dsp:sp>
    <dsp:sp modelId="{6925DC67-4A7B-462F-A816-C30F4C9722C3}">
      <dsp:nvSpPr>
        <dsp:cNvPr id="0" name=""/>
        <dsp:cNvSpPr/>
      </dsp:nvSpPr>
      <dsp:spPr>
        <a:xfrm>
          <a:off x="4273925" y="337351"/>
          <a:ext cx="1554480"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Project Cost Estimation</a:t>
          </a:r>
        </a:p>
      </dsp:txBody>
      <dsp:txXfrm>
        <a:off x="4281649" y="345075"/>
        <a:ext cx="1539032" cy="248277"/>
      </dsp:txXfrm>
    </dsp:sp>
    <dsp:sp modelId="{DF822221-7E01-4BEC-B9D6-BFFDA3900EF3}">
      <dsp:nvSpPr>
        <dsp:cNvPr id="0" name=""/>
        <dsp:cNvSpPr/>
      </dsp:nvSpPr>
      <dsp:spPr>
        <a:xfrm>
          <a:off x="3883697" y="786902"/>
          <a:ext cx="390227" cy="38408"/>
        </a:xfrm>
        <a:custGeom>
          <a:avLst/>
          <a:gdLst/>
          <a:ahLst/>
          <a:cxnLst/>
          <a:rect l="0" t="0" r="0" b="0"/>
          <a:pathLst>
            <a:path>
              <a:moveTo>
                <a:pt x="0" y="19204"/>
              </a:moveTo>
              <a:lnTo>
                <a:pt x="390227" y="192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069055" y="796351"/>
        <a:ext cx="19511" cy="19511"/>
      </dsp:txXfrm>
    </dsp:sp>
    <dsp:sp modelId="{C8EDB31E-47B5-482E-A51E-068B67559A2C}">
      <dsp:nvSpPr>
        <dsp:cNvPr id="0" name=""/>
        <dsp:cNvSpPr/>
      </dsp:nvSpPr>
      <dsp:spPr>
        <a:xfrm>
          <a:off x="4273925" y="674244"/>
          <a:ext cx="1554480"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Testing Report</a:t>
          </a:r>
        </a:p>
      </dsp:txBody>
      <dsp:txXfrm>
        <a:off x="4281649" y="681968"/>
        <a:ext cx="1539032" cy="248277"/>
      </dsp:txXfrm>
    </dsp:sp>
    <dsp:sp modelId="{6DA987C1-2C73-4002-B81B-913A01BE3502}">
      <dsp:nvSpPr>
        <dsp:cNvPr id="0" name=""/>
        <dsp:cNvSpPr/>
      </dsp:nvSpPr>
      <dsp:spPr>
        <a:xfrm rot="2448292">
          <a:off x="3821045" y="955349"/>
          <a:ext cx="515533" cy="38408"/>
        </a:xfrm>
        <a:custGeom>
          <a:avLst/>
          <a:gdLst/>
          <a:ahLst/>
          <a:cxnLst/>
          <a:rect l="0" t="0" r="0" b="0"/>
          <a:pathLst>
            <a:path>
              <a:moveTo>
                <a:pt x="0" y="19204"/>
              </a:moveTo>
              <a:lnTo>
                <a:pt x="515533" y="192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065923" y="961665"/>
        <a:ext cx="25776" cy="25776"/>
      </dsp:txXfrm>
    </dsp:sp>
    <dsp:sp modelId="{B1F0228E-F904-41CF-81B0-5A94D997C119}">
      <dsp:nvSpPr>
        <dsp:cNvPr id="0" name=""/>
        <dsp:cNvSpPr/>
      </dsp:nvSpPr>
      <dsp:spPr>
        <a:xfrm>
          <a:off x="4273925" y="1011137"/>
          <a:ext cx="1554480"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Project Summarized</a:t>
          </a:r>
        </a:p>
      </dsp:txBody>
      <dsp:txXfrm>
        <a:off x="4281649" y="1018861"/>
        <a:ext cx="1539032" cy="248277"/>
      </dsp:txXfrm>
    </dsp:sp>
    <dsp:sp modelId="{18559883-6F8E-4AB7-AC61-4A63FC11583D}">
      <dsp:nvSpPr>
        <dsp:cNvPr id="0" name=""/>
        <dsp:cNvSpPr/>
      </dsp:nvSpPr>
      <dsp:spPr>
        <a:xfrm rot="3595347">
          <a:off x="3689496" y="1123795"/>
          <a:ext cx="778630" cy="38408"/>
        </a:xfrm>
        <a:custGeom>
          <a:avLst/>
          <a:gdLst/>
          <a:ahLst/>
          <a:cxnLst/>
          <a:rect l="0" t="0" r="0" b="0"/>
          <a:pathLst>
            <a:path>
              <a:moveTo>
                <a:pt x="0" y="19204"/>
              </a:moveTo>
              <a:lnTo>
                <a:pt x="778630" y="192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059345" y="1123534"/>
        <a:ext cx="38931" cy="38931"/>
      </dsp:txXfrm>
    </dsp:sp>
    <dsp:sp modelId="{69E79982-5DB4-46A7-BBFE-B2682056A312}">
      <dsp:nvSpPr>
        <dsp:cNvPr id="0" name=""/>
        <dsp:cNvSpPr/>
      </dsp:nvSpPr>
      <dsp:spPr>
        <a:xfrm>
          <a:off x="4273925" y="1348030"/>
          <a:ext cx="1554480"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Electronics BOM (master)</a:t>
          </a:r>
        </a:p>
      </dsp:txBody>
      <dsp:txXfrm>
        <a:off x="4281649" y="1355754"/>
        <a:ext cx="1539032" cy="248277"/>
      </dsp:txXfrm>
    </dsp:sp>
    <dsp:sp modelId="{1B3FC264-D78C-4510-B6C5-A6FF130CBC37}">
      <dsp:nvSpPr>
        <dsp:cNvPr id="0" name=""/>
        <dsp:cNvSpPr/>
      </dsp:nvSpPr>
      <dsp:spPr>
        <a:xfrm rot="19151708">
          <a:off x="2485433" y="1292242"/>
          <a:ext cx="515533" cy="38408"/>
        </a:xfrm>
        <a:custGeom>
          <a:avLst/>
          <a:gdLst/>
          <a:ahLst/>
          <a:cxnLst/>
          <a:rect l="0" t="0" r="0" b="0"/>
          <a:pathLst>
            <a:path>
              <a:moveTo>
                <a:pt x="0" y="19204"/>
              </a:moveTo>
              <a:lnTo>
                <a:pt x="515533" y="192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730311" y="1298558"/>
        <a:ext cx="25776" cy="25776"/>
      </dsp:txXfrm>
    </dsp:sp>
    <dsp:sp modelId="{C00B82CB-DD43-4506-9D03-3708EFD84C3E}">
      <dsp:nvSpPr>
        <dsp:cNvPr id="0" name=""/>
        <dsp:cNvSpPr/>
      </dsp:nvSpPr>
      <dsp:spPr>
        <a:xfrm>
          <a:off x="2938313" y="1011137"/>
          <a:ext cx="945384"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t>RDD</a:t>
          </a:r>
          <a:r>
            <a:rPr lang="en-US" sz="900" kern="1200" dirty="0">
              <a:sym typeface="Wingdings 3" panose="05040102010807070707" pitchFamily="18" charset="2"/>
            </a:rPr>
            <a:t></a:t>
          </a:r>
          <a:endParaRPr lang="en-US" sz="900" kern="1200" dirty="0"/>
        </a:p>
      </dsp:txBody>
      <dsp:txXfrm>
        <a:off x="2946037" y="1018861"/>
        <a:ext cx="929936" cy="248277"/>
      </dsp:txXfrm>
    </dsp:sp>
    <dsp:sp modelId="{EF284231-729D-4392-B0AB-716F000CFF66}">
      <dsp:nvSpPr>
        <dsp:cNvPr id="0" name=""/>
        <dsp:cNvSpPr/>
      </dsp:nvSpPr>
      <dsp:spPr>
        <a:xfrm rot="2448292">
          <a:off x="2485433" y="1629135"/>
          <a:ext cx="515533" cy="38408"/>
        </a:xfrm>
        <a:custGeom>
          <a:avLst/>
          <a:gdLst/>
          <a:ahLst/>
          <a:cxnLst/>
          <a:rect l="0" t="0" r="0" b="0"/>
          <a:pathLst>
            <a:path>
              <a:moveTo>
                <a:pt x="0" y="19204"/>
              </a:moveTo>
              <a:lnTo>
                <a:pt x="515533" y="192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730311" y="1635451"/>
        <a:ext cx="25776" cy="25776"/>
      </dsp:txXfrm>
    </dsp:sp>
    <dsp:sp modelId="{E1700ECF-F1EA-4027-88A2-3C005280611E}">
      <dsp:nvSpPr>
        <dsp:cNvPr id="0" name=""/>
        <dsp:cNvSpPr/>
      </dsp:nvSpPr>
      <dsp:spPr>
        <a:xfrm>
          <a:off x="2938313" y="1684923"/>
          <a:ext cx="945384"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t>ENG</a:t>
          </a:r>
          <a:r>
            <a:rPr lang="en-US" sz="900" kern="1200" dirty="0">
              <a:sym typeface="Wingdings 3" panose="05040102010807070707" pitchFamily="18" charset="2"/>
            </a:rPr>
            <a:t></a:t>
          </a:r>
          <a:endParaRPr lang="en-US" sz="900" kern="1200" dirty="0"/>
        </a:p>
      </dsp:txBody>
      <dsp:txXfrm>
        <a:off x="2946037" y="1692647"/>
        <a:ext cx="929936" cy="248277"/>
      </dsp:txXfrm>
    </dsp:sp>
    <dsp:sp modelId="{8DB96776-7787-4A8D-9143-F3A297833EB0}">
      <dsp:nvSpPr>
        <dsp:cNvPr id="0" name=""/>
        <dsp:cNvSpPr/>
      </dsp:nvSpPr>
      <dsp:spPr>
        <a:xfrm>
          <a:off x="3883697" y="1797581"/>
          <a:ext cx="390227" cy="38408"/>
        </a:xfrm>
        <a:custGeom>
          <a:avLst/>
          <a:gdLst/>
          <a:ahLst/>
          <a:cxnLst/>
          <a:rect l="0" t="0" r="0" b="0"/>
          <a:pathLst>
            <a:path>
              <a:moveTo>
                <a:pt x="0" y="19204"/>
              </a:moveTo>
              <a:lnTo>
                <a:pt x="390227" y="192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069055" y="1807030"/>
        <a:ext cx="19511" cy="19511"/>
      </dsp:txXfrm>
    </dsp:sp>
    <dsp:sp modelId="{65D1B965-E646-4722-B0A3-A4C9990EE6E3}">
      <dsp:nvSpPr>
        <dsp:cNvPr id="0" name=""/>
        <dsp:cNvSpPr/>
      </dsp:nvSpPr>
      <dsp:spPr>
        <a:xfrm>
          <a:off x="4273925" y="1684923"/>
          <a:ext cx="1554480"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Electronics BOM (master)</a:t>
          </a:r>
        </a:p>
      </dsp:txBody>
      <dsp:txXfrm>
        <a:off x="4281649" y="1692647"/>
        <a:ext cx="1539032" cy="248277"/>
      </dsp:txXfrm>
    </dsp:sp>
    <dsp:sp modelId="{72721E8C-664C-4C67-9227-7EC60D8D5478}">
      <dsp:nvSpPr>
        <dsp:cNvPr id="0" name=""/>
        <dsp:cNvSpPr/>
      </dsp:nvSpPr>
      <dsp:spPr>
        <a:xfrm rot="3595347">
          <a:off x="2353884" y="1797581"/>
          <a:ext cx="778630" cy="38408"/>
        </a:xfrm>
        <a:custGeom>
          <a:avLst/>
          <a:gdLst/>
          <a:ahLst/>
          <a:cxnLst/>
          <a:rect l="0" t="0" r="0" b="0"/>
          <a:pathLst>
            <a:path>
              <a:moveTo>
                <a:pt x="0" y="19204"/>
              </a:moveTo>
              <a:lnTo>
                <a:pt x="778630" y="1920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723734" y="1797320"/>
        <a:ext cx="38931" cy="38931"/>
      </dsp:txXfrm>
    </dsp:sp>
    <dsp:sp modelId="{33B69067-9C16-47CD-9218-2A529B459F38}">
      <dsp:nvSpPr>
        <dsp:cNvPr id="0" name=""/>
        <dsp:cNvSpPr/>
      </dsp:nvSpPr>
      <dsp:spPr>
        <a:xfrm>
          <a:off x="2938313" y="2021816"/>
          <a:ext cx="945384"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t>ENG</a:t>
          </a:r>
          <a:r>
            <a:rPr lang="en-US" sz="900" kern="1200" dirty="0">
              <a:sym typeface="Wingdings 3" panose="05040102010807070707" pitchFamily="18" charset="2"/>
            </a:rPr>
            <a:t></a:t>
          </a:r>
          <a:endParaRPr lang="en-US" sz="900" kern="1200" dirty="0"/>
        </a:p>
      </dsp:txBody>
      <dsp:txXfrm>
        <a:off x="2946037" y="2029540"/>
        <a:ext cx="929936" cy="248277"/>
      </dsp:txXfrm>
    </dsp:sp>
    <dsp:sp modelId="{6B1C4042-BEDE-4BCE-9D15-E9998D70C5FC}">
      <dsp:nvSpPr>
        <dsp:cNvPr id="0" name=""/>
        <dsp:cNvSpPr/>
      </dsp:nvSpPr>
      <dsp:spPr>
        <a:xfrm rot="1400883">
          <a:off x="1195072" y="1713358"/>
          <a:ext cx="425031" cy="38408"/>
        </a:xfrm>
        <a:custGeom>
          <a:avLst/>
          <a:gdLst/>
          <a:ahLst/>
          <a:cxnLst/>
          <a:rect l="0" t="0" r="0" b="0"/>
          <a:pathLst>
            <a:path>
              <a:moveTo>
                <a:pt x="0" y="19204"/>
              </a:moveTo>
              <a:lnTo>
                <a:pt x="425031" y="1920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396962" y="1721937"/>
        <a:ext cx="21251" cy="21251"/>
      </dsp:txXfrm>
    </dsp:sp>
    <dsp:sp modelId="{E8C3130D-2A2F-455F-9AA5-43414A44208C}">
      <dsp:nvSpPr>
        <dsp:cNvPr id="0" name=""/>
        <dsp:cNvSpPr/>
      </dsp:nvSpPr>
      <dsp:spPr>
        <a:xfrm>
          <a:off x="1602701" y="1684923"/>
          <a:ext cx="945384" cy="263725"/>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t>Year</a:t>
          </a:r>
          <a:r>
            <a:rPr lang="en-US" sz="900" kern="1200" dirty="0">
              <a:sym typeface="Wingdings 3" panose="05040102010807070707" pitchFamily="18" charset="2"/>
            </a:rPr>
            <a:t></a:t>
          </a:r>
          <a:endParaRPr lang="en-US" sz="900" kern="1200" dirty="0"/>
        </a:p>
      </dsp:txBody>
      <dsp:txXfrm>
        <a:off x="1610425" y="1692647"/>
        <a:ext cx="929936" cy="24827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46AEE1-6545-4271-B718-930344A40AF2}">
      <dsp:nvSpPr>
        <dsp:cNvPr id="0" name=""/>
        <dsp:cNvSpPr/>
      </dsp:nvSpPr>
      <dsp:spPr>
        <a:xfrm>
          <a:off x="73122" y="1231010"/>
          <a:ext cx="1463040"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dirty="0"/>
            <a:t>Document Control</a:t>
          </a:r>
        </a:p>
      </dsp:txBody>
      <dsp:txXfrm>
        <a:off x="80488" y="1238376"/>
        <a:ext cx="1448308" cy="236764"/>
      </dsp:txXfrm>
    </dsp:sp>
    <dsp:sp modelId="{F3930CC3-D9EB-4BEA-8CAA-335E5C757837}">
      <dsp:nvSpPr>
        <dsp:cNvPr id="0" name=""/>
        <dsp:cNvSpPr/>
      </dsp:nvSpPr>
      <dsp:spPr>
        <a:xfrm rot="16757754">
          <a:off x="1013988" y="733822"/>
          <a:ext cx="1245546" cy="16682"/>
        </a:xfrm>
        <a:custGeom>
          <a:avLst/>
          <a:gdLst/>
          <a:ahLst/>
          <a:cxnLst/>
          <a:rect l="0" t="0" r="0" b="0"/>
          <a:pathLst>
            <a:path>
              <a:moveTo>
                <a:pt x="0" y="8341"/>
              </a:moveTo>
              <a:lnTo>
                <a:pt x="1245546" y="834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605622" y="711025"/>
        <a:ext cx="62277" cy="62277"/>
      </dsp:txXfrm>
    </dsp:sp>
    <dsp:sp modelId="{B95C6919-FE1F-451D-89E4-AD90E6EC4FCA}">
      <dsp:nvSpPr>
        <dsp:cNvPr id="0" name=""/>
        <dsp:cNvSpPr/>
      </dsp:nvSpPr>
      <dsp:spPr>
        <a:xfrm>
          <a:off x="1737359" y="1821"/>
          <a:ext cx="2103119"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Form and Template</a:t>
          </a:r>
        </a:p>
      </dsp:txBody>
      <dsp:txXfrm>
        <a:off x="1744725" y="9187"/>
        <a:ext cx="2088387" cy="236764"/>
      </dsp:txXfrm>
    </dsp:sp>
    <dsp:sp modelId="{6B1C4042-BEDE-4BCE-9D15-E9998D70C5FC}">
      <dsp:nvSpPr>
        <dsp:cNvPr id="0" name=""/>
        <dsp:cNvSpPr/>
      </dsp:nvSpPr>
      <dsp:spPr>
        <a:xfrm rot="16924900">
          <a:off x="1156131" y="878433"/>
          <a:ext cx="961259" cy="16682"/>
        </a:xfrm>
        <a:custGeom>
          <a:avLst/>
          <a:gdLst/>
          <a:ahLst/>
          <a:cxnLst/>
          <a:rect l="0" t="0" r="0" b="0"/>
          <a:pathLst>
            <a:path>
              <a:moveTo>
                <a:pt x="0" y="8341"/>
              </a:moveTo>
              <a:lnTo>
                <a:pt x="961259" y="834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612729" y="862743"/>
        <a:ext cx="48062" cy="48062"/>
      </dsp:txXfrm>
    </dsp:sp>
    <dsp:sp modelId="{E8C3130D-2A2F-455F-9AA5-43414A44208C}">
      <dsp:nvSpPr>
        <dsp:cNvPr id="0" name=""/>
        <dsp:cNvSpPr/>
      </dsp:nvSpPr>
      <dsp:spPr>
        <a:xfrm>
          <a:off x="1737359" y="291042"/>
          <a:ext cx="2103119"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Standard and Procedures</a:t>
          </a:r>
        </a:p>
      </dsp:txBody>
      <dsp:txXfrm>
        <a:off x="1744725" y="298408"/>
        <a:ext cx="2088387" cy="236764"/>
      </dsp:txXfrm>
    </dsp:sp>
    <dsp:sp modelId="{107AD61B-7C09-4C84-8BF4-C61388E16FA4}">
      <dsp:nvSpPr>
        <dsp:cNvPr id="0" name=""/>
        <dsp:cNvSpPr/>
      </dsp:nvSpPr>
      <dsp:spPr>
        <a:xfrm rot="19457599">
          <a:off x="3817189" y="336143"/>
          <a:ext cx="247775" cy="16682"/>
        </a:xfrm>
        <a:custGeom>
          <a:avLst/>
          <a:gdLst/>
          <a:ahLst/>
          <a:cxnLst/>
          <a:rect l="0" t="0" r="0" b="0"/>
          <a:pathLst>
            <a:path>
              <a:moveTo>
                <a:pt x="0" y="8341"/>
              </a:moveTo>
              <a:lnTo>
                <a:pt x="247775" y="83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934883" y="338290"/>
        <a:ext cx="12388" cy="12388"/>
      </dsp:txXfrm>
    </dsp:sp>
    <dsp:sp modelId="{2AC933EB-46C8-4190-A5CF-F4EB0B45C5BA}">
      <dsp:nvSpPr>
        <dsp:cNvPr id="0" name=""/>
        <dsp:cNvSpPr/>
      </dsp:nvSpPr>
      <dsp:spPr>
        <a:xfrm>
          <a:off x="4041675" y="146431"/>
          <a:ext cx="1828801"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WI _Topic</a:t>
          </a:r>
        </a:p>
      </dsp:txBody>
      <dsp:txXfrm>
        <a:off x="4049041" y="153797"/>
        <a:ext cx="1814069" cy="236764"/>
      </dsp:txXfrm>
    </dsp:sp>
    <dsp:sp modelId="{A45FEED5-BBF5-41D4-BA0E-F3CDA84ED6E3}">
      <dsp:nvSpPr>
        <dsp:cNvPr id="0" name=""/>
        <dsp:cNvSpPr/>
      </dsp:nvSpPr>
      <dsp:spPr>
        <a:xfrm rot="2142401">
          <a:off x="3817189" y="480754"/>
          <a:ext cx="247775" cy="16682"/>
        </a:xfrm>
        <a:custGeom>
          <a:avLst/>
          <a:gdLst/>
          <a:ahLst/>
          <a:cxnLst/>
          <a:rect l="0" t="0" r="0" b="0"/>
          <a:pathLst>
            <a:path>
              <a:moveTo>
                <a:pt x="0" y="8341"/>
              </a:moveTo>
              <a:lnTo>
                <a:pt x="247775" y="83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934883" y="482901"/>
        <a:ext cx="12388" cy="12388"/>
      </dsp:txXfrm>
    </dsp:sp>
    <dsp:sp modelId="{63F8B3C1-C031-4D78-8AF1-C5999C615E32}">
      <dsp:nvSpPr>
        <dsp:cNvPr id="0" name=""/>
        <dsp:cNvSpPr/>
      </dsp:nvSpPr>
      <dsp:spPr>
        <a:xfrm>
          <a:off x="4041675" y="435652"/>
          <a:ext cx="1828801"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PD_ Topic</a:t>
          </a:r>
        </a:p>
      </dsp:txBody>
      <dsp:txXfrm>
        <a:off x="4049041" y="443018"/>
        <a:ext cx="1814069" cy="236764"/>
      </dsp:txXfrm>
    </dsp:sp>
    <dsp:sp modelId="{0221CDA0-74C1-480E-AAEB-46C6657DBD59}">
      <dsp:nvSpPr>
        <dsp:cNvPr id="0" name=""/>
        <dsp:cNvSpPr/>
      </dsp:nvSpPr>
      <dsp:spPr>
        <a:xfrm rot="17500715">
          <a:off x="1364431" y="1095348"/>
          <a:ext cx="544660" cy="16682"/>
        </a:xfrm>
        <a:custGeom>
          <a:avLst/>
          <a:gdLst/>
          <a:ahLst/>
          <a:cxnLst/>
          <a:rect l="0" t="0" r="0" b="0"/>
          <a:pathLst>
            <a:path>
              <a:moveTo>
                <a:pt x="0" y="8341"/>
              </a:moveTo>
              <a:lnTo>
                <a:pt x="544660" y="834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623144" y="1090073"/>
        <a:ext cx="27233" cy="27233"/>
      </dsp:txXfrm>
    </dsp:sp>
    <dsp:sp modelId="{1C6325F3-C35A-4076-B047-D025A805227E}">
      <dsp:nvSpPr>
        <dsp:cNvPr id="0" name=""/>
        <dsp:cNvSpPr/>
      </dsp:nvSpPr>
      <dsp:spPr>
        <a:xfrm>
          <a:off x="1737359" y="724873"/>
          <a:ext cx="2103119"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Experiments Report</a:t>
          </a:r>
        </a:p>
      </dsp:txBody>
      <dsp:txXfrm>
        <a:off x="1744725" y="732239"/>
        <a:ext cx="2088387" cy="236764"/>
      </dsp:txXfrm>
    </dsp:sp>
    <dsp:sp modelId="{DAAAECB6-8254-4696-B786-723F14FB2994}">
      <dsp:nvSpPr>
        <dsp:cNvPr id="0" name=""/>
        <dsp:cNvSpPr/>
      </dsp:nvSpPr>
      <dsp:spPr>
        <a:xfrm>
          <a:off x="3840478" y="842280"/>
          <a:ext cx="201197" cy="16682"/>
        </a:xfrm>
        <a:custGeom>
          <a:avLst/>
          <a:gdLst/>
          <a:ahLst/>
          <a:cxnLst/>
          <a:rect l="0" t="0" r="0" b="0"/>
          <a:pathLst>
            <a:path>
              <a:moveTo>
                <a:pt x="0" y="8341"/>
              </a:moveTo>
              <a:lnTo>
                <a:pt x="201197" y="83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936047" y="845591"/>
        <a:ext cx="10059" cy="10059"/>
      </dsp:txXfrm>
    </dsp:sp>
    <dsp:sp modelId="{F839BE2A-EDD1-4AAA-ADA7-6AB752031C9E}">
      <dsp:nvSpPr>
        <dsp:cNvPr id="0" name=""/>
        <dsp:cNvSpPr/>
      </dsp:nvSpPr>
      <dsp:spPr>
        <a:xfrm>
          <a:off x="4041675" y="724873"/>
          <a:ext cx="1828801"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YYYY MM DD Experiment Name</a:t>
          </a:r>
        </a:p>
      </dsp:txBody>
      <dsp:txXfrm>
        <a:off x="4049041" y="732239"/>
        <a:ext cx="1814069" cy="236764"/>
      </dsp:txXfrm>
    </dsp:sp>
    <dsp:sp modelId="{33AFA799-3D59-4EA5-86F9-A31A0A2E1F32}">
      <dsp:nvSpPr>
        <dsp:cNvPr id="0" name=""/>
        <dsp:cNvSpPr/>
      </dsp:nvSpPr>
      <dsp:spPr>
        <a:xfrm rot="2829178">
          <a:off x="1488831" y="1456874"/>
          <a:ext cx="295859" cy="16682"/>
        </a:xfrm>
        <a:custGeom>
          <a:avLst/>
          <a:gdLst/>
          <a:ahLst/>
          <a:cxnLst/>
          <a:rect l="0" t="0" r="0" b="0"/>
          <a:pathLst>
            <a:path>
              <a:moveTo>
                <a:pt x="0" y="8341"/>
              </a:moveTo>
              <a:lnTo>
                <a:pt x="295859" y="834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629364" y="1457819"/>
        <a:ext cx="14792" cy="14792"/>
      </dsp:txXfrm>
    </dsp:sp>
    <dsp:sp modelId="{B558C11F-17E5-4BAC-B98F-A7BDDCA48374}">
      <dsp:nvSpPr>
        <dsp:cNvPr id="0" name=""/>
        <dsp:cNvSpPr/>
      </dsp:nvSpPr>
      <dsp:spPr>
        <a:xfrm>
          <a:off x="1737359" y="1447925"/>
          <a:ext cx="2103119"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Investigation and Lesson Learnt</a:t>
          </a:r>
        </a:p>
      </dsp:txBody>
      <dsp:txXfrm>
        <a:off x="1744725" y="1455291"/>
        <a:ext cx="2088387" cy="236764"/>
      </dsp:txXfrm>
    </dsp:sp>
    <dsp:sp modelId="{3C896DEE-1271-4672-86BB-3693C52DA45C}">
      <dsp:nvSpPr>
        <dsp:cNvPr id="0" name=""/>
        <dsp:cNvSpPr/>
      </dsp:nvSpPr>
      <dsp:spPr>
        <a:xfrm rot="17692822">
          <a:off x="3701969" y="1348417"/>
          <a:ext cx="478215" cy="16682"/>
        </a:xfrm>
        <a:custGeom>
          <a:avLst/>
          <a:gdLst/>
          <a:ahLst/>
          <a:cxnLst/>
          <a:rect l="0" t="0" r="0" b="0"/>
          <a:pathLst>
            <a:path>
              <a:moveTo>
                <a:pt x="0" y="8341"/>
              </a:moveTo>
              <a:lnTo>
                <a:pt x="478215" y="83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929122" y="1344803"/>
        <a:ext cx="23910" cy="23910"/>
      </dsp:txXfrm>
    </dsp:sp>
    <dsp:sp modelId="{49421B42-320D-4637-B3A8-EBD150632765}">
      <dsp:nvSpPr>
        <dsp:cNvPr id="0" name=""/>
        <dsp:cNvSpPr/>
      </dsp:nvSpPr>
      <dsp:spPr>
        <a:xfrm>
          <a:off x="4041675" y="1014094"/>
          <a:ext cx="1828801"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RDD</a:t>
          </a:r>
          <a:r>
            <a:rPr lang="en-US" sz="900" kern="1200" dirty="0">
              <a:sym typeface="Wingdings 3" panose="05040102010807070707" pitchFamily="18" charset="2"/>
            </a:rPr>
            <a:t></a:t>
          </a:r>
          <a:r>
            <a:rPr lang="en-US" sz="900" kern="1200" dirty="0"/>
            <a:t> Topic</a:t>
          </a:r>
        </a:p>
      </dsp:txBody>
      <dsp:txXfrm>
        <a:off x="4049041" y="1021460"/>
        <a:ext cx="1814069" cy="236764"/>
      </dsp:txXfrm>
    </dsp:sp>
    <dsp:sp modelId="{0269A435-01EA-49C8-898D-644952F910C5}">
      <dsp:nvSpPr>
        <dsp:cNvPr id="0" name=""/>
        <dsp:cNvSpPr/>
      </dsp:nvSpPr>
      <dsp:spPr>
        <a:xfrm rot="19457599">
          <a:off x="3817189" y="1493027"/>
          <a:ext cx="247775" cy="16682"/>
        </a:xfrm>
        <a:custGeom>
          <a:avLst/>
          <a:gdLst/>
          <a:ahLst/>
          <a:cxnLst/>
          <a:rect l="0" t="0" r="0" b="0"/>
          <a:pathLst>
            <a:path>
              <a:moveTo>
                <a:pt x="0" y="8341"/>
              </a:moveTo>
              <a:lnTo>
                <a:pt x="247775" y="83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934883" y="1495174"/>
        <a:ext cx="12388" cy="12388"/>
      </dsp:txXfrm>
    </dsp:sp>
    <dsp:sp modelId="{314F253F-F856-4A1E-B061-BC458C604FDE}">
      <dsp:nvSpPr>
        <dsp:cNvPr id="0" name=""/>
        <dsp:cNvSpPr/>
      </dsp:nvSpPr>
      <dsp:spPr>
        <a:xfrm>
          <a:off x="4041675" y="1303315"/>
          <a:ext cx="1828801"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RDD</a:t>
          </a:r>
          <a:r>
            <a:rPr lang="en-US" sz="900" kern="1200" dirty="0">
              <a:sym typeface="Wingdings 3" panose="05040102010807070707" pitchFamily="18" charset="2"/>
            </a:rPr>
            <a:t></a:t>
          </a:r>
          <a:r>
            <a:rPr lang="en-US" sz="900" kern="1200" dirty="0"/>
            <a:t> Topic</a:t>
          </a:r>
        </a:p>
      </dsp:txBody>
      <dsp:txXfrm>
        <a:off x="4049041" y="1310681"/>
        <a:ext cx="1814069" cy="236764"/>
      </dsp:txXfrm>
    </dsp:sp>
    <dsp:sp modelId="{5512E1F3-1DA3-4280-8641-CBA189A0629C}">
      <dsp:nvSpPr>
        <dsp:cNvPr id="0" name=""/>
        <dsp:cNvSpPr/>
      </dsp:nvSpPr>
      <dsp:spPr>
        <a:xfrm rot="2142401">
          <a:off x="3817189" y="1637637"/>
          <a:ext cx="247775" cy="16682"/>
        </a:xfrm>
        <a:custGeom>
          <a:avLst/>
          <a:gdLst/>
          <a:ahLst/>
          <a:cxnLst/>
          <a:rect l="0" t="0" r="0" b="0"/>
          <a:pathLst>
            <a:path>
              <a:moveTo>
                <a:pt x="0" y="8341"/>
              </a:moveTo>
              <a:lnTo>
                <a:pt x="247775" y="83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934883" y="1639785"/>
        <a:ext cx="12388" cy="12388"/>
      </dsp:txXfrm>
    </dsp:sp>
    <dsp:sp modelId="{8301E62B-37E8-4083-9089-4E01BCB39BB4}">
      <dsp:nvSpPr>
        <dsp:cNvPr id="0" name=""/>
        <dsp:cNvSpPr/>
      </dsp:nvSpPr>
      <dsp:spPr>
        <a:xfrm>
          <a:off x="4041675" y="1592536"/>
          <a:ext cx="1828801"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RDD</a:t>
          </a:r>
          <a:r>
            <a:rPr lang="en-US" sz="900" kern="1200" dirty="0">
              <a:sym typeface="Wingdings 3" panose="05040102010807070707" pitchFamily="18" charset="2"/>
            </a:rPr>
            <a:t></a:t>
          </a:r>
          <a:r>
            <a:rPr lang="en-US" sz="900" kern="1200" dirty="0"/>
            <a:t> Topic</a:t>
          </a:r>
        </a:p>
      </dsp:txBody>
      <dsp:txXfrm>
        <a:off x="4049041" y="1599902"/>
        <a:ext cx="1814069" cy="236764"/>
      </dsp:txXfrm>
    </dsp:sp>
    <dsp:sp modelId="{66532696-1E6C-4707-924F-45645180359A}">
      <dsp:nvSpPr>
        <dsp:cNvPr id="0" name=""/>
        <dsp:cNvSpPr/>
      </dsp:nvSpPr>
      <dsp:spPr>
        <a:xfrm rot="3907178">
          <a:off x="3701969" y="1782248"/>
          <a:ext cx="478215" cy="16682"/>
        </a:xfrm>
        <a:custGeom>
          <a:avLst/>
          <a:gdLst/>
          <a:ahLst/>
          <a:cxnLst/>
          <a:rect l="0" t="0" r="0" b="0"/>
          <a:pathLst>
            <a:path>
              <a:moveTo>
                <a:pt x="0" y="8341"/>
              </a:moveTo>
              <a:lnTo>
                <a:pt x="478215" y="83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929122" y="1778634"/>
        <a:ext cx="23910" cy="23910"/>
      </dsp:txXfrm>
    </dsp:sp>
    <dsp:sp modelId="{FE88FF7D-2CC1-492E-B4F9-B3B17B12685B}">
      <dsp:nvSpPr>
        <dsp:cNvPr id="0" name=""/>
        <dsp:cNvSpPr/>
      </dsp:nvSpPr>
      <dsp:spPr>
        <a:xfrm>
          <a:off x="4041675" y="1881757"/>
          <a:ext cx="1828801"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ENG</a:t>
          </a:r>
          <a:r>
            <a:rPr lang="en-US" sz="900" kern="1200" dirty="0">
              <a:sym typeface="Wingdings 3" panose="05040102010807070707" pitchFamily="18" charset="2"/>
            </a:rPr>
            <a:t></a:t>
          </a:r>
          <a:r>
            <a:rPr lang="en-US" sz="900" kern="1200" dirty="0"/>
            <a:t> Topic</a:t>
          </a:r>
        </a:p>
      </dsp:txBody>
      <dsp:txXfrm>
        <a:off x="4049041" y="1889123"/>
        <a:ext cx="1814069" cy="236764"/>
      </dsp:txXfrm>
    </dsp:sp>
    <dsp:sp modelId="{67B3DC1C-388D-41DE-8985-ADE37358259A}">
      <dsp:nvSpPr>
        <dsp:cNvPr id="0" name=""/>
        <dsp:cNvSpPr/>
      </dsp:nvSpPr>
      <dsp:spPr>
        <a:xfrm rot="4675100">
          <a:off x="1156131" y="1818401"/>
          <a:ext cx="961259" cy="16682"/>
        </a:xfrm>
        <a:custGeom>
          <a:avLst/>
          <a:gdLst/>
          <a:ahLst/>
          <a:cxnLst/>
          <a:rect l="0" t="0" r="0" b="0"/>
          <a:pathLst>
            <a:path>
              <a:moveTo>
                <a:pt x="0" y="8341"/>
              </a:moveTo>
              <a:lnTo>
                <a:pt x="961259" y="834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612729" y="1802711"/>
        <a:ext cx="48062" cy="48062"/>
      </dsp:txXfrm>
    </dsp:sp>
    <dsp:sp modelId="{CF36130C-12F5-4540-B22C-32AD3C6A83C3}">
      <dsp:nvSpPr>
        <dsp:cNvPr id="0" name=""/>
        <dsp:cNvSpPr/>
      </dsp:nvSpPr>
      <dsp:spPr>
        <a:xfrm>
          <a:off x="1737359" y="2170978"/>
          <a:ext cx="2103119"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Non-Conformance Report</a:t>
          </a:r>
        </a:p>
      </dsp:txBody>
      <dsp:txXfrm>
        <a:off x="1744725" y="2178344"/>
        <a:ext cx="2088387" cy="236764"/>
      </dsp:txXfrm>
    </dsp:sp>
    <dsp:sp modelId="{7ABC0914-8371-4140-ADEB-B10934E9D396}">
      <dsp:nvSpPr>
        <dsp:cNvPr id="0" name=""/>
        <dsp:cNvSpPr/>
      </dsp:nvSpPr>
      <dsp:spPr>
        <a:xfrm>
          <a:off x="3840478" y="2288385"/>
          <a:ext cx="201197" cy="16682"/>
        </a:xfrm>
        <a:custGeom>
          <a:avLst/>
          <a:gdLst/>
          <a:ahLst/>
          <a:cxnLst/>
          <a:rect l="0" t="0" r="0" b="0"/>
          <a:pathLst>
            <a:path>
              <a:moveTo>
                <a:pt x="0" y="8341"/>
              </a:moveTo>
              <a:lnTo>
                <a:pt x="201197" y="83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936047" y="2291696"/>
        <a:ext cx="10059" cy="10059"/>
      </dsp:txXfrm>
    </dsp:sp>
    <dsp:sp modelId="{E49BB227-D9C2-42F5-BDC4-8EBFA6871D57}">
      <dsp:nvSpPr>
        <dsp:cNvPr id="0" name=""/>
        <dsp:cNvSpPr/>
      </dsp:nvSpPr>
      <dsp:spPr>
        <a:xfrm>
          <a:off x="4041675" y="2170978"/>
          <a:ext cx="1828801"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NCR Number Topic</a:t>
          </a:r>
        </a:p>
      </dsp:txBody>
      <dsp:txXfrm>
        <a:off x="4049041" y="2178344"/>
        <a:ext cx="1814069" cy="236764"/>
      </dsp:txXfrm>
    </dsp:sp>
    <dsp:sp modelId="{91EF53AD-32C3-4591-9989-DFC7F377FA95}">
      <dsp:nvSpPr>
        <dsp:cNvPr id="0" name=""/>
        <dsp:cNvSpPr/>
      </dsp:nvSpPr>
      <dsp:spPr>
        <a:xfrm rot="4842246">
          <a:off x="1013988" y="1963011"/>
          <a:ext cx="1245546" cy="16682"/>
        </a:xfrm>
        <a:custGeom>
          <a:avLst/>
          <a:gdLst/>
          <a:ahLst/>
          <a:cxnLst/>
          <a:rect l="0" t="0" r="0" b="0"/>
          <a:pathLst>
            <a:path>
              <a:moveTo>
                <a:pt x="0" y="8341"/>
              </a:moveTo>
              <a:lnTo>
                <a:pt x="1245546" y="834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605622" y="1940214"/>
        <a:ext cx="62277" cy="62277"/>
      </dsp:txXfrm>
    </dsp:sp>
    <dsp:sp modelId="{80C05B5D-0B64-4FEE-AE7E-E9D9A350E296}">
      <dsp:nvSpPr>
        <dsp:cNvPr id="0" name=""/>
        <dsp:cNvSpPr/>
      </dsp:nvSpPr>
      <dsp:spPr>
        <a:xfrm>
          <a:off x="1737359" y="2460199"/>
          <a:ext cx="2103119" cy="25149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a:t>Departments </a:t>
          </a:r>
          <a:r>
            <a:rPr lang="en-US" sz="900" kern="1200" dirty="0"/>
            <a:t>Presentation</a:t>
          </a:r>
        </a:p>
      </dsp:txBody>
      <dsp:txXfrm>
        <a:off x="1744725" y="2467565"/>
        <a:ext cx="2088387" cy="23676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46AEE1-6545-4271-B718-930344A40AF2}">
      <dsp:nvSpPr>
        <dsp:cNvPr id="0" name=""/>
        <dsp:cNvSpPr/>
      </dsp:nvSpPr>
      <dsp:spPr>
        <a:xfrm>
          <a:off x="42862" y="1435196"/>
          <a:ext cx="1194661"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dirty="0"/>
            <a:t>RDE Electronics</a:t>
          </a:r>
        </a:p>
      </dsp:txBody>
      <dsp:txXfrm>
        <a:off x="51991" y="1444325"/>
        <a:ext cx="1176403" cy="293418"/>
      </dsp:txXfrm>
    </dsp:sp>
    <dsp:sp modelId="{F3930CC3-D9EB-4BEA-8CAA-335E5C757837}">
      <dsp:nvSpPr>
        <dsp:cNvPr id="0" name=""/>
        <dsp:cNvSpPr/>
      </dsp:nvSpPr>
      <dsp:spPr>
        <a:xfrm rot="17692822">
          <a:off x="1065871" y="1309943"/>
          <a:ext cx="592646" cy="24541"/>
        </a:xfrm>
        <a:custGeom>
          <a:avLst/>
          <a:gdLst/>
          <a:ahLst/>
          <a:cxnLst/>
          <a:rect l="0" t="0" r="0" b="0"/>
          <a:pathLst>
            <a:path>
              <a:moveTo>
                <a:pt x="0" y="12270"/>
              </a:moveTo>
              <a:lnTo>
                <a:pt x="592646" y="1227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347378" y="1307397"/>
        <a:ext cx="29632" cy="29632"/>
      </dsp:txXfrm>
    </dsp:sp>
    <dsp:sp modelId="{B95C6919-FE1F-451D-89E4-AD90E6EC4FCA}">
      <dsp:nvSpPr>
        <dsp:cNvPr id="0" name=""/>
        <dsp:cNvSpPr/>
      </dsp:nvSpPr>
      <dsp:spPr>
        <a:xfrm>
          <a:off x="1486865" y="897554"/>
          <a:ext cx="1828798"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Engineering Project Support</a:t>
          </a:r>
        </a:p>
      </dsp:txBody>
      <dsp:txXfrm>
        <a:off x="1495994" y="906683"/>
        <a:ext cx="1810540" cy="293418"/>
      </dsp:txXfrm>
    </dsp:sp>
    <dsp:sp modelId="{39F591D0-20CA-40C5-B2D4-96E01254D740}">
      <dsp:nvSpPr>
        <dsp:cNvPr id="0" name=""/>
        <dsp:cNvSpPr/>
      </dsp:nvSpPr>
      <dsp:spPr>
        <a:xfrm>
          <a:off x="3315663" y="1041122"/>
          <a:ext cx="249341" cy="24541"/>
        </a:xfrm>
        <a:custGeom>
          <a:avLst/>
          <a:gdLst/>
          <a:ahLst/>
          <a:cxnLst/>
          <a:rect l="0" t="0" r="0" b="0"/>
          <a:pathLst>
            <a:path>
              <a:moveTo>
                <a:pt x="0" y="12270"/>
              </a:moveTo>
              <a:lnTo>
                <a:pt x="249341" y="1227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434100" y="1047159"/>
        <a:ext cx="12467" cy="12467"/>
      </dsp:txXfrm>
    </dsp:sp>
    <dsp:sp modelId="{05BDD1C8-8AFC-4B09-A2A7-97870A11AA69}">
      <dsp:nvSpPr>
        <dsp:cNvPr id="0" name=""/>
        <dsp:cNvSpPr/>
      </dsp:nvSpPr>
      <dsp:spPr>
        <a:xfrm>
          <a:off x="3565004" y="897554"/>
          <a:ext cx="623352"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t>ENG</a:t>
          </a:r>
          <a:r>
            <a:rPr lang="en-US" sz="900" kern="1200" dirty="0">
              <a:sym typeface="Wingdings 3" panose="05040102010807070707" pitchFamily="18" charset="2"/>
            </a:rPr>
            <a:t></a:t>
          </a:r>
          <a:endParaRPr lang="en-US" sz="900" kern="1200" dirty="0"/>
        </a:p>
      </dsp:txBody>
      <dsp:txXfrm>
        <a:off x="3574133" y="906683"/>
        <a:ext cx="605094" cy="293418"/>
      </dsp:txXfrm>
    </dsp:sp>
    <dsp:sp modelId="{645A312B-8A56-4B95-8E2C-0E59596B32C1}">
      <dsp:nvSpPr>
        <dsp:cNvPr id="0" name=""/>
        <dsp:cNvSpPr/>
      </dsp:nvSpPr>
      <dsp:spPr>
        <a:xfrm rot="17132988">
          <a:off x="3847970" y="593087"/>
          <a:ext cx="930113" cy="24541"/>
        </a:xfrm>
        <a:custGeom>
          <a:avLst/>
          <a:gdLst/>
          <a:ahLst/>
          <a:cxnLst/>
          <a:rect l="0" t="0" r="0" b="0"/>
          <a:pathLst>
            <a:path>
              <a:moveTo>
                <a:pt x="0" y="12270"/>
              </a:moveTo>
              <a:lnTo>
                <a:pt x="930113" y="1227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289774" y="582105"/>
        <a:ext cx="46505" cy="46505"/>
      </dsp:txXfrm>
    </dsp:sp>
    <dsp:sp modelId="{C1FC6E58-CCD7-4855-B0E8-DECAAE1DBB78}">
      <dsp:nvSpPr>
        <dsp:cNvPr id="0" name=""/>
        <dsp:cNvSpPr/>
      </dsp:nvSpPr>
      <dsp:spPr>
        <a:xfrm>
          <a:off x="4437697" y="1485"/>
          <a:ext cx="1463039"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Number: Name</a:t>
          </a:r>
        </a:p>
      </dsp:txBody>
      <dsp:txXfrm>
        <a:off x="4446826" y="10614"/>
        <a:ext cx="1444781" cy="293418"/>
      </dsp:txXfrm>
    </dsp:sp>
    <dsp:sp modelId="{7E2EEB6A-9934-47A3-988D-BB91DA69BCBF}">
      <dsp:nvSpPr>
        <dsp:cNvPr id="0" name=""/>
        <dsp:cNvSpPr/>
      </dsp:nvSpPr>
      <dsp:spPr>
        <a:xfrm rot="17692822">
          <a:off x="4016704" y="772301"/>
          <a:ext cx="592646" cy="24541"/>
        </a:xfrm>
        <a:custGeom>
          <a:avLst/>
          <a:gdLst/>
          <a:ahLst/>
          <a:cxnLst/>
          <a:rect l="0" t="0" r="0" b="0"/>
          <a:pathLst>
            <a:path>
              <a:moveTo>
                <a:pt x="0" y="12270"/>
              </a:moveTo>
              <a:lnTo>
                <a:pt x="592646" y="1227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298211" y="769756"/>
        <a:ext cx="29632" cy="29632"/>
      </dsp:txXfrm>
    </dsp:sp>
    <dsp:sp modelId="{8F0E315E-8F14-4C45-93CB-A5FAC16F39EE}">
      <dsp:nvSpPr>
        <dsp:cNvPr id="0" name=""/>
        <dsp:cNvSpPr/>
      </dsp:nvSpPr>
      <dsp:spPr>
        <a:xfrm>
          <a:off x="4437697" y="359913"/>
          <a:ext cx="1463039"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Assigned</a:t>
          </a:r>
        </a:p>
      </dsp:txBody>
      <dsp:txXfrm>
        <a:off x="4446826" y="369042"/>
        <a:ext cx="1444781" cy="293418"/>
      </dsp:txXfrm>
    </dsp:sp>
    <dsp:sp modelId="{5D3B468B-57E4-4D0C-A198-CF674715098B}">
      <dsp:nvSpPr>
        <dsp:cNvPr id="0" name=""/>
        <dsp:cNvSpPr/>
      </dsp:nvSpPr>
      <dsp:spPr>
        <a:xfrm rot="19457599">
          <a:off x="4159495" y="951515"/>
          <a:ext cx="307064" cy="24541"/>
        </a:xfrm>
        <a:custGeom>
          <a:avLst/>
          <a:gdLst/>
          <a:ahLst/>
          <a:cxnLst/>
          <a:rect l="0" t="0" r="0" b="0"/>
          <a:pathLst>
            <a:path>
              <a:moveTo>
                <a:pt x="0" y="12270"/>
              </a:moveTo>
              <a:lnTo>
                <a:pt x="307064" y="1227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305350" y="956109"/>
        <a:ext cx="15353" cy="15353"/>
      </dsp:txXfrm>
    </dsp:sp>
    <dsp:sp modelId="{81AECB9A-B7C9-4283-9024-18D266496012}">
      <dsp:nvSpPr>
        <dsp:cNvPr id="0" name=""/>
        <dsp:cNvSpPr/>
      </dsp:nvSpPr>
      <dsp:spPr>
        <a:xfrm>
          <a:off x="4437697" y="718341"/>
          <a:ext cx="1463039"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Start –End</a:t>
          </a:r>
        </a:p>
      </dsp:txBody>
      <dsp:txXfrm>
        <a:off x="4446826" y="727470"/>
        <a:ext cx="1444781" cy="293418"/>
      </dsp:txXfrm>
    </dsp:sp>
    <dsp:sp modelId="{C00D2D77-DCF6-4F84-A1D0-DE931FB16A2E}">
      <dsp:nvSpPr>
        <dsp:cNvPr id="0" name=""/>
        <dsp:cNvSpPr/>
      </dsp:nvSpPr>
      <dsp:spPr>
        <a:xfrm rot="2142401">
          <a:off x="4159495" y="1130729"/>
          <a:ext cx="307064" cy="24541"/>
        </a:xfrm>
        <a:custGeom>
          <a:avLst/>
          <a:gdLst/>
          <a:ahLst/>
          <a:cxnLst/>
          <a:rect l="0" t="0" r="0" b="0"/>
          <a:pathLst>
            <a:path>
              <a:moveTo>
                <a:pt x="0" y="12270"/>
              </a:moveTo>
              <a:lnTo>
                <a:pt x="307064" y="1227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305350" y="1135323"/>
        <a:ext cx="15353" cy="15353"/>
      </dsp:txXfrm>
    </dsp:sp>
    <dsp:sp modelId="{C81DD6FA-5278-4ECE-9706-48195ABD61F3}">
      <dsp:nvSpPr>
        <dsp:cNvPr id="0" name=""/>
        <dsp:cNvSpPr/>
      </dsp:nvSpPr>
      <dsp:spPr>
        <a:xfrm>
          <a:off x="4437697" y="1076768"/>
          <a:ext cx="1463039"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Description</a:t>
          </a:r>
        </a:p>
      </dsp:txBody>
      <dsp:txXfrm>
        <a:off x="4446826" y="1085897"/>
        <a:ext cx="1444781" cy="293418"/>
      </dsp:txXfrm>
    </dsp:sp>
    <dsp:sp modelId="{21E470F6-9E63-439A-ADCD-A292E07E165C}">
      <dsp:nvSpPr>
        <dsp:cNvPr id="0" name=""/>
        <dsp:cNvSpPr/>
      </dsp:nvSpPr>
      <dsp:spPr>
        <a:xfrm rot="3907178">
          <a:off x="4016704" y="1309943"/>
          <a:ext cx="592646" cy="24541"/>
        </a:xfrm>
        <a:custGeom>
          <a:avLst/>
          <a:gdLst/>
          <a:ahLst/>
          <a:cxnLst/>
          <a:rect l="0" t="0" r="0" b="0"/>
          <a:pathLst>
            <a:path>
              <a:moveTo>
                <a:pt x="0" y="12270"/>
              </a:moveTo>
              <a:lnTo>
                <a:pt x="592646" y="1227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298211" y="1307397"/>
        <a:ext cx="29632" cy="29632"/>
      </dsp:txXfrm>
    </dsp:sp>
    <dsp:sp modelId="{338886F5-8F60-42A9-A1CF-1D6A3F675A2A}">
      <dsp:nvSpPr>
        <dsp:cNvPr id="0" name=""/>
        <dsp:cNvSpPr/>
      </dsp:nvSpPr>
      <dsp:spPr>
        <a:xfrm>
          <a:off x="4437697" y="1435196"/>
          <a:ext cx="1463039"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Checklist</a:t>
          </a:r>
        </a:p>
      </dsp:txBody>
      <dsp:txXfrm>
        <a:off x="4446826" y="1444325"/>
        <a:ext cx="1444781" cy="293418"/>
      </dsp:txXfrm>
    </dsp:sp>
    <dsp:sp modelId="{5A2F11A3-FA7D-4514-83CB-944455F860F4}">
      <dsp:nvSpPr>
        <dsp:cNvPr id="0" name=""/>
        <dsp:cNvSpPr/>
      </dsp:nvSpPr>
      <dsp:spPr>
        <a:xfrm rot="4467012">
          <a:off x="3847970" y="1489157"/>
          <a:ext cx="930113" cy="24541"/>
        </a:xfrm>
        <a:custGeom>
          <a:avLst/>
          <a:gdLst/>
          <a:ahLst/>
          <a:cxnLst/>
          <a:rect l="0" t="0" r="0" b="0"/>
          <a:pathLst>
            <a:path>
              <a:moveTo>
                <a:pt x="0" y="12270"/>
              </a:moveTo>
              <a:lnTo>
                <a:pt x="930113" y="1227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289774" y="1478174"/>
        <a:ext cx="46505" cy="46505"/>
      </dsp:txXfrm>
    </dsp:sp>
    <dsp:sp modelId="{33E1830F-2F04-4D3B-A11B-73B874205BFA}">
      <dsp:nvSpPr>
        <dsp:cNvPr id="0" name=""/>
        <dsp:cNvSpPr/>
      </dsp:nvSpPr>
      <dsp:spPr>
        <a:xfrm>
          <a:off x="4437697" y="1793624"/>
          <a:ext cx="1463039"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182880" lvl="0" indent="0" algn="l" defTabSz="400050">
            <a:lnSpc>
              <a:spcPct val="90000"/>
            </a:lnSpc>
            <a:spcBef>
              <a:spcPct val="0"/>
            </a:spcBef>
            <a:spcAft>
              <a:spcPct val="35000"/>
            </a:spcAft>
            <a:buNone/>
          </a:pPr>
          <a:r>
            <a:rPr lang="en-US" sz="900" kern="1200" dirty="0"/>
            <a:t>Comments</a:t>
          </a:r>
        </a:p>
      </dsp:txBody>
      <dsp:txXfrm>
        <a:off x="4446826" y="1802753"/>
        <a:ext cx="1444781" cy="293418"/>
      </dsp:txXfrm>
    </dsp:sp>
    <dsp:sp modelId="{14394AAD-D489-4444-882C-5B5103D2FAC6}">
      <dsp:nvSpPr>
        <dsp:cNvPr id="0" name=""/>
        <dsp:cNvSpPr/>
      </dsp:nvSpPr>
      <dsp:spPr>
        <a:xfrm rot="19457599">
          <a:off x="1208662" y="1489157"/>
          <a:ext cx="307064" cy="24541"/>
        </a:xfrm>
        <a:custGeom>
          <a:avLst/>
          <a:gdLst/>
          <a:ahLst/>
          <a:cxnLst/>
          <a:rect l="0" t="0" r="0" b="0"/>
          <a:pathLst>
            <a:path>
              <a:moveTo>
                <a:pt x="0" y="12270"/>
              </a:moveTo>
              <a:lnTo>
                <a:pt x="307064" y="1227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354517" y="1493751"/>
        <a:ext cx="15353" cy="15353"/>
      </dsp:txXfrm>
    </dsp:sp>
    <dsp:sp modelId="{66CF5845-843C-4016-A1C0-3BEC776CF09D}">
      <dsp:nvSpPr>
        <dsp:cNvPr id="0" name=""/>
        <dsp:cNvSpPr/>
      </dsp:nvSpPr>
      <dsp:spPr>
        <a:xfrm>
          <a:off x="1486865" y="1255982"/>
          <a:ext cx="1828798"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Researched and Developments</a:t>
          </a:r>
        </a:p>
      </dsp:txBody>
      <dsp:txXfrm>
        <a:off x="1495994" y="1265111"/>
        <a:ext cx="1810540" cy="293418"/>
      </dsp:txXfrm>
    </dsp:sp>
    <dsp:sp modelId="{6AA35F45-D365-4DE7-ACE7-99006F8ED0E8}">
      <dsp:nvSpPr>
        <dsp:cNvPr id="0" name=""/>
        <dsp:cNvSpPr/>
      </dsp:nvSpPr>
      <dsp:spPr>
        <a:xfrm>
          <a:off x="3315663" y="1399550"/>
          <a:ext cx="249341" cy="24541"/>
        </a:xfrm>
        <a:custGeom>
          <a:avLst/>
          <a:gdLst/>
          <a:ahLst/>
          <a:cxnLst/>
          <a:rect l="0" t="0" r="0" b="0"/>
          <a:pathLst>
            <a:path>
              <a:moveTo>
                <a:pt x="0" y="12270"/>
              </a:moveTo>
              <a:lnTo>
                <a:pt x="249341" y="1227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434100" y="1405587"/>
        <a:ext cx="12467" cy="12467"/>
      </dsp:txXfrm>
    </dsp:sp>
    <dsp:sp modelId="{AECAC4F2-04C8-44DB-8D60-E0E87E077C38}">
      <dsp:nvSpPr>
        <dsp:cNvPr id="0" name=""/>
        <dsp:cNvSpPr/>
      </dsp:nvSpPr>
      <dsp:spPr>
        <a:xfrm>
          <a:off x="3565004" y="1255982"/>
          <a:ext cx="623352"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t>RDD</a:t>
          </a:r>
          <a:r>
            <a:rPr lang="en-US" sz="900" kern="1200" dirty="0">
              <a:sym typeface="Wingdings 3" panose="05040102010807070707" pitchFamily="18" charset="2"/>
            </a:rPr>
            <a:t></a:t>
          </a:r>
          <a:endParaRPr lang="en-US" sz="900" kern="1200" dirty="0"/>
        </a:p>
      </dsp:txBody>
      <dsp:txXfrm>
        <a:off x="3574133" y="1265111"/>
        <a:ext cx="605094" cy="293418"/>
      </dsp:txXfrm>
    </dsp:sp>
    <dsp:sp modelId="{B9C895EF-FC66-4717-8906-37D5052548EC}">
      <dsp:nvSpPr>
        <dsp:cNvPr id="0" name=""/>
        <dsp:cNvSpPr/>
      </dsp:nvSpPr>
      <dsp:spPr>
        <a:xfrm rot="2142401">
          <a:off x="1208662" y="1668370"/>
          <a:ext cx="307064" cy="24541"/>
        </a:xfrm>
        <a:custGeom>
          <a:avLst/>
          <a:gdLst/>
          <a:ahLst/>
          <a:cxnLst/>
          <a:rect l="0" t="0" r="0" b="0"/>
          <a:pathLst>
            <a:path>
              <a:moveTo>
                <a:pt x="0" y="12270"/>
              </a:moveTo>
              <a:lnTo>
                <a:pt x="307064" y="1227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354517" y="1672964"/>
        <a:ext cx="15353" cy="15353"/>
      </dsp:txXfrm>
    </dsp:sp>
    <dsp:sp modelId="{1302577F-4538-4C90-A017-2A4665848533}">
      <dsp:nvSpPr>
        <dsp:cNvPr id="0" name=""/>
        <dsp:cNvSpPr/>
      </dsp:nvSpPr>
      <dsp:spPr>
        <a:xfrm>
          <a:off x="1486865" y="1614410"/>
          <a:ext cx="1828798"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Internal Improvements</a:t>
          </a:r>
        </a:p>
      </dsp:txBody>
      <dsp:txXfrm>
        <a:off x="1495994" y="1623539"/>
        <a:ext cx="1810540" cy="293418"/>
      </dsp:txXfrm>
    </dsp:sp>
    <dsp:sp modelId="{CCB7A3D6-A061-45FE-AE08-BD95097AC2F4}">
      <dsp:nvSpPr>
        <dsp:cNvPr id="0" name=""/>
        <dsp:cNvSpPr/>
      </dsp:nvSpPr>
      <dsp:spPr>
        <a:xfrm>
          <a:off x="3315663" y="1757977"/>
          <a:ext cx="249341" cy="24541"/>
        </a:xfrm>
        <a:custGeom>
          <a:avLst/>
          <a:gdLst/>
          <a:ahLst/>
          <a:cxnLst/>
          <a:rect l="0" t="0" r="0" b="0"/>
          <a:pathLst>
            <a:path>
              <a:moveTo>
                <a:pt x="0" y="12270"/>
              </a:moveTo>
              <a:lnTo>
                <a:pt x="249341" y="1227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434100" y="1764015"/>
        <a:ext cx="12467" cy="12467"/>
      </dsp:txXfrm>
    </dsp:sp>
    <dsp:sp modelId="{1D745633-628C-475F-B7A5-803100E876C6}">
      <dsp:nvSpPr>
        <dsp:cNvPr id="0" name=""/>
        <dsp:cNvSpPr/>
      </dsp:nvSpPr>
      <dsp:spPr>
        <a:xfrm>
          <a:off x="3565004" y="1614410"/>
          <a:ext cx="623352"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dirty="0"/>
            <a:t>RDD</a:t>
          </a:r>
          <a:r>
            <a:rPr lang="en-US" sz="900" kern="1200" dirty="0">
              <a:sym typeface="Wingdings 3" panose="05040102010807070707" pitchFamily="18" charset="2"/>
            </a:rPr>
            <a:t></a:t>
          </a:r>
          <a:endParaRPr lang="en-US" sz="900" kern="1200" dirty="0"/>
        </a:p>
      </dsp:txBody>
      <dsp:txXfrm>
        <a:off x="3574133" y="1623539"/>
        <a:ext cx="605094" cy="293418"/>
      </dsp:txXfrm>
    </dsp:sp>
    <dsp:sp modelId="{2176492F-9E3C-454C-863F-DEBEC168F8C3}">
      <dsp:nvSpPr>
        <dsp:cNvPr id="0" name=""/>
        <dsp:cNvSpPr/>
      </dsp:nvSpPr>
      <dsp:spPr>
        <a:xfrm rot="3907178">
          <a:off x="1065871" y="1847584"/>
          <a:ext cx="592646" cy="24541"/>
        </a:xfrm>
        <a:custGeom>
          <a:avLst/>
          <a:gdLst/>
          <a:ahLst/>
          <a:cxnLst/>
          <a:rect l="0" t="0" r="0" b="0"/>
          <a:pathLst>
            <a:path>
              <a:moveTo>
                <a:pt x="0" y="12270"/>
              </a:moveTo>
              <a:lnTo>
                <a:pt x="592646" y="1227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347378" y="1845039"/>
        <a:ext cx="29632" cy="29632"/>
      </dsp:txXfrm>
    </dsp:sp>
    <dsp:sp modelId="{7BB47360-8915-4D39-A1B1-E30E4C6CE292}">
      <dsp:nvSpPr>
        <dsp:cNvPr id="0" name=""/>
        <dsp:cNvSpPr/>
      </dsp:nvSpPr>
      <dsp:spPr>
        <a:xfrm>
          <a:off x="1486865" y="1972838"/>
          <a:ext cx="1828798" cy="31167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91440" lvl="0" indent="0" algn="l" defTabSz="400050">
            <a:lnSpc>
              <a:spcPct val="90000"/>
            </a:lnSpc>
            <a:spcBef>
              <a:spcPct val="0"/>
            </a:spcBef>
            <a:spcAft>
              <a:spcPct val="35000"/>
            </a:spcAft>
            <a:buNone/>
          </a:pPr>
          <a:r>
            <a:rPr lang="en-US" sz="900" kern="1200" dirty="0"/>
            <a:t>Standard and Documents</a:t>
          </a:r>
        </a:p>
      </dsp:txBody>
      <dsp:txXfrm>
        <a:off x="1495994" y="1981967"/>
        <a:ext cx="1810540" cy="293418"/>
      </dsp:txXfrm>
    </dsp:sp>
  </dsp:spTree>
</dsp:drawing>
</file>

<file path=word/diagrams/layout1.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7dfe35d-2075-492b-be99-6751434b027e" xsi:nil="true"/>
    <lcf76f155ced4ddcb4097134ff3c332f xmlns="15c3de5c-bd87-4f7f-bcbd-af71bd9a072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CFED42E5719B4587EC8E29BC242E5E" ma:contentTypeVersion="41" ma:contentTypeDescription="Create a new document." ma:contentTypeScope="" ma:versionID="d9db45ae1500f7b99ce74c90f3170520">
  <xsd:schema xmlns:xsd="http://www.w3.org/2001/XMLSchema" xmlns:xs="http://www.w3.org/2001/XMLSchema" xmlns:p="http://schemas.microsoft.com/office/2006/metadata/properties" xmlns:ns2="15c3de5c-bd87-4f7f-bcbd-af71bd9a0725" xmlns:ns3="e7dfe35d-2075-492b-be99-6751434b027e" targetNamespace="http://schemas.microsoft.com/office/2006/metadata/properties" ma:root="true" ma:fieldsID="3a7f96ea39206d36a5c8e2254892893e" ns2:_="" ns3:_="">
    <xsd:import namespace="15c3de5c-bd87-4f7f-bcbd-af71bd9a0725"/>
    <xsd:import namespace="e7dfe35d-2075-492b-be99-6751434b02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3de5c-bd87-4f7f-bcbd-af71bd9a0725" elementFormDefault="qualified">
    <xsd:import namespace="http://schemas.microsoft.com/office/2006/documentManagement/types"/>
    <xsd:import namespace="http://schemas.microsoft.com/office/infopath/2007/PartnerControls"/>
    <xsd:element name="MediaServiceMetadata" ma:index="2" nillable="true" ma:displayName="MediaServiceMetadata" ma:hidden="true" ma:internalName="MediaServiceMetadata" ma:readOnly="true">
      <xsd:simpleType>
        <xsd:restriction base="dms:Note"/>
      </xsd:simpleType>
    </xsd:element>
    <xsd:element name="MediaServiceFastMetadata" ma:index="3" nillable="true" ma:displayName="MediaServiceFastMetadata" ma:hidden="true" ma:internalName="MediaServiceFastMetadata" ma:readOnly="true">
      <xsd:simpleType>
        <xsd:restriction base="dms:Note"/>
      </xsd:simpleType>
    </xsd:element>
    <xsd:element name="MediaServiceDateTaken" ma:index="4" nillable="true" ma:displayName="MediaServiceDateTaken" ma:hidden="true" ma:internalName="MediaServiceDateTaken" ma:readOnly="true">
      <xsd:simpleType>
        <xsd:restriction base="dms:Text"/>
      </xsd:simpleType>
    </xsd:element>
    <xsd:element name="MediaServiceAutoTags" ma:index="5" nillable="true" ma:displayName="Tags" ma:hidden="true" ma:internalName="MediaServiceAutoTags" ma:readOnly="true">
      <xsd:simpleType>
        <xsd:restriction base="dms:Text"/>
      </xsd:simpleType>
    </xsd:element>
    <xsd:element name="MediaServiceGenerationTime" ma:index="6" nillable="true" ma:displayName="MediaServiceGenerationTime" ma:hidden="true" ma:internalName="MediaServiceGenerationTime" ma:readOnly="true">
      <xsd:simpleType>
        <xsd:restriction base="dms:Text"/>
      </xsd:simpleType>
    </xsd:element>
    <xsd:element name="MediaServiceEventHashCode" ma:index="7" nillable="true" ma:displayName="MediaServiceEventHashCode" ma:hidden="true" ma:internalName="MediaServiceEventHashCode" ma:readOnly="true">
      <xsd:simpleType>
        <xsd:restriction base="dms:Text"/>
      </xsd:simpleType>
    </xsd:element>
    <xsd:element name="MediaServiceOCR" ma:index="8" nillable="true" ma:displayName="Extracted Text" ma:hidden="true" ma:internalName="MediaServiceOCR"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hidden="true" ma:internalName="MediaServiceKeyPoints" ma:readOnly="true">
      <xsd:simpleType>
        <xsd:restriction base="dms:Note"/>
      </xsd:simpleType>
    </xsd:element>
    <xsd:element name="MediaServiceLocation" ma:index="13" nillable="true" ma:displayName="Location" ma:hidden="true" ma:internalName="MediaServiceLocation" ma:readOnly="true">
      <xsd:simpleType>
        <xsd:restriction base="dms:Text"/>
      </xsd:simpleType>
    </xsd:element>
    <xsd:element name="MediaLengthInSeconds" ma:index="14" nillable="true" ma:displayName="Length (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97d7928-912b-4a94-8d01-43e3d453db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dfe35d-2075-492b-be99-6751434b027e" elementFormDefault="qualified">
    <xsd:import namespace="http://schemas.microsoft.com/office/2006/documentManagement/types"/>
    <xsd:import namespace="http://schemas.microsoft.com/office/infopath/2007/PartnerControls"/>
    <xsd:element name="SharedWithUsers" ma:index="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hidden="true" ma:internalName="SharedWithDetails" ma:readOnly="true">
      <xsd:simpleType>
        <xsd:restriction base="dms:Note"/>
      </xsd:simpleType>
    </xsd:element>
    <xsd:element name="TaxCatchAll" ma:index="15" nillable="true" ma:displayName="Taxonomy Catch All Column" ma:hidden="true" ma:list="{66679f4b-c24f-4c01-94a5-3c4c8622f765}" ma:internalName="TaxCatchAll" ma:readOnly="false" ma:showField="CatchAllData" ma:web="e7dfe35d-2075-492b-be99-6751434b02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4F48636-6F57-4C23-AFF7-0DEBD80C3CC6}">
  <ds:schemaRefs>
    <ds:schemaRef ds:uri="http://schemas.openxmlformats.org/officeDocument/2006/bibliography"/>
  </ds:schemaRefs>
</ds:datastoreItem>
</file>

<file path=customXml/itemProps2.xml><?xml version="1.0" encoding="utf-8"?>
<ds:datastoreItem xmlns:ds="http://schemas.openxmlformats.org/officeDocument/2006/customXml" ds:itemID="{A2C2EA41-1F1A-4160-B152-DC512CF6C5C1}">
  <ds:schemaRefs>
    <ds:schemaRef ds:uri="http://schemas.microsoft.com/office/2006/metadata/properties"/>
    <ds:schemaRef ds:uri="http://schemas.microsoft.com/office/infopath/2007/PartnerControls"/>
    <ds:schemaRef ds:uri="e7dfe35d-2075-492b-be99-6751434b027e"/>
    <ds:schemaRef ds:uri="15c3de5c-bd87-4f7f-bcbd-af71bd9a0725"/>
  </ds:schemaRefs>
</ds:datastoreItem>
</file>

<file path=customXml/itemProps3.xml><?xml version="1.0" encoding="utf-8"?>
<ds:datastoreItem xmlns:ds="http://schemas.openxmlformats.org/officeDocument/2006/customXml" ds:itemID="{D2F0CCA8-A906-4E21-9294-10E7406FAE22}"/>
</file>

<file path=customXml/itemProps4.xml><?xml version="1.0" encoding="utf-8"?>
<ds:datastoreItem xmlns:ds="http://schemas.openxmlformats.org/officeDocument/2006/customXml" ds:itemID="{ADAA5131-1926-40DC-B306-D9395C3CFD7C}">
  <ds:schemaRefs>
    <ds:schemaRef ds:uri="http://schemas.microsoft.com/sharepoint/v3/contenttype/forms"/>
  </ds:schemaRefs>
</ds:datastoreItem>
</file>

<file path=customXml/itemProps5.xml><?xml version="1.0" encoding="utf-8"?>
<ds:datastoreItem xmlns:ds="http://schemas.openxmlformats.org/officeDocument/2006/customXml" ds:itemID="{A34947C2-3570-4802-9D73-421EAD3A34D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Template Master.dot</Template>
  <TotalTime>1344</TotalTime>
  <Pages>33</Pages>
  <Words>4904</Words>
  <Characters>25457</Characters>
  <Application>Microsoft Office Word</Application>
  <DocSecurity>0</DocSecurity>
  <Lines>2314</Lines>
  <Paragraphs>1785</Paragraphs>
  <ScaleCrop>false</ScaleCrop>
  <HeadingPairs>
    <vt:vector size="2" baseType="variant">
      <vt:variant>
        <vt:lpstr>Title</vt:lpstr>
      </vt:variant>
      <vt:variant>
        <vt:i4>1</vt:i4>
      </vt:variant>
    </vt:vector>
  </HeadingPairs>
  <TitlesOfParts>
    <vt:vector size="1" baseType="lpstr">
      <vt:lpstr> </vt:lpstr>
    </vt:vector>
  </TitlesOfParts>
  <Company>Robere &amp; Associates</Company>
  <LinksUpToDate>false</LinksUpToDate>
  <CharactersWithSpaces>28576</CharactersWithSpaces>
  <SharedDoc>false</SharedDoc>
  <HLinks>
    <vt:vector size="66" baseType="variant">
      <vt:variant>
        <vt:i4>1048589</vt:i4>
      </vt:variant>
      <vt:variant>
        <vt:i4>30</vt:i4>
      </vt:variant>
      <vt:variant>
        <vt:i4>0</vt:i4>
      </vt:variant>
      <vt:variant>
        <vt:i4>5</vt:i4>
      </vt:variant>
      <vt:variant>
        <vt:lpwstr>https://daconinspection.sharepoint.com/sites/RDEElectronics/</vt:lpwstr>
      </vt:variant>
      <vt:variant>
        <vt:lpwstr/>
      </vt:variant>
      <vt:variant>
        <vt:i4>786456</vt:i4>
      </vt:variant>
      <vt:variant>
        <vt:i4>27</vt:i4>
      </vt:variant>
      <vt:variant>
        <vt:i4>0</vt:i4>
      </vt:variant>
      <vt:variant>
        <vt:i4>5</vt:i4>
      </vt:variant>
      <vt:variant>
        <vt:lpwstr>https://daconinspection.sharepoint.com/sites/RDEElectronics/Shared Documents/Forms/AllItems.aspx?viewid=6f42daf3%2D1c39%2D4499%2Db982%2Da1887001f511&amp;id=%2Fsites%2FRDEElectronics%2FShared%20Documents%2FDocuments%20Control</vt:lpwstr>
      </vt:variant>
      <vt:variant>
        <vt:lpwstr/>
      </vt:variant>
      <vt:variant>
        <vt:i4>131073</vt:i4>
      </vt:variant>
      <vt:variant>
        <vt:i4>24</vt:i4>
      </vt:variant>
      <vt:variant>
        <vt:i4>0</vt:i4>
      </vt:variant>
      <vt:variant>
        <vt:i4>5</vt:i4>
      </vt:variant>
      <vt:variant>
        <vt:lpwstr>https://daconinspection.sharepoint.com/sites/RDEElectronics/Shared Documents/Forms/AllItems.aspx?viewid=6f42daf3%2D1c39%2D4499%2Db982%2Da1887001f511&amp;id=%2Fsites%2FRDEElectronics%2FShared%20Documents%2FProject%20Resources</vt:lpwstr>
      </vt:variant>
      <vt:variant>
        <vt:lpwstr/>
      </vt:variant>
      <vt:variant>
        <vt:i4>1638427</vt:i4>
      </vt:variant>
      <vt:variant>
        <vt:i4>21</vt:i4>
      </vt:variant>
      <vt:variant>
        <vt:i4>0</vt:i4>
      </vt:variant>
      <vt:variant>
        <vt:i4>5</vt:i4>
      </vt:variant>
      <vt:variant>
        <vt:lpwstr>https://daconinspection.sharepoint.com/sites/RDEElectronics/Shared Documents/Forms/AllItems.aspx?viewid=6f42daf3%2D1c39%2D4499%2Db982%2Da1887001f511&amp;id=%2Fsites%2FRDEElectronics%2FShared%20Documents%2FElectronics%20Design</vt:lpwstr>
      </vt:variant>
      <vt:variant>
        <vt:lpwstr/>
      </vt:variant>
      <vt:variant>
        <vt:i4>3342432</vt:i4>
      </vt:variant>
      <vt:variant>
        <vt:i4>18</vt:i4>
      </vt:variant>
      <vt:variant>
        <vt:i4>0</vt:i4>
      </vt:variant>
      <vt:variant>
        <vt:i4>5</vt:i4>
      </vt:variant>
      <vt:variant>
        <vt:lpwstr>https://www.digikey.com/en/products</vt:lpwstr>
      </vt:variant>
      <vt:variant>
        <vt:lpwstr/>
      </vt:variant>
      <vt:variant>
        <vt:i4>2752608</vt:i4>
      </vt:variant>
      <vt:variant>
        <vt:i4>15</vt:i4>
      </vt:variant>
      <vt:variant>
        <vt:i4>0</vt:i4>
      </vt:variant>
      <vt:variant>
        <vt:i4>5</vt:i4>
      </vt:variant>
      <vt:variant>
        <vt:lpwstr>https://daconinspection.sharepoint.com/:x:/s/RDEElectronics/EVqrG5jROqxAn0C8f5StiLcBiGOFC5EOjESeAGsiWR8otg?e=FNMVHX</vt:lpwstr>
      </vt:variant>
      <vt:variant>
        <vt:lpwstr/>
      </vt:variant>
      <vt:variant>
        <vt:i4>3145825</vt:i4>
      </vt:variant>
      <vt:variant>
        <vt:i4>12</vt:i4>
      </vt:variant>
      <vt:variant>
        <vt:i4>0</vt:i4>
      </vt:variant>
      <vt:variant>
        <vt:i4>5</vt:i4>
      </vt:variant>
      <vt:variant>
        <vt:lpwstr>https://daconinspection.sharepoint.com/:x:/s/RDEElectronics/EejDs7KrcwlNrDI8zXoabLkB6ru6fwMuQp9Uyi-kHExejQ?e=NAEeO4</vt:lpwstr>
      </vt:variant>
      <vt:variant>
        <vt:lpwstr/>
      </vt:variant>
      <vt:variant>
        <vt:i4>7929966</vt:i4>
      </vt:variant>
      <vt:variant>
        <vt:i4>9</vt:i4>
      </vt:variant>
      <vt:variant>
        <vt:i4>0</vt:i4>
      </vt:variant>
      <vt:variant>
        <vt:i4>5</vt:i4>
      </vt:variant>
      <vt:variant>
        <vt:lpwstr>https://docs.google.com/spreadsheets/d/1RztVC3G7LXcEU-cWP-g_8zG8_JACb-GlsNXU-fMaAoU/edit?ts=5b7cff19&amp;pli=1</vt:lpwstr>
      </vt:variant>
      <vt:variant>
        <vt:lpwstr>gid=1223697428</vt:lpwstr>
      </vt:variant>
      <vt:variant>
        <vt:i4>5242984</vt:i4>
      </vt:variant>
      <vt:variant>
        <vt:i4>6</vt:i4>
      </vt:variant>
      <vt:variant>
        <vt:i4>0</vt:i4>
      </vt:variant>
      <vt:variant>
        <vt:i4>5</vt:i4>
      </vt:variant>
      <vt:variant>
        <vt:lpwstr>https://daconinspection.sharepoint.com/:x:/s/RDEElectronics/EWtT3KNoh3JBq2e6PkqxqtABJDAwevd7eMEKl_rTA1NjGw?e=4iubgN</vt:lpwstr>
      </vt:variant>
      <vt:variant>
        <vt:lpwstr/>
      </vt:variant>
      <vt:variant>
        <vt:i4>7077987</vt:i4>
      </vt:variant>
      <vt:variant>
        <vt:i4>3</vt:i4>
      </vt:variant>
      <vt:variant>
        <vt:i4>0</vt:i4>
      </vt:variant>
      <vt:variant>
        <vt:i4>5</vt:i4>
      </vt:variant>
      <vt:variant>
        <vt:lpwstr>https://daconinspection.sharepoint.com/:x:/s/RDEElectronics/EejDs7KrcwlNrDI8zXoabLkB6ru6fwMuQp9Uyi-kHExejQ?e=ecOE2u</vt:lpwstr>
      </vt:variant>
      <vt:variant>
        <vt:lpwstr/>
      </vt:variant>
      <vt:variant>
        <vt:i4>2228321</vt:i4>
      </vt:variant>
      <vt:variant>
        <vt:i4>0</vt:i4>
      </vt:variant>
      <vt:variant>
        <vt:i4>0</vt:i4>
      </vt:variant>
      <vt:variant>
        <vt:i4>5</vt:i4>
      </vt:variant>
      <vt:variant>
        <vt:lpwstr>https://daconinspection.sharepoint.com/sites/RDEElectronics/Lists/Electronics design approval/AllItems.aspx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Paul Robere</dc:creator>
  <cp:keywords/>
  <cp:lastModifiedBy>Nuttasut Junboonrueang</cp:lastModifiedBy>
  <cp:revision>460</cp:revision>
  <cp:lastPrinted>2008-01-17T09:54:00Z</cp:lastPrinted>
  <dcterms:created xsi:type="dcterms:W3CDTF">2021-04-30T03:01:00Z</dcterms:created>
  <dcterms:modified xsi:type="dcterms:W3CDTF">2026-01-22T04:46:00Z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1133800.00000000</vt:lpwstr>
  </property>
  <property fmtid="{D5CDD505-2E9C-101B-9397-08002B2CF9AE}" pid="3" name="ContentTypeId">
    <vt:lpwstr>0x010100E3CFED42E5719B4587EC8E29BC242E5E</vt:lpwstr>
  </property>
  <property fmtid="{D5CDD505-2E9C-101B-9397-08002B2CF9AE}" pid="4" name="MediaServiceImageTags">
    <vt:lpwstr/>
  </property>
</Properties>
</file>